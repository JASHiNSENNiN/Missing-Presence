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mi7gg3pd8z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GOOD ROUTE</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rFonts w:ascii="Courier" w:cs="Courier" w:eastAsia="Courier" w:hAnsi="Courier"/>
          <w:b w:val="1"/>
          <w:bCs w:val="1"/>
          <w:i w:val="1"/>
          <w:iCs w:val="1"/>
          <w:sz w:val="24"/>
          <w:szCs w:val="24"/>
        </w:rPr>
      </w:pPr>
      <w:bookmarkStart w:colFirst="0" w:colLast="0" w:name="_ksoug1vp9rs" w:id="1"/>
      <w:bookmarkEnd w:id="1"/>
      <w:r w:rsidDel="00000000" w:rsidR="00000000" w:rsidRPr="00000000">
        <w:rPr>
          <w:rFonts w:ascii="Courier" w:cs="Courier" w:eastAsia="Courier" w:hAnsi="Courier"/>
          <w:b w:val="1"/>
          <w:bCs w:val="1"/>
          <w:i w:val="1"/>
          <w:iCs w:val="1"/>
          <w:sz w:val="24"/>
          <w:szCs w:val="24"/>
          <w:rtl w:val="0"/>
        </w:rPr>
        <w:br w:type="textWrapping"/>
        <w:br w:type="textWrapping"/>
        <w:br w:type="textWrapping"/>
        <w:br w:type="textWrapping"/>
        <w:br w:type="textWrapping"/>
        <w:br w:type="textWrapping"/>
      </w:r>
    </w:p>
    <w:p w:rsidR="00000000" w:rsidDel="00000000" w:rsidP="00000000" w:rsidRDefault="00000000" w:rsidRPr="00000000" w14:paraId="00000003">
      <w:pPr>
        <w:pStyle w:val="Heading1"/>
        <w:keepNext w:val="0"/>
        <w:keepLines w:val="0"/>
        <w:spacing w:before="480" w:lineRule="auto"/>
        <w:jc w:val="center"/>
        <w:rPr>
          <w:rFonts w:ascii="Courier" w:cs="Courier" w:eastAsia="Courier" w:hAnsi="Courier"/>
          <w:sz w:val="24"/>
          <w:szCs w:val="24"/>
        </w:rPr>
      </w:pPr>
      <w:bookmarkStart w:colFirst="0" w:colLast="0" w:name="_ey8zixdbi6lf" w:id="2"/>
      <w:bookmarkEnd w:id="2"/>
      <w:r w:rsidDel="00000000" w:rsidR="00000000" w:rsidRPr="00000000">
        <w:rPr>
          <w:rFonts w:ascii="Courier" w:cs="Courier" w:eastAsia="Courier" w:hAnsi="Courier"/>
          <w:b w:val="1"/>
          <w:bCs w:val="1"/>
          <w:i w:val="1"/>
          <w:iCs w:val="1"/>
          <w:sz w:val="24"/>
          <w:szCs w:val="24"/>
          <w:rtl w:val="0"/>
        </w:rPr>
        <w:br w:type="textWrapping"/>
        <w:br w:type="textWrapping"/>
        <w:br w:type="textWrapping"/>
        <w:br w:type="textWrapping"/>
        <w:br w:type="textWrapping"/>
      </w:r>
      <w:r w:rsidDel="00000000" w:rsidR="00000000" w:rsidRPr="00000000">
        <w:rPr>
          <w:rFonts w:ascii="Courier" w:cs="Courier" w:eastAsia="Courier" w:hAnsi="Courier"/>
          <w:b w:val="1"/>
          <w:bCs w:val="1"/>
          <w:sz w:val="24"/>
          <w:szCs w:val="24"/>
          <w:u w:val="single"/>
          <w:rtl w:val="0"/>
        </w:rPr>
        <w:t xml:space="preserve">MISSING PRESENCE</w:t>
        <w:br w:type="textWrapping"/>
        <w:br w:type="textWrapping"/>
      </w:r>
      <w:r w:rsidDel="00000000" w:rsidR="00000000" w:rsidRPr="00000000">
        <w:rPr>
          <w:rFonts w:ascii="Courier" w:cs="Courier" w:eastAsia="Courier" w:hAnsi="Courier"/>
          <w:b w:val="1"/>
          <w:bCs w:val="1"/>
          <w:sz w:val="24"/>
          <w:szCs w:val="24"/>
          <w:rtl w:val="0"/>
        </w:rPr>
        <w:t xml:space="preserve">Written  by:</w:t>
        <w:br w:type="textWrapping"/>
      </w:r>
      <w:r w:rsidDel="00000000" w:rsidR="00000000" w:rsidRPr="00000000">
        <w:rPr>
          <w:rFonts w:ascii="Courier" w:cs="Courier" w:eastAsia="Courier" w:hAnsi="Courier"/>
          <w:b w:val="1"/>
          <w:bCs w:val="1"/>
          <w:sz w:val="24"/>
          <w:szCs w:val="24"/>
          <w:rtl w:val="0"/>
        </w:rPr>
        <w:br w:type="textWrapping"/>
      </w:r>
      <w:r w:rsidDel="00000000" w:rsidR="00000000" w:rsidRPr="00000000">
        <w:rPr>
          <w:rFonts w:ascii="Courier" w:cs="Courier" w:eastAsia="Courier" w:hAnsi="Courier"/>
          <w:sz w:val="24"/>
          <w:szCs w:val="24"/>
          <w:rtl w:val="0"/>
        </w:rPr>
        <w:t xml:space="preserve">Matilde Ysobel G. Acuña</w:t>
        <w:br w:type="textWrapping"/>
        <w:t xml:space="preserve">Ranyelle Dayne P. Aquias</w:t>
        <w:br w:type="textWrapping"/>
        <w:t xml:space="preserve">John Allendrea E. Enciso</w:t>
      </w: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br w:type="textWrapping"/>
        <w:t xml:space="preserve">Paulo Louis C. Relente </w:t>
        <w:br w:type="textWrapping"/>
        <w:t xml:space="preserve">Janine Ann A. Regala </w: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rFonts w:ascii="Outfit" w:cs="Outfit" w:eastAsia="Outfit" w:hAnsi="Outfit"/>
          <w:b w:val="1"/>
          <w:bCs w:val="1"/>
          <w:i w:val="1"/>
          <w:iCs w:val="1"/>
          <w:sz w:val="46"/>
          <w:szCs w:val="46"/>
        </w:rPr>
      </w:pPr>
      <w:bookmarkStart w:colFirst="0" w:colLast="0" w:name="_sovzm4bjjjxt" w:id="3"/>
      <w:bookmarkEnd w:id="3"/>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rFonts w:ascii="Outfit" w:cs="Outfit" w:eastAsia="Outfit" w:hAnsi="Outfit"/>
          <w:b w:val="1"/>
          <w:bCs w:val="1"/>
          <w:i w:val="1"/>
          <w:iCs w:val="1"/>
          <w:sz w:val="46"/>
          <w:szCs w:val="46"/>
        </w:rPr>
      </w:pPr>
      <w:bookmarkStart w:colFirst="0" w:colLast="0" w:name="_bwavsnb9g4ky" w:id="4"/>
      <w:bookmarkEnd w:id="4"/>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rFonts w:ascii="Outfit" w:cs="Outfit" w:eastAsia="Outfit" w:hAnsi="Outfit"/>
          <w:b w:val="1"/>
          <w:bCs w:val="1"/>
          <w:i w:val="1"/>
          <w:iCs w:val="1"/>
          <w:sz w:val="46"/>
          <w:szCs w:val="46"/>
        </w:rPr>
      </w:pPr>
      <w:bookmarkStart w:colFirst="0" w:colLast="0" w:name="_8xb6lfbut1e4" w:id="5"/>
      <w:bookmarkEnd w:id="5"/>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rFonts w:ascii="Outfit" w:cs="Outfit" w:eastAsia="Outfit" w:hAnsi="Outfit"/>
          <w:b w:val="1"/>
          <w:bCs w:val="1"/>
          <w:i w:val="1"/>
          <w:iCs w:val="1"/>
          <w:sz w:val="46"/>
          <w:szCs w:val="46"/>
        </w:rPr>
      </w:pPr>
      <w:bookmarkStart w:colFirst="0" w:colLast="0" w:name="_n73qz6f06a8" w:id="6"/>
      <w:bookmarkEnd w:id="6"/>
      <w:r w:rsidDel="00000000" w:rsidR="00000000" w:rsidRPr="00000000">
        <w:rPr>
          <w:rFonts w:ascii="Outfit" w:cs="Outfit" w:eastAsia="Outfit" w:hAnsi="Outfit"/>
          <w:b w:val="1"/>
          <w:bCs w:val="1"/>
          <w:i w:val="1"/>
          <w:iCs w:val="1"/>
          <w:sz w:val="46"/>
          <w:szCs w:val="46"/>
          <w:rtl w:val="0"/>
        </w:rPr>
        <w:br w:type="textWrapping"/>
      </w:r>
    </w:p>
    <w:p w:rsidR="00000000" w:rsidDel="00000000" w:rsidP="00000000" w:rsidRDefault="00000000" w:rsidRPr="00000000" w14:paraId="00000008">
      <w:pPr>
        <w:pStyle w:val="Heading2"/>
        <w:keepNext w:val="0"/>
        <w:keepLines w:val="0"/>
        <w:rPr/>
      </w:pPr>
      <w:bookmarkStart w:colFirst="0" w:colLast="0" w:name="_3eapkzw6yc59" w:id="7"/>
      <w:bookmarkEnd w:id="7"/>
      <w:r w:rsidDel="00000000" w:rsidR="00000000" w:rsidRPr="00000000">
        <w:rPr>
          <w:rtl w:val="0"/>
        </w:rPr>
        <w:t xml:space="preserve">ACT 1 - INTRODUCTION</w:t>
      </w:r>
    </w:p>
    <w:p w:rsidR="00000000" w:rsidDel="00000000" w:rsidP="00000000" w:rsidRDefault="00000000" w:rsidRPr="00000000" w14:paraId="00000009">
      <w:pPr>
        <w:pStyle w:val="Heading3"/>
        <w:keepNext w:val="0"/>
        <w:keepLines w:val="0"/>
        <w:spacing w:before="280" w:lineRule="auto"/>
        <w:rPr>
          <w:rFonts w:ascii="Courier" w:cs="Courier" w:eastAsia="Courier" w:hAnsi="Courier"/>
          <w:b w:val="1"/>
          <w:bCs w:val="1"/>
          <w:color w:val="000000"/>
          <w:sz w:val="26"/>
          <w:szCs w:val="26"/>
        </w:rPr>
      </w:pPr>
      <w:bookmarkStart w:colFirst="0" w:colLast="0" w:name="_gwelyckm0xrz" w:id="8"/>
      <w:bookmarkEnd w:id="8"/>
      <w:r w:rsidDel="00000000" w:rsidR="00000000" w:rsidRPr="00000000">
        <w:rPr>
          <w:rFonts w:ascii="Courier" w:cs="Courier" w:eastAsia="Courier" w:hAnsi="Courier"/>
          <w:b w:val="1"/>
          <w:bCs w:val="1"/>
          <w:color w:val="000000"/>
          <w:sz w:val="26"/>
          <w:szCs w:val="26"/>
          <w:rtl w:val="0"/>
        </w:rPr>
        <w:t xml:space="preserve">INT. COLLEGE CLASSROOM - MORNING</w:t>
      </w:r>
    </w:p>
    <w:p w:rsidR="00000000" w:rsidDel="00000000" w:rsidP="00000000" w:rsidRDefault="00000000" w:rsidRPr="00000000" w14:paraId="0000000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first day of the new term.</w:t>
      </w:r>
    </w:p>
    <w:p w:rsidR="00000000" w:rsidDel="00000000" w:rsidP="00000000" w:rsidRDefault="00000000" w:rsidRPr="00000000" w14:paraId="0000000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Students slowly fill the classroom. Some chat with friends while others scroll through their phones. The room buzzes with excitement and nervous energy.</w:t>
      </w:r>
    </w:p>
    <w:p w:rsidR="00000000" w:rsidDel="00000000" w:rsidP="00000000" w:rsidRDefault="00000000" w:rsidRPr="00000000" w14:paraId="0000000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ILAGAN (21), a Computer Science student, enters carrying her bag and several notebooks.</w:t>
      </w:r>
    </w:p>
    <w:p w:rsidR="00000000" w:rsidDel="00000000" w:rsidP="00000000" w:rsidRDefault="00000000" w:rsidRPr="00000000" w14:paraId="0000000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scans the room.</w:t>
      </w:r>
    </w:p>
    <w:p w:rsidR="00000000" w:rsidDel="00000000" w:rsidP="00000000" w:rsidRDefault="00000000" w:rsidRPr="00000000" w14:paraId="0000000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familiar voice calls out.</w:t>
      </w:r>
    </w:p>
    <w:p w:rsidR="00000000" w:rsidDel="00000000" w:rsidP="00000000" w:rsidRDefault="00000000" w:rsidRPr="00000000" w14:paraId="0000000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(O.S.)</w:t>
      </w:r>
      <w:r w:rsidDel="00000000" w:rsidR="00000000" w:rsidRPr="00000000">
        <w:rPr>
          <w:rFonts w:ascii="Courier" w:cs="Courier" w:eastAsia="Courier" w:hAnsi="Courier"/>
          <w:sz w:val="24"/>
          <w:szCs w:val="24"/>
          <w:rtl w:val="0"/>
        </w:rPr>
        <w:br w:type="textWrapping"/>
        <w:t xml:space="preserve">Uy, Maya!</w:t>
      </w:r>
    </w:p>
    <w:p w:rsidR="00000000" w:rsidDel="00000000" w:rsidP="00000000" w:rsidRDefault="00000000" w:rsidRPr="00000000" w14:paraId="0000001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turns.)</w:t>
      </w:r>
    </w:p>
    <w:p w:rsidR="00000000" w:rsidDel="00000000" w:rsidP="00000000" w:rsidRDefault="00000000" w:rsidRPr="00000000" w14:paraId="0000001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YAP waves from his seat.)</w:t>
      </w:r>
    </w:p>
    <w:p w:rsidR="00000000" w:rsidDel="00000000" w:rsidP="00000000" w:rsidRDefault="00000000" w:rsidRPr="00000000" w14:paraId="0000001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smiles, relieved.)</w:t>
      </w:r>
    </w:p>
    <w:p w:rsidR="00000000" w:rsidDel="00000000" w:rsidP="00000000" w:rsidRDefault="00000000" w:rsidRPr="00000000" w14:paraId="0000001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Ethan!</w:t>
      </w:r>
    </w:p>
    <w:p w:rsidR="00000000" w:rsidDel="00000000" w:rsidP="00000000" w:rsidRDefault="00000000" w:rsidRPr="00000000" w14:paraId="0000001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walks over and sits beside him.)</w:t>
      </w:r>
    </w:p>
    <w:p w:rsidR="00000000" w:rsidDel="00000000" w:rsidP="00000000" w:rsidRDefault="00000000" w:rsidRPr="00000000" w14:paraId="0000001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Long time no see ah.</w:t>
      </w:r>
    </w:p>
    <w:p w:rsidR="00000000" w:rsidDel="00000000" w:rsidP="00000000" w:rsidRDefault="00000000" w:rsidRPr="00000000" w14:paraId="0000001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Parang one sem lang naman.</w:t>
      </w:r>
    </w:p>
    <w:p w:rsidR="00000000" w:rsidDel="00000000" w:rsidP="00000000" w:rsidRDefault="00000000" w:rsidRPr="00000000" w14:paraId="0000001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One sem is </w:t>
      </w:r>
      <w:ins w:author="Janine Ann Regala" w:id="0" w:date="2026-06-29T10:34:37Z">
        <w:r w:rsidDel="00000000" w:rsidR="00000000" w:rsidRPr="00000000">
          <w:rPr>
            <w:rFonts w:ascii="Courier" w:cs="Courier" w:eastAsia="Courier" w:hAnsi="Courier"/>
            <w:sz w:val="24"/>
            <w:szCs w:val="24"/>
            <w:rtl w:val="0"/>
          </w:rPr>
          <w:t xml:space="preserve">too long.</w:t>
        </w:r>
      </w:ins>
      <w:del w:author="Janine Ann Regala" w:id="0" w:date="2026-06-29T10:34:37Z">
        <w:r w:rsidDel="00000000" w:rsidR="00000000" w:rsidRPr="00000000">
          <w:rPr>
            <w:rFonts w:ascii="Courier" w:cs="Courier" w:eastAsia="Courier" w:hAnsi="Courier"/>
            <w:sz w:val="24"/>
            <w:szCs w:val="24"/>
            <w:rtl w:val="0"/>
          </w:rPr>
          <w:delText xml:space="preserve">one sem.</w:delText>
        </w:r>
      </w:del>
      <w:r w:rsidDel="00000000" w:rsidR="00000000" w:rsidRPr="00000000">
        <w:rPr>
          <w:rtl w:val="0"/>
        </w:rPr>
      </w:r>
    </w:p>
    <w:p w:rsidR="00000000" w:rsidDel="00000000" w:rsidP="00000000" w:rsidRDefault="00000000" w:rsidRPr="00000000" w14:paraId="0000001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(Laughing)</w:t>
        <w:br w:type="textWrapping"/>
        <w:t xml:space="preserve">Drama mo talaga.</w:t>
      </w:r>
    </w:p>
    <w:p w:rsidR="00000000" w:rsidDel="00000000" w:rsidP="00000000" w:rsidRDefault="00000000" w:rsidRPr="00000000" w14:paraId="0000001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Musta naman?</w:t>
      </w:r>
    </w:p>
    <w:p w:rsidR="00000000" w:rsidDel="00000000" w:rsidP="00000000" w:rsidRDefault="00000000" w:rsidRPr="00000000" w14:paraId="0000001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sighs.)</w:t>
      </w:r>
    </w:p>
    <w:p w:rsidR="00000000" w:rsidDel="00000000" w:rsidP="00000000" w:rsidRDefault="00000000" w:rsidRPr="00000000" w14:paraId="0000001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Okay lang siguro? Medyo kinakabahan lang sa subjects this term kasi graduating na tayo.</w:t>
      </w:r>
    </w:p>
    <w:p w:rsidR="00000000" w:rsidDel="00000000" w:rsidP="00000000" w:rsidRDefault="00000000" w:rsidRPr="00000000" w14:paraId="0000001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Normal lang 'yan.</w:t>
      </w:r>
    </w:p>
    <w:p w:rsidR="00000000" w:rsidDel="00000000" w:rsidP="00000000" w:rsidRDefault="00000000" w:rsidRPr="00000000" w14:paraId="0000001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Ikaw?</w:t>
      </w:r>
    </w:p>
    <w:p w:rsidR="00000000" w:rsidDel="00000000" w:rsidP="00000000" w:rsidRDefault="00000000" w:rsidRPr="00000000" w14:paraId="0000001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Mmm same old same old. Busy. Surviving.</w:t>
      </w:r>
    </w:p>
    <w:p w:rsidR="00000000" w:rsidDel="00000000" w:rsidP="00000000" w:rsidRDefault="00000000" w:rsidRPr="00000000" w14:paraId="0000001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Surviving daw. Ikaw nga lagi mataas grades.</w:t>
      </w:r>
    </w:p>
    <w:p w:rsidR="00000000" w:rsidDel="00000000" w:rsidP="00000000" w:rsidRDefault="00000000" w:rsidRPr="00000000" w14:paraId="0000002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Grades don't make everything easy.</w:t>
      </w:r>
    </w:p>
    <w:p w:rsidR="00000000" w:rsidDel="00000000" w:rsidP="00000000" w:rsidRDefault="00000000" w:rsidRPr="00000000" w14:paraId="0000002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Wow.</w:t>
      </w:r>
    </w:p>
    <w:p w:rsidR="00000000" w:rsidDel="00000000" w:rsidP="00000000" w:rsidRDefault="00000000" w:rsidRPr="00000000" w14:paraId="0000002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classroom begins settling down.</w:t>
      </w:r>
    </w:p>
    <w:p w:rsidR="00000000" w:rsidDel="00000000" w:rsidP="00000000" w:rsidRDefault="00000000" w:rsidRPr="00000000" w14:paraId="0000002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PROFESSOR enters. </w:t>
      </w:r>
    </w:p>
    <w:p w:rsidR="00000000" w:rsidDel="00000000" w:rsidP="00000000" w:rsidRDefault="00000000" w:rsidRPr="00000000" w14:paraId="0000002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Everyone quickly returns to their seats.</w:t>
      </w:r>
    </w:p>
    <w:p w:rsidR="00000000" w:rsidDel="00000000" w:rsidP="00000000" w:rsidRDefault="00000000" w:rsidRPr="00000000" w14:paraId="0000002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PROFESSOR</w:t>
      </w:r>
      <w:r w:rsidDel="00000000" w:rsidR="00000000" w:rsidRPr="00000000">
        <w:rPr>
          <w:rFonts w:ascii="Courier" w:cs="Courier" w:eastAsia="Courier" w:hAnsi="Courier"/>
          <w:sz w:val="24"/>
          <w:szCs w:val="24"/>
          <w:rtl w:val="0"/>
        </w:rPr>
        <w:br w:type="textWrapping"/>
        <w:t xml:space="preserve">Good morning, class.</w:t>
      </w:r>
    </w:p>
    <w:p w:rsidR="00000000" w:rsidDel="00000000" w:rsidP="00000000" w:rsidRDefault="00000000" w:rsidRPr="00000000" w14:paraId="0000002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CLASS</w:t>
      </w:r>
      <w:r w:rsidDel="00000000" w:rsidR="00000000" w:rsidRPr="00000000">
        <w:rPr>
          <w:rFonts w:ascii="Courier" w:cs="Courier" w:eastAsia="Courier" w:hAnsi="Courier"/>
          <w:sz w:val="24"/>
          <w:szCs w:val="24"/>
          <w:rtl w:val="0"/>
        </w:rPr>
        <w:br w:type="textWrapping"/>
        <w:t xml:space="preserve">Good morning, sir.</w:t>
      </w:r>
    </w:p>
    <w:p w:rsidR="00000000" w:rsidDel="00000000" w:rsidP="00000000" w:rsidRDefault="00000000" w:rsidRPr="00000000" w14:paraId="0000002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PROFESSOR</w:t>
      </w:r>
      <w:r w:rsidDel="00000000" w:rsidR="00000000" w:rsidRPr="00000000">
        <w:rPr>
          <w:rFonts w:ascii="Courier" w:cs="Courier" w:eastAsia="Courier" w:hAnsi="Courier"/>
          <w:sz w:val="24"/>
          <w:szCs w:val="24"/>
          <w:rtl w:val="0"/>
        </w:rPr>
        <w:br w:type="textWrapping"/>
        <w:t xml:space="preserve">Since this is our first meeting, let's get to know each other first.</w:t>
      </w:r>
    </w:p>
    <w:p w:rsidR="00000000" w:rsidDel="00000000" w:rsidP="00000000" w:rsidRDefault="00000000" w:rsidRPr="00000000" w14:paraId="00000028">
      <w:pPr>
        <w:spacing w:after="240" w:befor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02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professor writes on the board.)</w:t>
      </w:r>
    </w:p>
    <w:p w:rsidR="00000000" w:rsidDel="00000000" w:rsidP="00000000" w:rsidRDefault="00000000" w:rsidRPr="00000000" w14:paraId="0000002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"What are your future dreams and goals?"</w:t>
      </w:r>
    </w:p>
    <w:p w:rsidR="00000000" w:rsidDel="00000000" w:rsidP="00000000" w:rsidRDefault="00000000" w:rsidRPr="00000000" w14:paraId="0000002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PROFESSOR (CONT'D)</w:t>
      </w:r>
      <w:r w:rsidDel="00000000" w:rsidR="00000000" w:rsidRPr="00000000">
        <w:rPr>
          <w:rFonts w:ascii="Courier" w:cs="Courier" w:eastAsia="Courier" w:hAnsi="Courier"/>
          <w:sz w:val="24"/>
          <w:szCs w:val="24"/>
          <w:rtl w:val="0"/>
        </w:rPr>
        <w:br w:type="textWrapping"/>
        <w:t xml:space="preserve">When I call your name, introduce yourself and tell us what you hope to achieve in the future.</w:t>
      </w:r>
    </w:p>
    <w:p w:rsidR="00000000" w:rsidDel="00000000" w:rsidP="00000000" w:rsidRDefault="00000000" w:rsidRPr="00000000" w14:paraId="0000002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Students begin introducing themselves.</w:t>
      </w:r>
    </w:p>
    <w:p w:rsidR="00000000" w:rsidDel="00000000" w:rsidP="00000000" w:rsidRDefault="00000000" w:rsidRPr="00000000" w14:paraId="0000002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One after another.</w:t>
      </w:r>
    </w:p>
    <w:p w:rsidR="00000000" w:rsidDel="00000000" w:rsidP="00000000" w:rsidRDefault="00000000" w:rsidRPr="00000000" w14:paraId="0000002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Some confidently talk about their future careers.</w:t>
      </w:r>
    </w:p>
    <w:p w:rsidR="00000000" w:rsidDel="00000000" w:rsidP="00000000" w:rsidRDefault="00000000" w:rsidRPr="00000000" w14:paraId="0000002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Others discuss plans abroad.</w:t>
      </w:r>
    </w:p>
    <w:p w:rsidR="00000000" w:rsidDel="00000000" w:rsidP="00000000" w:rsidRDefault="00000000" w:rsidRPr="00000000" w14:paraId="0000003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listens quietly.</w:t>
      </w:r>
    </w:p>
    <w:p w:rsidR="00000000" w:rsidDel="00000000" w:rsidP="00000000" w:rsidRDefault="00000000" w:rsidRPr="00000000" w14:paraId="0000003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Each answer makes her uncertainty sink deeper into her thoughts.</w:t>
      </w:r>
    </w:p>
    <w:p w:rsidR="00000000" w:rsidDel="00000000" w:rsidP="00000000" w:rsidRDefault="00000000" w:rsidRPr="00000000" w14:paraId="0000003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Eventually…</w:t>
      </w:r>
    </w:p>
    <w:p w:rsidR="00000000" w:rsidDel="00000000" w:rsidP="00000000" w:rsidRDefault="00000000" w:rsidRPr="00000000" w14:paraId="0000003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PROFESSOR</w:t>
      </w:r>
      <w:r w:rsidDel="00000000" w:rsidR="00000000" w:rsidRPr="00000000">
        <w:rPr>
          <w:rFonts w:ascii="Courier" w:cs="Courier" w:eastAsia="Courier" w:hAnsi="Courier"/>
          <w:sz w:val="24"/>
          <w:szCs w:val="24"/>
          <w:rtl w:val="0"/>
        </w:rPr>
        <w:br w:type="textWrapping"/>
        <w:t xml:space="preserve">Ethan Yap?</w:t>
      </w:r>
    </w:p>
    <w:p w:rsidR="00000000" w:rsidDel="00000000" w:rsidP="00000000" w:rsidRDefault="00000000" w:rsidRPr="00000000" w14:paraId="0000003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stands.)</w:t>
      </w:r>
    </w:p>
    <w:p w:rsidR="00000000" w:rsidDel="00000000" w:rsidP="00000000" w:rsidRDefault="00000000" w:rsidRPr="00000000" w14:paraId="0000003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Good morning everyone, nice to meet you all! I'm Ethan Yap.</w:t>
      </w:r>
    </w:p>
    <w:p w:rsidR="00000000" w:rsidDel="00000000" w:rsidP="00000000" w:rsidRDefault="00000000" w:rsidRPr="00000000" w14:paraId="0000003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speaks naturally and confidently.)</w:t>
      </w:r>
    </w:p>
    <w:p w:rsidR="00000000" w:rsidDel="00000000" w:rsidP="00000000" w:rsidRDefault="00000000" w:rsidRPr="00000000" w14:paraId="0000003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(CONT'D)</w:t>
      </w:r>
      <w:r w:rsidDel="00000000" w:rsidR="00000000" w:rsidRPr="00000000">
        <w:rPr>
          <w:rFonts w:ascii="Courier" w:cs="Courier" w:eastAsia="Courier" w:hAnsi="Courier"/>
          <w:sz w:val="24"/>
          <w:szCs w:val="24"/>
          <w:rtl w:val="0"/>
        </w:rPr>
        <w:br w:type="textWrapping"/>
        <w:t xml:space="preserve">After graduation, I want to work in </w:t>
      </w:r>
      <w:r w:rsidDel="00000000" w:rsidR="00000000" w:rsidRPr="00000000">
        <w:rPr>
          <w:rFonts w:ascii="Courier" w:cs="Courier" w:eastAsia="Courier" w:hAnsi="Courier"/>
          <w:sz w:val="24"/>
          <w:szCs w:val="24"/>
          <w:rtl w:val="0"/>
        </w:rPr>
        <w:t xml:space="preserve">software development</w:t>
      </w:r>
      <w:r w:rsidDel="00000000" w:rsidR="00000000" w:rsidRPr="00000000">
        <w:rPr>
          <w:rFonts w:ascii="Courier" w:cs="Courier" w:eastAsia="Courier" w:hAnsi="Courier"/>
          <w:sz w:val="24"/>
          <w:szCs w:val="24"/>
          <w:rtl w:val="0"/>
        </w:rPr>
        <w:t xml:space="preserve"> and gain experience first. Hopefully someday makapag-start din ako ng sarili kong tech company.</w:t>
      </w:r>
    </w:p>
    <w:p w:rsidR="00000000" w:rsidDel="00000000" w:rsidP="00000000" w:rsidRDefault="00000000" w:rsidRPr="00000000" w14:paraId="0000003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Several students nod.</w:t>
      </w:r>
    </w:p>
    <w:p w:rsidR="00000000" w:rsidDel="00000000" w:rsidP="00000000" w:rsidRDefault="00000000" w:rsidRPr="00000000" w14:paraId="0000003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PROFESSOR</w:t>
      </w:r>
      <w:r w:rsidDel="00000000" w:rsidR="00000000" w:rsidRPr="00000000">
        <w:rPr>
          <w:rFonts w:ascii="Courier" w:cs="Courier" w:eastAsia="Courier" w:hAnsi="Courier"/>
          <w:sz w:val="24"/>
          <w:szCs w:val="24"/>
          <w:rtl w:val="0"/>
        </w:rPr>
        <w:br w:type="textWrapping"/>
        <w:t xml:space="preserve">Ambitious but very good. May you go far. </w:t>
      </w:r>
    </w:p>
    <w:p w:rsidR="00000000" w:rsidDel="00000000" w:rsidP="00000000" w:rsidRDefault="00000000" w:rsidRPr="00000000" w14:paraId="0000003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professor says with a smile)</w:t>
      </w:r>
    </w:p>
    <w:p w:rsidR="00000000" w:rsidDel="00000000" w:rsidP="00000000" w:rsidRDefault="00000000" w:rsidRPr="00000000" w14:paraId="0000003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nods and sits.)</w:t>
      </w:r>
    </w:p>
    <w:p w:rsidR="00000000" w:rsidDel="00000000" w:rsidP="00000000" w:rsidRDefault="00000000" w:rsidRPr="00000000" w14:paraId="0000003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glances down at her notebook.)</w:t>
      </w:r>
    </w:p>
    <w:p w:rsidR="00000000" w:rsidDel="00000000" w:rsidP="00000000" w:rsidRDefault="00000000" w:rsidRPr="00000000" w14:paraId="0000003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PROFESSOR</w:t>
      </w:r>
      <w:r w:rsidDel="00000000" w:rsidR="00000000" w:rsidRPr="00000000">
        <w:rPr>
          <w:rFonts w:ascii="Courier" w:cs="Courier" w:eastAsia="Courier" w:hAnsi="Courier"/>
          <w:sz w:val="24"/>
          <w:szCs w:val="24"/>
          <w:rtl w:val="0"/>
        </w:rPr>
        <w:br w:type="textWrapping"/>
        <w:t xml:space="preserve">Next up is Maya Ilagan.</w:t>
      </w:r>
    </w:p>
    <w:p w:rsidR="00000000" w:rsidDel="00000000" w:rsidP="00000000" w:rsidRDefault="00000000" w:rsidRPr="00000000" w14:paraId="0000003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freezes.)</w:t>
      </w:r>
    </w:p>
    <w:p w:rsidR="00000000" w:rsidDel="00000000" w:rsidP="00000000" w:rsidRDefault="00000000" w:rsidRPr="00000000" w14:paraId="0000003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few seconds pass.</w:t>
      </w:r>
    </w:p>
    <w:p w:rsidR="00000000" w:rsidDel="00000000" w:rsidP="00000000" w:rsidRDefault="00000000" w:rsidRPr="00000000" w14:paraId="0000004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entire room waits.</w:t>
      </w:r>
    </w:p>
    <w:p w:rsidR="00000000" w:rsidDel="00000000" w:rsidP="00000000" w:rsidRDefault="00000000" w:rsidRPr="00000000" w14:paraId="0000004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(Slowly, she stands.)</w:t>
      </w:r>
    </w:p>
    <w:p w:rsidR="00000000" w:rsidDel="00000000" w:rsidP="00000000" w:rsidRDefault="00000000" w:rsidRPr="00000000" w14:paraId="00000042">
      <w:pPr>
        <w:spacing w:after="240" w:before="240" w:lineRule="auto"/>
        <w:jc w:val="center"/>
        <w:rPr>
          <w:rFonts w:ascii="Courier" w:cs="Courier" w:eastAsia="Courier" w:hAnsi="Courier"/>
          <w:color w:val="b45f06"/>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r>
      <w:commentRangeStart w:id="0"/>
      <w:r w:rsidDel="00000000" w:rsidR="00000000" w:rsidRPr="00000000">
        <w:rPr>
          <w:rFonts w:ascii="Courier" w:cs="Courier" w:eastAsia="Courier" w:hAnsi="Courier"/>
          <w:color w:val="b45f06"/>
          <w:sz w:val="24"/>
          <w:szCs w:val="24"/>
          <w:rtl w:val="0"/>
        </w:rPr>
        <w:t xml:space="preserve">Uh...</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3">
      <w:pPr>
        <w:spacing w:after="240" w:before="240" w:lineRule="auto"/>
        <w:jc w:val="center"/>
        <w:rPr>
          <w:rFonts w:ascii="Courier" w:cs="Courier" w:eastAsia="Courier" w:hAnsi="Courier"/>
          <w:color w:val="b45f06"/>
          <w:sz w:val="24"/>
          <w:szCs w:val="24"/>
        </w:rPr>
      </w:pPr>
      <w:r w:rsidDel="00000000" w:rsidR="00000000" w:rsidRPr="00000000">
        <w:rPr>
          <w:rFonts w:ascii="Courier" w:cs="Courier" w:eastAsia="Courier" w:hAnsi="Courier"/>
          <w:color w:val="b45f06"/>
          <w:sz w:val="24"/>
          <w:szCs w:val="24"/>
          <w:rtl w:val="0"/>
        </w:rPr>
        <w:t xml:space="preserve">(She grips her notebook tighter.)</w:t>
      </w:r>
    </w:p>
    <w:p w:rsidR="00000000" w:rsidDel="00000000" w:rsidP="00000000" w:rsidRDefault="00000000" w:rsidRPr="00000000" w14:paraId="00000044">
      <w:pPr>
        <w:spacing w:after="240" w:before="240" w:lineRule="auto"/>
        <w:jc w:val="center"/>
        <w:rPr>
          <w:rFonts w:ascii="Courier" w:cs="Courier" w:eastAsia="Courier" w:hAnsi="Courier"/>
          <w:color w:val="b45f06"/>
          <w:sz w:val="24"/>
          <w:szCs w:val="24"/>
        </w:rPr>
      </w:pPr>
      <w:r w:rsidDel="00000000" w:rsidR="00000000" w:rsidRPr="00000000">
        <w:rPr>
          <w:rFonts w:ascii="Courier" w:cs="Courier" w:eastAsia="Courier" w:hAnsi="Courier"/>
          <w:b w:val="1"/>
          <w:bCs w:val="1"/>
          <w:color w:val="b45f06"/>
          <w:sz w:val="24"/>
          <w:szCs w:val="24"/>
          <w:rtl w:val="0"/>
        </w:rPr>
        <w:t xml:space="preserve">MAYA (CONT'D)</w:t>
      </w:r>
      <w:r w:rsidDel="00000000" w:rsidR="00000000" w:rsidRPr="00000000">
        <w:rPr>
          <w:rFonts w:ascii="Courier" w:cs="Courier" w:eastAsia="Courier" w:hAnsi="Courier"/>
          <w:color w:val="b45f06"/>
          <w:sz w:val="24"/>
          <w:szCs w:val="24"/>
          <w:rtl w:val="0"/>
        </w:rPr>
        <w:br w:type="textWrapping"/>
        <w:t xml:space="preserve">I'm Maya Ilagan.</w:t>
      </w:r>
    </w:p>
    <w:p w:rsidR="00000000" w:rsidDel="00000000" w:rsidP="00000000" w:rsidRDefault="00000000" w:rsidRPr="00000000" w14:paraId="00000045">
      <w:pPr>
        <w:spacing w:after="240" w:before="240" w:lineRule="auto"/>
        <w:rPr>
          <w:rFonts w:ascii="Courier" w:cs="Courier" w:eastAsia="Courier" w:hAnsi="Courier"/>
          <w:color w:val="b45f06"/>
          <w:sz w:val="24"/>
          <w:szCs w:val="24"/>
        </w:rPr>
      </w:pPr>
      <w:r w:rsidDel="00000000" w:rsidR="00000000" w:rsidRPr="00000000">
        <w:rPr>
          <w:rFonts w:ascii="Courier" w:cs="Courier" w:eastAsia="Courier" w:hAnsi="Courier"/>
          <w:color w:val="b45f06"/>
          <w:sz w:val="24"/>
          <w:szCs w:val="24"/>
          <w:rtl w:val="0"/>
        </w:rPr>
        <w:t xml:space="preserve">The silence feels heavier.</w:t>
      </w:r>
    </w:p>
    <w:p w:rsidR="00000000" w:rsidDel="00000000" w:rsidP="00000000" w:rsidRDefault="00000000" w:rsidRPr="00000000" w14:paraId="00000046">
      <w:pPr>
        <w:spacing w:after="240" w:before="240" w:lineRule="auto"/>
        <w:jc w:val="center"/>
        <w:rPr>
          <w:rFonts w:ascii="Courier" w:cs="Courier" w:eastAsia="Courier" w:hAnsi="Courier"/>
          <w:color w:val="b45f06"/>
          <w:sz w:val="24"/>
          <w:szCs w:val="24"/>
        </w:rPr>
      </w:pPr>
      <w:r w:rsidDel="00000000" w:rsidR="00000000" w:rsidRPr="00000000">
        <w:rPr>
          <w:rFonts w:ascii="Courier" w:cs="Courier" w:eastAsia="Courier" w:hAnsi="Courier"/>
          <w:b w:val="1"/>
          <w:bCs w:val="1"/>
          <w:color w:val="b45f06"/>
          <w:sz w:val="24"/>
          <w:szCs w:val="24"/>
          <w:rtl w:val="0"/>
        </w:rPr>
        <w:t xml:space="preserve">PROFESSOR</w:t>
      </w:r>
      <w:r w:rsidDel="00000000" w:rsidR="00000000" w:rsidRPr="00000000">
        <w:rPr>
          <w:rFonts w:ascii="Courier" w:cs="Courier" w:eastAsia="Courier" w:hAnsi="Courier"/>
          <w:color w:val="b45f06"/>
          <w:sz w:val="24"/>
          <w:szCs w:val="24"/>
          <w:rtl w:val="0"/>
        </w:rPr>
        <w:br w:type="textWrapping"/>
        <w:t xml:space="preserve">And your future plans?</w:t>
      </w:r>
    </w:p>
    <w:p w:rsidR="00000000" w:rsidDel="00000000" w:rsidP="00000000" w:rsidRDefault="00000000" w:rsidRPr="00000000" w14:paraId="00000047">
      <w:pPr>
        <w:spacing w:after="240" w:before="240" w:lineRule="auto"/>
        <w:jc w:val="center"/>
        <w:rPr>
          <w:rFonts w:ascii="Courier" w:cs="Courier" w:eastAsia="Courier" w:hAnsi="Courier"/>
          <w:color w:val="b45f06"/>
          <w:sz w:val="24"/>
          <w:szCs w:val="24"/>
        </w:rPr>
      </w:pPr>
      <w:r w:rsidDel="00000000" w:rsidR="00000000" w:rsidRPr="00000000">
        <w:rPr>
          <w:rFonts w:ascii="Courier" w:cs="Courier" w:eastAsia="Courier" w:hAnsi="Courier"/>
          <w:color w:val="b45f06"/>
          <w:sz w:val="24"/>
          <w:szCs w:val="24"/>
          <w:rtl w:val="0"/>
        </w:rPr>
        <w:t xml:space="preserve">(Maya searches for an answer.)</w:t>
      </w:r>
    </w:p>
    <w:p w:rsidR="00000000" w:rsidDel="00000000" w:rsidP="00000000" w:rsidRDefault="00000000" w:rsidRPr="00000000" w14:paraId="00000048">
      <w:pPr>
        <w:spacing w:after="240" w:before="240" w:lineRule="auto"/>
        <w:rPr>
          <w:rFonts w:ascii="Courier" w:cs="Courier" w:eastAsia="Courier" w:hAnsi="Courier"/>
          <w:color w:val="b45f06"/>
          <w:sz w:val="24"/>
          <w:szCs w:val="24"/>
        </w:rPr>
      </w:pPr>
      <w:r w:rsidDel="00000000" w:rsidR="00000000" w:rsidRPr="00000000">
        <w:rPr>
          <w:rFonts w:ascii="Courier" w:cs="Courier" w:eastAsia="Courier" w:hAnsi="Courier"/>
          <w:color w:val="b45f06"/>
          <w:sz w:val="24"/>
          <w:szCs w:val="24"/>
          <w:rtl w:val="0"/>
        </w:rPr>
        <w:t xml:space="preserve">Nothing comes.</w:t>
      </w:r>
    </w:p>
    <w:p w:rsidR="00000000" w:rsidDel="00000000" w:rsidP="00000000" w:rsidRDefault="00000000" w:rsidRPr="00000000" w14:paraId="00000049">
      <w:pPr>
        <w:spacing w:after="240" w:before="240" w:lineRule="auto"/>
        <w:jc w:val="center"/>
        <w:rPr>
          <w:rFonts w:ascii="Courier" w:cs="Courier" w:eastAsia="Courier" w:hAnsi="Courier"/>
          <w:color w:val="b45f06"/>
          <w:sz w:val="24"/>
          <w:szCs w:val="24"/>
        </w:rPr>
      </w:pPr>
      <w:r w:rsidDel="00000000" w:rsidR="00000000" w:rsidRPr="00000000">
        <w:rPr>
          <w:rFonts w:ascii="Courier" w:cs="Courier" w:eastAsia="Courier" w:hAnsi="Courier"/>
          <w:b w:val="1"/>
          <w:bCs w:val="1"/>
          <w:color w:val="b45f06"/>
          <w:sz w:val="24"/>
          <w:szCs w:val="24"/>
          <w:rtl w:val="0"/>
        </w:rPr>
        <w:t xml:space="preserve">MAYA</w:t>
      </w:r>
      <w:r w:rsidDel="00000000" w:rsidR="00000000" w:rsidRPr="00000000">
        <w:rPr>
          <w:rFonts w:ascii="Courier" w:cs="Courier" w:eastAsia="Courier" w:hAnsi="Courier"/>
          <w:color w:val="b45f06"/>
          <w:sz w:val="24"/>
          <w:szCs w:val="24"/>
          <w:rtl w:val="0"/>
        </w:rPr>
        <w:br w:type="textWrapping"/>
        <w:t xml:space="preserve">Honestly po...</w:t>
      </w:r>
    </w:p>
    <w:p w:rsidR="00000000" w:rsidDel="00000000" w:rsidP="00000000" w:rsidRDefault="00000000" w:rsidRPr="00000000" w14:paraId="0000004A">
      <w:pPr>
        <w:spacing w:after="240" w:before="240" w:lineRule="auto"/>
        <w:jc w:val="center"/>
        <w:rPr>
          <w:rFonts w:ascii="Courier" w:cs="Courier" w:eastAsia="Courier" w:hAnsi="Courier"/>
          <w:color w:val="b45f06"/>
          <w:sz w:val="24"/>
          <w:szCs w:val="24"/>
        </w:rPr>
      </w:pPr>
      <w:r w:rsidDel="00000000" w:rsidR="00000000" w:rsidRPr="00000000">
        <w:rPr>
          <w:rFonts w:ascii="Courier" w:cs="Courier" w:eastAsia="Courier" w:hAnsi="Courier"/>
          <w:color w:val="b45f06"/>
          <w:sz w:val="24"/>
          <w:szCs w:val="24"/>
          <w:rtl w:val="0"/>
        </w:rPr>
        <w:t xml:space="preserve">(She swallows.)</w:t>
      </w:r>
    </w:p>
    <w:p w:rsidR="00000000" w:rsidDel="00000000" w:rsidP="00000000" w:rsidRDefault="00000000" w:rsidRPr="00000000" w14:paraId="0000004B">
      <w:pPr>
        <w:spacing w:after="240" w:before="240" w:lineRule="auto"/>
        <w:jc w:val="center"/>
        <w:rPr>
          <w:rFonts w:ascii="Courier" w:cs="Courier" w:eastAsia="Courier" w:hAnsi="Courier"/>
          <w:color w:val="b45f06"/>
          <w:sz w:val="24"/>
          <w:szCs w:val="24"/>
        </w:rPr>
      </w:pPr>
      <w:r w:rsidDel="00000000" w:rsidR="00000000" w:rsidRPr="00000000">
        <w:rPr>
          <w:rFonts w:ascii="Courier" w:cs="Courier" w:eastAsia="Courier" w:hAnsi="Courier"/>
          <w:b w:val="1"/>
          <w:bCs w:val="1"/>
          <w:color w:val="b45f06"/>
          <w:sz w:val="24"/>
          <w:szCs w:val="24"/>
          <w:rtl w:val="0"/>
        </w:rPr>
        <w:t xml:space="preserve">MAYA (CONT'D)</w:t>
      </w:r>
      <w:r w:rsidDel="00000000" w:rsidR="00000000" w:rsidRPr="00000000">
        <w:rPr>
          <w:rFonts w:ascii="Courier" w:cs="Courier" w:eastAsia="Courier" w:hAnsi="Courier"/>
          <w:color w:val="b45f06"/>
          <w:sz w:val="24"/>
          <w:szCs w:val="24"/>
          <w:rtl w:val="0"/>
        </w:rPr>
        <w:br w:type="textWrapping"/>
        <w:t xml:space="preserve">I haven't really thought about it yet.</w:t>
      </w:r>
    </w:p>
    <w:p w:rsidR="00000000" w:rsidDel="00000000" w:rsidP="00000000" w:rsidRDefault="00000000" w:rsidRPr="00000000" w14:paraId="0000004C">
      <w:pPr>
        <w:spacing w:after="240" w:before="240" w:lineRule="auto"/>
        <w:rPr>
          <w:rFonts w:ascii="Courier" w:cs="Courier" w:eastAsia="Courier" w:hAnsi="Courier"/>
          <w:color w:val="b45f06"/>
          <w:sz w:val="24"/>
          <w:szCs w:val="24"/>
        </w:rPr>
      </w:pPr>
      <w:r w:rsidDel="00000000" w:rsidR="00000000" w:rsidRPr="00000000">
        <w:rPr>
          <w:rFonts w:ascii="Courier" w:cs="Courier" w:eastAsia="Courier" w:hAnsi="Courier"/>
          <w:color w:val="b45f06"/>
          <w:sz w:val="24"/>
          <w:szCs w:val="24"/>
          <w:rtl w:val="0"/>
        </w:rPr>
        <w:t xml:space="preserve">A few students exchange glances.</w:t>
      </w:r>
    </w:p>
    <w:p w:rsidR="00000000" w:rsidDel="00000000" w:rsidP="00000000" w:rsidRDefault="00000000" w:rsidRPr="00000000" w14:paraId="0000004D">
      <w:pPr>
        <w:spacing w:after="240" w:before="240" w:lineRule="auto"/>
        <w:rPr>
          <w:rFonts w:ascii="Courier" w:cs="Courier" w:eastAsia="Courier" w:hAnsi="Courier"/>
          <w:color w:val="b45f06"/>
          <w:sz w:val="24"/>
          <w:szCs w:val="24"/>
        </w:rPr>
      </w:pPr>
      <w:r w:rsidDel="00000000" w:rsidR="00000000" w:rsidRPr="00000000">
        <w:rPr>
          <w:rFonts w:ascii="Courier" w:cs="Courier" w:eastAsia="Courier" w:hAnsi="Courier"/>
          <w:color w:val="b45f06"/>
          <w:sz w:val="24"/>
          <w:szCs w:val="24"/>
          <w:rtl w:val="0"/>
        </w:rPr>
        <w:t xml:space="preserve">The professor simply nods.</w:t>
      </w:r>
    </w:p>
    <w:p w:rsidR="00000000" w:rsidDel="00000000" w:rsidP="00000000" w:rsidRDefault="00000000" w:rsidRPr="00000000" w14:paraId="0000004E">
      <w:pPr>
        <w:spacing w:after="240" w:before="240" w:lineRule="auto"/>
        <w:jc w:val="center"/>
        <w:rPr>
          <w:rFonts w:ascii="Courier" w:cs="Courier" w:eastAsia="Courier" w:hAnsi="Courier"/>
          <w:color w:val="b45f06"/>
          <w:sz w:val="24"/>
          <w:szCs w:val="24"/>
        </w:rPr>
      </w:pPr>
      <w:r w:rsidDel="00000000" w:rsidR="00000000" w:rsidRPr="00000000">
        <w:rPr>
          <w:rFonts w:ascii="Courier" w:cs="Courier" w:eastAsia="Courier" w:hAnsi="Courier"/>
          <w:b w:val="1"/>
          <w:bCs w:val="1"/>
          <w:color w:val="b45f06"/>
          <w:sz w:val="24"/>
          <w:szCs w:val="24"/>
          <w:rtl w:val="0"/>
        </w:rPr>
        <w:t xml:space="preserve">PROFESSOR</w:t>
      </w:r>
      <w:r w:rsidDel="00000000" w:rsidR="00000000" w:rsidRPr="00000000">
        <w:rPr>
          <w:rFonts w:ascii="Courier" w:cs="Courier" w:eastAsia="Courier" w:hAnsi="Courier"/>
          <w:color w:val="b45f06"/>
          <w:sz w:val="24"/>
          <w:szCs w:val="24"/>
          <w:rtl w:val="0"/>
        </w:rPr>
        <w:br w:type="textWrapping"/>
        <w:t xml:space="preserve">That’s fine. Take your seat, Ms. Ilagan.</w:t>
      </w:r>
    </w:p>
    <w:p w:rsidR="00000000" w:rsidDel="00000000" w:rsidP="00000000" w:rsidRDefault="00000000" w:rsidRPr="00000000" w14:paraId="0000004F">
      <w:pPr>
        <w:spacing w:after="240" w:before="240" w:lineRule="auto"/>
        <w:jc w:val="center"/>
        <w:rPr>
          <w:rFonts w:ascii="Courier" w:cs="Courier" w:eastAsia="Courier" w:hAnsi="Courier"/>
          <w:color w:val="b45f06"/>
          <w:sz w:val="24"/>
          <w:szCs w:val="24"/>
        </w:rPr>
      </w:pPr>
      <w:r w:rsidDel="00000000" w:rsidR="00000000" w:rsidRPr="00000000">
        <w:rPr>
          <w:rFonts w:ascii="Courier" w:cs="Courier" w:eastAsia="Courier" w:hAnsi="Courier"/>
          <w:color w:val="b45f06"/>
          <w:sz w:val="24"/>
          <w:szCs w:val="24"/>
          <w:rtl w:val="0"/>
        </w:rPr>
        <w:t xml:space="preserve">(Maya sits down.)</w:t>
      </w:r>
    </w:p>
    <w:p w:rsidR="00000000" w:rsidDel="00000000" w:rsidP="00000000" w:rsidRDefault="00000000" w:rsidRPr="00000000" w14:paraId="00000050">
      <w:pPr>
        <w:spacing w:after="240" w:before="240" w:lineRule="auto"/>
        <w:rPr>
          <w:rFonts w:ascii="Courier" w:cs="Courier" w:eastAsia="Courier" w:hAnsi="Courier"/>
          <w:color w:val="b45f06"/>
          <w:sz w:val="24"/>
          <w:szCs w:val="24"/>
        </w:rPr>
      </w:pPr>
      <w:r w:rsidDel="00000000" w:rsidR="00000000" w:rsidRPr="00000000">
        <w:rPr>
          <w:rFonts w:ascii="Courier" w:cs="Courier" w:eastAsia="Courier" w:hAnsi="Courier"/>
          <w:color w:val="b45f06"/>
          <w:sz w:val="24"/>
          <w:szCs w:val="24"/>
          <w:rtl w:val="0"/>
        </w:rPr>
        <w:t xml:space="preserve">A moment of relief—</w:t>
      </w:r>
    </w:p>
    <w:p w:rsidR="00000000" w:rsidDel="00000000" w:rsidP="00000000" w:rsidRDefault="00000000" w:rsidRPr="00000000" w14:paraId="00000051">
      <w:pPr>
        <w:spacing w:after="240" w:before="240" w:lineRule="auto"/>
        <w:rPr>
          <w:rFonts w:ascii="Courier" w:cs="Courier" w:eastAsia="Courier" w:hAnsi="Courier"/>
          <w:color w:val="b45f06"/>
          <w:sz w:val="24"/>
          <w:szCs w:val="24"/>
        </w:rPr>
      </w:pPr>
      <w:r w:rsidDel="00000000" w:rsidR="00000000" w:rsidRPr="00000000">
        <w:rPr>
          <w:rFonts w:ascii="Courier" w:cs="Courier" w:eastAsia="Courier" w:hAnsi="Courier"/>
          <w:color w:val="b45f06"/>
          <w:sz w:val="24"/>
          <w:szCs w:val="24"/>
          <w:rtl w:val="0"/>
        </w:rPr>
        <w:t xml:space="preserve">Yet somehow more uncertain than before.</w:t>
      </w:r>
    </w:p>
    <w:p w:rsidR="00000000" w:rsidDel="00000000" w:rsidP="00000000" w:rsidRDefault="00000000" w:rsidRPr="00000000" w14:paraId="00000052">
      <w:pPr>
        <w:spacing w:after="240" w:before="240" w:lineRule="auto"/>
        <w:rPr>
          <w:rFonts w:ascii="Courier" w:cs="Courier" w:eastAsia="Courier" w:hAnsi="Courier"/>
          <w:color w:val="b45f06"/>
          <w:sz w:val="24"/>
          <w:szCs w:val="24"/>
        </w:rPr>
      </w:pPr>
      <w:r w:rsidDel="00000000" w:rsidR="00000000" w:rsidRPr="00000000">
        <w:rPr>
          <w:rFonts w:ascii="Courier" w:cs="Courier" w:eastAsia="Courier" w:hAnsi="Courier"/>
          <w:color w:val="b45f06"/>
          <w:sz w:val="24"/>
          <w:szCs w:val="24"/>
          <w:rtl w:val="0"/>
        </w:rPr>
        <w:t xml:space="preserve">She avoids eye contact for the rest of class.</w:t>
        <w:br w:type="textWrapping"/>
      </w:r>
    </w:p>
    <w:p w:rsidR="00000000" w:rsidDel="00000000" w:rsidP="00000000" w:rsidRDefault="00000000" w:rsidRPr="00000000" w14:paraId="0000005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054">
      <w:pPr>
        <w:pStyle w:val="Heading3"/>
        <w:keepNext w:val="0"/>
        <w:keepLines w:val="0"/>
        <w:spacing w:before="280" w:lineRule="auto"/>
        <w:rPr>
          <w:rFonts w:ascii="Courier" w:cs="Courier" w:eastAsia="Courier" w:hAnsi="Courier"/>
          <w:b w:val="1"/>
          <w:bCs w:val="1"/>
          <w:color w:val="000000"/>
          <w:sz w:val="26"/>
          <w:szCs w:val="26"/>
        </w:rPr>
      </w:pPr>
      <w:bookmarkStart w:colFirst="0" w:colLast="0" w:name="_2vwxsv7xjsqj" w:id="9"/>
      <w:bookmarkEnd w:id="9"/>
      <w:r w:rsidDel="00000000" w:rsidR="00000000" w:rsidRPr="00000000">
        <w:rPr>
          <w:rFonts w:ascii="Courier" w:cs="Courier" w:eastAsia="Courier" w:hAnsi="Courier"/>
          <w:b w:val="1"/>
          <w:bCs w:val="1"/>
          <w:color w:val="000000"/>
          <w:sz w:val="26"/>
          <w:szCs w:val="26"/>
          <w:rtl w:val="0"/>
        </w:rPr>
        <w:t xml:space="preserve">INT. COLLEGE HALLWAY - NOON</w:t>
      </w:r>
    </w:p>
    <w:p w:rsidR="00000000" w:rsidDel="00000000" w:rsidP="00000000" w:rsidRDefault="00000000" w:rsidRPr="00000000" w14:paraId="0000005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lunch bell rings.</w:t>
      </w:r>
    </w:p>
    <w:p w:rsidR="00000000" w:rsidDel="00000000" w:rsidP="00000000" w:rsidRDefault="00000000" w:rsidRPr="00000000" w14:paraId="0000005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Students pour out of classrooms.</w:t>
      </w:r>
    </w:p>
    <w:p w:rsidR="00000000" w:rsidDel="00000000" w:rsidP="00000000" w:rsidRDefault="00000000" w:rsidRPr="00000000" w14:paraId="0000005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and Ethan walk together.</w:t>
      </w:r>
    </w:p>
    <w:p w:rsidR="00000000" w:rsidDel="00000000" w:rsidP="00000000" w:rsidRDefault="00000000" w:rsidRPr="00000000" w14:paraId="0000005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Mukhang ninerbyos ka kanina ah.</w:t>
      </w:r>
    </w:p>
    <w:p w:rsidR="00000000" w:rsidDel="00000000" w:rsidP="00000000" w:rsidRDefault="00000000" w:rsidRPr="00000000" w14:paraId="0000005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Ughhh, nooo… Super halata ba?</w:t>
      </w:r>
    </w:p>
    <w:p w:rsidR="00000000" w:rsidDel="00000000" w:rsidP="00000000" w:rsidRDefault="00000000" w:rsidRPr="00000000" w14:paraId="0000005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asks nervously.)</w:t>
      </w:r>
    </w:p>
    <w:p w:rsidR="00000000" w:rsidDel="00000000" w:rsidP="00000000" w:rsidRDefault="00000000" w:rsidRPr="00000000" w14:paraId="0000005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Medj.</w:t>
      </w:r>
    </w:p>
    <w:p w:rsidR="00000000" w:rsidDel="00000000" w:rsidP="00000000" w:rsidRDefault="00000000" w:rsidRPr="00000000" w14:paraId="0000005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grins.)</w:t>
      </w:r>
    </w:p>
    <w:p w:rsidR="00000000" w:rsidDel="00000000" w:rsidP="00000000" w:rsidRDefault="00000000" w:rsidRPr="00000000" w14:paraId="0000005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Shucks nakaakahiya.</w:t>
      </w:r>
    </w:p>
    <w:p w:rsidR="00000000" w:rsidDel="00000000" w:rsidP="00000000" w:rsidRDefault="00000000" w:rsidRPr="00000000" w14:paraId="0000005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Pshh, hindi naman. Lots of people don't know what to do in life.</w:t>
      </w:r>
    </w:p>
    <w:p w:rsidR="00000000" w:rsidDel="00000000" w:rsidP="00000000" w:rsidRDefault="00000000" w:rsidRPr="00000000" w14:paraId="0000005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…But everyone had answers to what they want in their future.</w:t>
      </w:r>
    </w:p>
    <w:p w:rsidR="00000000" w:rsidDel="00000000" w:rsidP="00000000" w:rsidRDefault="00000000" w:rsidRPr="00000000" w14:paraId="0000006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interjects.)</w:t>
      </w:r>
    </w:p>
    <w:p w:rsidR="00000000" w:rsidDel="00000000" w:rsidP="00000000" w:rsidRDefault="00000000" w:rsidRPr="00000000" w14:paraId="0000006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Hindi naman lahat… </w:t>
      </w:r>
      <w:r w:rsidDel="00000000" w:rsidR="00000000" w:rsidRPr="00000000">
        <w:rPr>
          <w:rFonts w:ascii="Courier" w:cs="Courier" w:eastAsia="Courier" w:hAnsi="Courier"/>
          <w:i w:val="1"/>
          <w:iCs w:val="1"/>
          <w:sz w:val="24"/>
          <w:szCs w:val="24"/>
          <w:rtl w:val="0"/>
        </w:rPr>
        <w:t xml:space="preserve">Trust me</w:t>
      </w:r>
      <w:r w:rsidDel="00000000" w:rsidR="00000000" w:rsidRPr="00000000">
        <w:rPr>
          <w:rFonts w:ascii="Courier" w:cs="Courier" w:eastAsia="Courier" w:hAnsi="Courier"/>
          <w:sz w:val="24"/>
          <w:szCs w:val="24"/>
          <w:rtl w:val="0"/>
        </w:rPr>
        <w:t xml:space="preserve">, maraming nagkukunwari lang.</w:t>
      </w:r>
    </w:p>
    <w:p w:rsidR="00000000" w:rsidDel="00000000" w:rsidP="00000000" w:rsidRDefault="00000000" w:rsidRPr="00000000" w14:paraId="0000006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just chuckles nervously.)</w:t>
      </w:r>
    </w:p>
    <w:p w:rsidR="00000000" w:rsidDel="00000000" w:rsidP="00000000" w:rsidRDefault="00000000" w:rsidRPr="00000000" w14:paraId="0000006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(CONT'D)</w:t>
      </w:r>
      <w:r w:rsidDel="00000000" w:rsidR="00000000" w:rsidRPr="00000000">
        <w:rPr>
          <w:rFonts w:ascii="Courier" w:cs="Courier" w:eastAsia="Courier" w:hAnsi="Courier"/>
          <w:sz w:val="24"/>
          <w:szCs w:val="24"/>
          <w:rtl w:val="0"/>
        </w:rPr>
        <w:br w:type="textWrapping"/>
        <w:t xml:space="preserve">Pero real, okay ka lang ba?</w:t>
      </w:r>
    </w:p>
    <w:p w:rsidR="00000000" w:rsidDel="00000000" w:rsidP="00000000" w:rsidRDefault="00000000" w:rsidRPr="00000000" w14:paraId="0000006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Yeah…</w:t>
      </w:r>
    </w:p>
    <w:p w:rsidR="00000000" w:rsidDel="00000000" w:rsidP="00000000" w:rsidRDefault="00000000" w:rsidRPr="00000000" w14:paraId="0000006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beat.</w:t>
      </w:r>
    </w:p>
    <w:p w:rsidR="00000000" w:rsidDel="00000000" w:rsidP="00000000" w:rsidRDefault="00000000" w:rsidRPr="00000000" w14:paraId="0000006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 (CONT'D)</w:t>
      </w:r>
      <w:r w:rsidDel="00000000" w:rsidR="00000000" w:rsidRPr="00000000">
        <w:rPr>
          <w:rFonts w:ascii="Courier" w:cs="Courier" w:eastAsia="Courier" w:hAnsi="Courier"/>
          <w:sz w:val="24"/>
          <w:szCs w:val="24"/>
          <w:rtl w:val="0"/>
        </w:rPr>
        <w:br w:type="textWrapping"/>
        <w:t xml:space="preserve">Actually... wait, no. Not really, hindi ko talaga alam gusto kong gawin.</w:t>
      </w:r>
    </w:p>
    <w:p w:rsidR="00000000" w:rsidDel="00000000" w:rsidP="00000000" w:rsidRDefault="00000000" w:rsidRPr="00000000" w14:paraId="0000006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And that's okay.</w:t>
      </w:r>
    </w:p>
    <w:p w:rsidR="00000000" w:rsidDel="00000000" w:rsidP="00000000" w:rsidRDefault="00000000" w:rsidRPr="00000000" w14:paraId="0000006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‘Bat parang hindi.</w:t>
      </w:r>
    </w:p>
    <w:p w:rsidR="00000000" w:rsidDel="00000000" w:rsidP="00000000" w:rsidRDefault="00000000" w:rsidRPr="00000000" w14:paraId="0000006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Maya, we're </w:t>
      </w:r>
      <w:commentRangeStart w:id="1"/>
      <w:r w:rsidDel="00000000" w:rsidR="00000000" w:rsidRPr="00000000">
        <w:rPr>
          <w:rFonts w:ascii="Courier" w:cs="Courier" w:eastAsia="Courier" w:hAnsi="Courier"/>
          <w:sz w:val="24"/>
          <w:szCs w:val="24"/>
          <w:rtl w:val="0"/>
        </w:rPr>
        <w:t xml:space="preserve">twenty-one</w:t>
      </w:r>
      <w:commentRangeEnd w:id="1"/>
      <w:r w:rsidDel="00000000" w:rsidR="00000000" w:rsidRPr="00000000">
        <w:commentReference w:id="1"/>
      </w:r>
      <w:r w:rsidDel="00000000" w:rsidR="00000000" w:rsidRPr="00000000">
        <w:rPr>
          <w:rFonts w:ascii="Courier" w:cs="Courier" w:eastAsia="Courier" w:hAnsi="Courier"/>
          <w:sz w:val="24"/>
          <w:szCs w:val="24"/>
          <w:rtl w:val="0"/>
        </w:rPr>
        <w:t xml:space="preserve">. Hindi naman kailangan alam mo agad lahat.</w:t>
      </w:r>
    </w:p>
    <w:p w:rsidR="00000000" w:rsidDel="00000000" w:rsidP="00000000" w:rsidRDefault="00000000" w:rsidRPr="00000000" w14:paraId="0000006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Sana ganyan din tingin ng parents ko.</w:t>
      </w:r>
    </w:p>
    <w:p w:rsidR="00000000" w:rsidDel="00000000" w:rsidP="00000000" w:rsidRDefault="00000000" w:rsidRPr="00000000" w14:paraId="0000006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notices the seriousness in her voice.</w:t>
      </w:r>
    </w:p>
    <w:p w:rsidR="00000000" w:rsidDel="00000000" w:rsidP="00000000" w:rsidRDefault="00000000" w:rsidRPr="00000000" w14:paraId="0000006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Are things okay at home?</w:t>
      </w:r>
    </w:p>
    <w:p w:rsidR="00000000" w:rsidDel="00000000" w:rsidP="00000000" w:rsidRDefault="00000000" w:rsidRPr="00000000" w14:paraId="0000006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Okay naman.</w:t>
      </w:r>
    </w:p>
    <w:p w:rsidR="00000000" w:rsidDel="00000000" w:rsidP="00000000" w:rsidRDefault="00000000" w:rsidRPr="00000000" w14:paraId="0000006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pause.</w:t>
      </w:r>
    </w:p>
    <w:p w:rsidR="00000000" w:rsidDel="00000000" w:rsidP="00000000" w:rsidRDefault="00000000" w:rsidRPr="00000000" w14:paraId="0000006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 (CONT'D)</w:t>
      </w:r>
      <w:r w:rsidDel="00000000" w:rsidR="00000000" w:rsidRPr="00000000">
        <w:rPr>
          <w:rFonts w:ascii="Courier" w:cs="Courier" w:eastAsia="Courier" w:hAnsi="Courier"/>
          <w:sz w:val="24"/>
          <w:szCs w:val="24"/>
          <w:rtl w:val="0"/>
        </w:rPr>
        <w:br w:type="textWrapping"/>
        <w:t xml:space="preserve">Just… a lot of expectations placed on my lap now.</w:t>
      </w:r>
    </w:p>
    <w:p w:rsidR="00000000" w:rsidDel="00000000" w:rsidP="00000000" w:rsidRDefault="00000000" w:rsidRPr="00000000" w14:paraId="0000007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Gets.</w:t>
      </w:r>
    </w:p>
    <w:p w:rsidR="00000000" w:rsidDel="00000000" w:rsidP="00000000" w:rsidRDefault="00000000" w:rsidRPr="00000000" w14:paraId="0000007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notices Ethan looking away.</w:t>
      </w:r>
    </w:p>
    <w:p w:rsidR="00000000" w:rsidDel="00000000" w:rsidP="00000000" w:rsidRDefault="00000000" w:rsidRPr="00000000" w14:paraId="0000007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Ikaw?</w:t>
      </w:r>
    </w:p>
    <w:p w:rsidR="00000000" w:rsidDel="00000000" w:rsidP="00000000" w:rsidRDefault="00000000" w:rsidRPr="00000000" w14:paraId="0000007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Huh?</w:t>
      </w:r>
    </w:p>
    <w:p w:rsidR="00000000" w:rsidDel="00000000" w:rsidP="00000000" w:rsidRDefault="00000000" w:rsidRPr="00000000" w14:paraId="0000007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May problema ka rin ba?</w:t>
      </w:r>
    </w:p>
    <w:p w:rsidR="00000000" w:rsidDel="00000000" w:rsidP="00000000" w:rsidRDefault="00000000" w:rsidRPr="00000000" w14:paraId="0000007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hesitates.)</w:t>
      </w:r>
    </w:p>
    <w:p w:rsidR="00000000" w:rsidDel="00000000" w:rsidP="00000000" w:rsidRDefault="00000000" w:rsidRPr="00000000" w14:paraId="0000007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…Medyo.</w:t>
      </w:r>
    </w:p>
    <w:p w:rsidR="00000000" w:rsidDel="00000000" w:rsidP="00000000" w:rsidRDefault="00000000" w:rsidRPr="00000000" w14:paraId="0000007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What happened?</w:t>
      </w:r>
    </w:p>
    <w:p w:rsidR="00000000" w:rsidDel="00000000" w:rsidP="00000000" w:rsidRDefault="00000000" w:rsidRPr="00000000" w14:paraId="0000007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Just family stuff.</w:t>
      </w:r>
    </w:p>
    <w:p w:rsidR="00000000" w:rsidDel="00000000" w:rsidP="00000000" w:rsidRDefault="00000000" w:rsidRPr="00000000" w14:paraId="0000007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waits patiently.)</w:t>
      </w:r>
    </w:p>
    <w:p w:rsidR="00000000" w:rsidDel="00000000" w:rsidP="00000000" w:rsidRDefault="00000000" w:rsidRPr="00000000" w14:paraId="0000007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(CONT'D)</w:t>
      </w:r>
      <w:r w:rsidDel="00000000" w:rsidR="00000000" w:rsidRPr="00000000">
        <w:rPr>
          <w:rFonts w:ascii="Courier" w:cs="Courier" w:eastAsia="Courier" w:hAnsi="Courier"/>
          <w:sz w:val="24"/>
          <w:szCs w:val="24"/>
          <w:rtl w:val="0"/>
        </w:rPr>
        <w:br w:type="textWrapping"/>
        <w:t xml:space="preserve">Mom and Dad aren't really doing great.</w:t>
      </w:r>
    </w:p>
    <w:p w:rsidR="00000000" w:rsidDel="00000000" w:rsidP="00000000" w:rsidRDefault="00000000" w:rsidRPr="00000000" w14:paraId="0000007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I'm sorry.</w:t>
      </w:r>
    </w:p>
    <w:p w:rsidR="00000000" w:rsidDel="00000000" w:rsidP="00000000" w:rsidRDefault="00000000" w:rsidRPr="00000000" w14:paraId="0000007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It's okay.</w:t>
      </w:r>
    </w:p>
    <w:p w:rsidR="00000000" w:rsidDel="00000000" w:rsidP="00000000" w:rsidRDefault="00000000" w:rsidRPr="00000000" w14:paraId="0000007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No, seriously.</w:t>
      </w:r>
    </w:p>
    <w:p w:rsidR="00000000" w:rsidDel="00000000" w:rsidP="00000000" w:rsidRDefault="00000000" w:rsidRPr="00000000" w14:paraId="0000007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We'll figure it out.</w:t>
      </w:r>
    </w:p>
    <w:p w:rsidR="00000000" w:rsidDel="00000000" w:rsidP="00000000" w:rsidRDefault="00000000" w:rsidRPr="00000000" w14:paraId="0000007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If you need someone to talk to...</w:t>
      </w:r>
    </w:p>
    <w:p w:rsidR="00000000" w:rsidDel="00000000" w:rsidP="00000000" w:rsidRDefault="00000000" w:rsidRPr="00000000" w14:paraId="0000008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I know.</w:t>
      </w:r>
    </w:p>
    <w:p w:rsidR="00000000" w:rsidDel="00000000" w:rsidP="00000000" w:rsidRDefault="00000000" w:rsidRPr="00000000" w14:paraId="0000008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smiles.)</w:t>
      </w:r>
    </w:p>
    <w:p w:rsidR="00000000" w:rsidDel="00000000" w:rsidP="00000000" w:rsidRDefault="00000000" w:rsidRPr="00000000" w14:paraId="0000008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(CONT'D)</w:t>
      </w:r>
      <w:r w:rsidDel="00000000" w:rsidR="00000000" w:rsidRPr="00000000">
        <w:rPr>
          <w:rFonts w:ascii="Courier" w:cs="Courier" w:eastAsia="Courier" w:hAnsi="Courier"/>
          <w:sz w:val="24"/>
          <w:szCs w:val="24"/>
          <w:rtl w:val="0"/>
        </w:rPr>
        <w:br w:type="textWrapping"/>
        <w:t xml:space="preserve">Thanks.</w:t>
      </w:r>
    </w:p>
    <w:p w:rsidR="00000000" w:rsidDel="00000000" w:rsidP="00000000" w:rsidRDefault="00000000" w:rsidRPr="00000000" w14:paraId="0000008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two continue walking.</w:t>
      </w:r>
    </w:p>
    <w:p w:rsidR="00000000" w:rsidDel="00000000" w:rsidP="00000000" w:rsidRDefault="00000000" w:rsidRPr="00000000" w14:paraId="0000008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a moment, neither of them feels completely alone.</w:t>
      </w:r>
    </w:p>
    <w:p w:rsidR="00000000" w:rsidDel="00000000" w:rsidP="00000000" w:rsidRDefault="00000000" w:rsidRPr="00000000" w14:paraId="00000085">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OUT.</w:t>
        <w:br w:type="textWrapping"/>
      </w:r>
    </w:p>
    <w:p w:rsidR="00000000" w:rsidDel="00000000" w:rsidP="00000000" w:rsidRDefault="00000000" w:rsidRPr="00000000" w14:paraId="0000008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IN:</w:t>
      </w:r>
    </w:p>
    <w:p w:rsidR="00000000" w:rsidDel="00000000" w:rsidP="00000000" w:rsidRDefault="00000000" w:rsidRPr="00000000" w14:paraId="00000087">
      <w:pPr>
        <w:pStyle w:val="Heading3"/>
        <w:keepNext w:val="0"/>
        <w:keepLines w:val="0"/>
        <w:spacing w:before="280" w:lineRule="auto"/>
        <w:rPr>
          <w:rFonts w:ascii="Courier" w:cs="Courier" w:eastAsia="Courier" w:hAnsi="Courier"/>
          <w:b w:val="1"/>
          <w:bCs w:val="1"/>
          <w:color w:val="000000"/>
          <w:sz w:val="26"/>
          <w:szCs w:val="26"/>
        </w:rPr>
      </w:pPr>
      <w:bookmarkStart w:colFirst="0" w:colLast="0" w:name="_t4il9rbalbqr" w:id="10"/>
      <w:bookmarkEnd w:id="10"/>
      <w:r w:rsidDel="00000000" w:rsidR="00000000" w:rsidRPr="00000000">
        <w:rPr>
          <w:rFonts w:ascii="Courier" w:cs="Courier" w:eastAsia="Courier" w:hAnsi="Courier"/>
          <w:b w:val="1"/>
          <w:bCs w:val="1"/>
          <w:color w:val="000000"/>
          <w:sz w:val="26"/>
          <w:szCs w:val="26"/>
          <w:rtl w:val="0"/>
        </w:rPr>
        <w:t xml:space="preserve">INT. ILAGAN HOUSE - DINING AREA - EVENING</w:t>
      </w:r>
    </w:p>
    <w:p w:rsidR="00000000" w:rsidDel="00000000" w:rsidP="00000000" w:rsidRDefault="00000000" w:rsidRPr="00000000" w14:paraId="0000008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Dinner.</w:t>
      </w:r>
    </w:p>
    <w:p w:rsidR="00000000" w:rsidDel="00000000" w:rsidP="00000000" w:rsidRDefault="00000000" w:rsidRPr="00000000" w14:paraId="0000008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family sits around the table.</w:t>
      </w:r>
    </w:p>
    <w:p w:rsidR="00000000" w:rsidDel="00000000" w:rsidP="00000000" w:rsidRDefault="00000000" w:rsidRPr="00000000" w14:paraId="0000008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ILAGAN has just returned from work.</w:t>
      </w:r>
    </w:p>
    <w:p w:rsidR="00000000" w:rsidDel="00000000" w:rsidP="00000000" w:rsidRDefault="00000000" w:rsidRPr="00000000" w14:paraId="0000008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ILAGAN scrolls through social media while eating.</w:t>
      </w:r>
    </w:p>
    <w:p w:rsidR="00000000" w:rsidDel="00000000" w:rsidP="00000000" w:rsidRDefault="00000000" w:rsidRPr="00000000" w14:paraId="0000008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quietly eats her meal.</w:t>
      </w:r>
    </w:p>
    <w:p w:rsidR="00000000" w:rsidDel="00000000" w:rsidP="00000000" w:rsidRDefault="00000000" w:rsidRPr="00000000" w14:paraId="0000008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Alam mo, Maya.</w:t>
      </w:r>
    </w:p>
    <w:p w:rsidR="00000000" w:rsidDel="00000000" w:rsidP="00000000" w:rsidRDefault="00000000" w:rsidRPr="00000000" w14:paraId="0000008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up.)</w:t>
      </w:r>
    </w:p>
    <w:p w:rsidR="00000000" w:rsidDel="00000000" w:rsidP="00000000" w:rsidRDefault="00000000" w:rsidRPr="00000000" w14:paraId="0000008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(CONT'D)</w:t>
        <w:br w:type="textWrapping"/>
        <w:t xml:space="preserve">Yung anak ng katrabaho ko, graduate na.</w:t>
      </w:r>
    </w:p>
    <w:p w:rsidR="00000000" w:rsidDel="00000000" w:rsidP="00000000" w:rsidRDefault="00000000" w:rsidRPr="00000000" w14:paraId="0000009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Talaga po?</w:t>
      </w:r>
    </w:p>
    <w:p w:rsidR="00000000" w:rsidDel="00000000" w:rsidP="00000000" w:rsidRDefault="00000000" w:rsidRPr="00000000" w14:paraId="0000009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Oo.</w:t>
      </w:r>
    </w:p>
    <w:p w:rsidR="00000000" w:rsidDel="00000000" w:rsidP="00000000" w:rsidRDefault="00000000" w:rsidRPr="00000000" w14:paraId="0000009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immediately joins the conversation.</w:t>
      </w:r>
    </w:p>
    <w:p w:rsidR="00000000" w:rsidDel="00000000" w:rsidP="00000000" w:rsidRDefault="00000000" w:rsidRPr="00000000" w14:paraId="0000009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May trabaho na rin yata agad.</w:t>
      </w:r>
    </w:p>
    <w:p w:rsidR="00000000" w:rsidDel="00000000" w:rsidP="00000000" w:rsidRDefault="00000000" w:rsidRPr="00000000" w14:paraId="0000009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Mhm.</w:t>
      </w:r>
    </w:p>
    <w:p w:rsidR="00000000" w:rsidDel="00000000" w:rsidP="00000000" w:rsidRDefault="00000000" w:rsidRPr="00000000" w14:paraId="0000009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smiles.)</w:t>
      </w:r>
    </w:p>
    <w:p w:rsidR="00000000" w:rsidDel="00000000" w:rsidP="00000000" w:rsidRDefault="00000000" w:rsidRPr="00000000" w14:paraId="0000009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Ikaw naman next.</w:t>
      </w:r>
    </w:p>
    <w:p w:rsidR="00000000" w:rsidDel="00000000" w:rsidP="00000000" w:rsidRDefault="00000000" w:rsidRPr="00000000" w14:paraId="0000009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forces a smile.)</w:t>
      </w:r>
    </w:p>
    <w:p w:rsidR="00000000" w:rsidDel="00000000" w:rsidP="00000000" w:rsidRDefault="00000000" w:rsidRPr="00000000" w14:paraId="0000009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Hopefully po.</w:t>
      </w:r>
    </w:p>
    <w:p w:rsidR="00000000" w:rsidDel="00000000" w:rsidP="00000000" w:rsidRDefault="00000000" w:rsidRPr="00000000" w14:paraId="0000009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Before you know it.</w:t>
      </w:r>
    </w:p>
    <w:p w:rsidR="00000000" w:rsidDel="00000000" w:rsidP="00000000" w:rsidRDefault="00000000" w:rsidRPr="00000000" w14:paraId="0000009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Marami na rin akong nakikitang opportunities abroad.</w:t>
      </w:r>
    </w:p>
    <w:p w:rsidR="00000000" w:rsidDel="00000000" w:rsidP="00000000" w:rsidRDefault="00000000" w:rsidRPr="00000000" w14:paraId="0000009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taps her phone.)</w:t>
      </w:r>
    </w:p>
    <w:p w:rsidR="00000000" w:rsidDel="00000000" w:rsidP="00000000" w:rsidRDefault="00000000" w:rsidRPr="00000000" w14:paraId="0000009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 (CONT'D)</w:t>
      </w:r>
      <w:r w:rsidDel="00000000" w:rsidR="00000000" w:rsidRPr="00000000">
        <w:rPr>
          <w:rFonts w:ascii="Courier" w:cs="Courier" w:eastAsia="Courier" w:hAnsi="Courier"/>
          <w:sz w:val="24"/>
          <w:szCs w:val="24"/>
          <w:rtl w:val="0"/>
        </w:rPr>
        <w:br w:type="textWrapping"/>
      </w:r>
      <w:commentRangeStart w:id="2"/>
      <w:r w:rsidDel="00000000" w:rsidR="00000000" w:rsidRPr="00000000">
        <w:rPr>
          <w:rFonts w:ascii="Courier" w:cs="Courier" w:eastAsia="Courier" w:hAnsi="Courier"/>
          <w:sz w:val="24"/>
          <w:szCs w:val="24"/>
          <w:rtl w:val="0"/>
        </w:rPr>
        <w:t xml:space="preserve">Pinapadala</w:t>
      </w:r>
      <w:commentRangeEnd w:id="2"/>
      <w:r w:rsidDel="00000000" w:rsidR="00000000" w:rsidRPr="00000000">
        <w:commentReference w:id="2"/>
      </w:r>
      <w:r w:rsidDel="00000000" w:rsidR="00000000" w:rsidRPr="00000000">
        <w:rPr>
          <w:rFonts w:ascii="Courier" w:cs="Courier" w:eastAsia="Courier" w:hAnsi="Courier"/>
          <w:sz w:val="24"/>
          <w:szCs w:val="24"/>
          <w:rtl w:val="0"/>
        </w:rPr>
        <w:t xml:space="preserve"> ko sayo mamaya.</w:t>
      </w:r>
    </w:p>
    <w:p w:rsidR="00000000" w:rsidDel="00000000" w:rsidP="00000000" w:rsidRDefault="00000000" w:rsidRPr="00000000" w14:paraId="0000009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(Maya's smile weakens.)</w:t>
      </w:r>
    </w:p>
    <w:p w:rsidR="00000000" w:rsidDel="00000000" w:rsidP="00000000" w:rsidRDefault="00000000" w:rsidRPr="00000000" w14:paraId="0000009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Sige po.</w:t>
      </w:r>
    </w:p>
    <w:p w:rsidR="00000000" w:rsidDel="00000000" w:rsidP="00000000" w:rsidRDefault="00000000" w:rsidRPr="00000000" w14:paraId="0000009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Basta focus lang.</w:t>
      </w:r>
    </w:p>
    <w:p w:rsidR="00000000" w:rsidDel="00000000" w:rsidP="00000000" w:rsidRDefault="00000000" w:rsidRPr="00000000" w14:paraId="000000A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Yes po.</w:t>
      </w:r>
    </w:p>
    <w:p w:rsidR="00000000" w:rsidDel="00000000" w:rsidP="00000000" w:rsidRDefault="00000000" w:rsidRPr="00000000" w14:paraId="000000A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studies her daughter.)</w:t>
      </w:r>
    </w:p>
    <w:p w:rsidR="00000000" w:rsidDel="00000000" w:rsidP="00000000" w:rsidRDefault="00000000" w:rsidRPr="00000000" w14:paraId="000000A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Kumusta nga pala grades mo?</w:t>
      </w:r>
    </w:p>
    <w:p w:rsidR="00000000" w:rsidDel="00000000" w:rsidP="00000000" w:rsidRDefault="00000000" w:rsidRPr="00000000" w14:paraId="000000A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freezes.)</w:t>
      </w:r>
    </w:p>
    <w:p w:rsidR="00000000" w:rsidDel="00000000" w:rsidP="00000000" w:rsidRDefault="00000000" w:rsidRPr="00000000" w14:paraId="000000A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Only slightly.</w:t>
      </w:r>
    </w:p>
    <w:p w:rsidR="00000000" w:rsidDel="00000000" w:rsidP="00000000" w:rsidRDefault="00000000" w:rsidRPr="00000000" w14:paraId="000000A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enough.</w:t>
      </w:r>
    </w:p>
    <w:p w:rsidR="00000000" w:rsidDel="00000000" w:rsidP="00000000" w:rsidRDefault="00000000" w:rsidRPr="00000000" w14:paraId="000000A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 (CONT'D)</w:t>
      </w:r>
      <w:r w:rsidDel="00000000" w:rsidR="00000000" w:rsidRPr="00000000">
        <w:rPr>
          <w:rFonts w:ascii="Courier" w:cs="Courier" w:eastAsia="Courier" w:hAnsi="Courier"/>
          <w:sz w:val="24"/>
          <w:szCs w:val="24"/>
          <w:rtl w:val="0"/>
        </w:rPr>
        <w:br w:type="textWrapping"/>
        <w:t xml:space="preserve">Okay naman?</w:t>
      </w:r>
    </w:p>
    <w:p w:rsidR="00000000" w:rsidDel="00000000" w:rsidP="00000000" w:rsidRDefault="00000000" w:rsidRPr="00000000" w14:paraId="000000A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Uh...</w:t>
      </w:r>
    </w:p>
    <w:p w:rsidR="00000000" w:rsidDel="00000000" w:rsidP="00000000" w:rsidRDefault="00000000" w:rsidRPr="00000000" w14:paraId="000000A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forces herself to stay calm.)</w:t>
      </w:r>
    </w:p>
    <w:p w:rsidR="00000000" w:rsidDel="00000000" w:rsidP="00000000" w:rsidRDefault="00000000" w:rsidRPr="00000000" w14:paraId="000000A9">
      <w:pPr>
        <w:spacing w:after="240" w:before="240" w:lineRule="auto"/>
        <w:jc w:val="center"/>
        <w:rPr>
          <w:rFonts w:ascii="Courier" w:cs="Courier" w:eastAsia="Courier" w:hAnsi="Courier"/>
          <w:color w:val="38761d"/>
          <w:sz w:val="24"/>
          <w:szCs w:val="24"/>
          <w:shd w:fill="d9ead3" w:val="clear"/>
        </w:rPr>
      </w:pPr>
      <w:commentRangeStart w:id="3"/>
      <w:r w:rsidDel="00000000" w:rsidR="00000000" w:rsidRPr="00000000">
        <w:rPr>
          <w:rFonts w:ascii="Courier" w:cs="Courier" w:eastAsia="Courier" w:hAnsi="Courier"/>
          <w:b w:val="1"/>
          <w:bCs w:val="1"/>
          <w:sz w:val="24"/>
          <w:szCs w:val="24"/>
          <w:rtl w:val="0"/>
        </w:rPr>
        <w:t xml:space="preserve">MAYA (CONT'D</w:t>
      </w:r>
      <w:commentRangeEnd w:id="3"/>
      <w:r w:rsidDel="00000000" w:rsidR="00000000" w:rsidRPr="00000000">
        <w:commentReference w:id="3"/>
      </w:r>
      <w:r w:rsidDel="00000000" w:rsidR="00000000" w:rsidRPr="00000000">
        <w:rPr>
          <w:rFonts w:ascii="Courier" w:cs="Courier" w:eastAsia="Courier" w:hAnsi="Courier"/>
          <w:b w:val="1"/>
          <w:bCs w:val="1"/>
          <w:sz w:val="24"/>
          <w:szCs w:val="24"/>
          <w:rtl w:val="0"/>
        </w:rPr>
        <w:t xml:space="preserve">)</w:t>
      </w:r>
      <w:r w:rsidDel="00000000" w:rsidR="00000000" w:rsidRPr="00000000">
        <w:rPr>
          <w:rFonts w:ascii="Courier" w:cs="Courier" w:eastAsia="Courier" w:hAnsi="Courier"/>
          <w:sz w:val="24"/>
          <w:szCs w:val="24"/>
          <w:rtl w:val="0"/>
        </w:rPr>
        <w:br w:type="textWrapping"/>
      </w:r>
      <w:r w:rsidDel="00000000" w:rsidR="00000000" w:rsidRPr="00000000">
        <w:rPr>
          <w:rFonts w:ascii="Courier" w:cs="Courier" w:eastAsia="Courier" w:hAnsi="Courier"/>
          <w:color w:val="38761d"/>
          <w:sz w:val="24"/>
          <w:szCs w:val="24"/>
          <w:shd w:fill="d9ead3" w:val="clear"/>
          <w:rtl w:val="0"/>
        </w:rPr>
        <w:t xml:space="preserve">I still don’t know yet for certain, but I can definitely consider that naman din po. </w:t>
      </w:r>
    </w:p>
    <w:p w:rsidR="00000000" w:rsidDel="00000000" w:rsidP="00000000" w:rsidRDefault="00000000" w:rsidRPr="00000000" w14:paraId="000000A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nods.)</w:t>
      </w:r>
    </w:p>
    <w:p w:rsidR="00000000" w:rsidDel="00000000" w:rsidP="00000000" w:rsidRDefault="00000000" w:rsidRPr="00000000" w14:paraId="000000A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Not fully convinced.</w:t>
      </w:r>
    </w:p>
    <w:p w:rsidR="00000000" w:rsidDel="00000000" w:rsidP="00000000" w:rsidRDefault="00000000" w:rsidRPr="00000000" w14:paraId="000000A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r w:rsidDel="00000000" w:rsidR="00000000" w:rsidRPr="00000000">
        <w:rPr>
          <w:rFonts w:ascii="Courier" w:cs="Courier" w:eastAsia="Courier" w:hAnsi="Courier"/>
          <w:color w:val="38761d"/>
          <w:sz w:val="24"/>
          <w:szCs w:val="24"/>
          <w:rtl w:val="0"/>
        </w:rPr>
        <w:br w:type="textWrapping"/>
        <w:t xml:space="preserve">You better.</w:t>
      </w:r>
    </w:p>
    <w:p w:rsidR="00000000" w:rsidDel="00000000" w:rsidP="00000000" w:rsidRDefault="00000000" w:rsidRPr="00000000" w14:paraId="000000A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r w:rsidDel="00000000" w:rsidR="00000000" w:rsidRPr="00000000">
        <w:rPr>
          <w:rFonts w:ascii="Courier" w:cs="Courier" w:eastAsia="Courier" w:hAnsi="Courier"/>
          <w:color w:val="38761d"/>
          <w:sz w:val="24"/>
          <w:szCs w:val="24"/>
          <w:rtl w:val="0"/>
        </w:rPr>
        <w:br w:type="textWrapping"/>
        <w:t xml:space="preserve">Jen.</w:t>
      </w:r>
    </w:p>
    <w:p w:rsidR="00000000" w:rsidDel="00000000" w:rsidP="00000000" w:rsidRDefault="00000000" w:rsidRPr="00000000" w14:paraId="000000A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sighs.)</w:t>
      </w:r>
    </w:p>
    <w:p w:rsidR="00000000" w:rsidDel="00000000" w:rsidP="00000000" w:rsidRDefault="00000000" w:rsidRPr="00000000" w14:paraId="000000A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r w:rsidDel="00000000" w:rsidR="00000000" w:rsidRPr="00000000">
        <w:rPr>
          <w:rFonts w:ascii="Courier" w:cs="Courier" w:eastAsia="Courier" w:hAnsi="Courier"/>
          <w:color w:val="38761d"/>
          <w:sz w:val="24"/>
          <w:szCs w:val="24"/>
          <w:rtl w:val="0"/>
        </w:rPr>
        <w:br w:type="textWrapping"/>
        <w:t xml:space="preserve">I'm just worried.</w:t>
      </w:r>
    </w:p>
    <w:p w:rsidR="00000000" w:rsidDel="00000000" w:rsidP="00000000" w:rsidRDefault="00000000" w:rsidRPr="00000000" w14:paraId="000000B0">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38761d"/>
          <w:sz w:val="24"/>
          <w:szCs w:val="24"/>
          <w:rtl w:val="0"/>
        </w:rPr>
        <w:t xml:space="preserve">MAYA</w:t>
      </w:r>
      <w:r w:rsidDel="00000000" w:rsidR="00000000" w:rsidRPr="00000000">
        <w:rPr>
          <w:rFonts w:ascii="Courier" w:cs="Courier" w:eastAsia="Courier" w:hAnsi="Courier"/>
          <w:color w:val="38761d"/>
          <w:sz w:val="24"/>
          <w:szCs w:val="24"/>
          <w:rtl w:val="0"/>
        </w:rPr>
        <w:br w:type="textWrapping"/>
        <w:t xml:space="preserve">I know.</w:t>
      </w:r>
      <w:r w:rsidDel="00000000" w:rsidR="00000000" w:rsidRPr="00000000">
        <w:rPr>
          <w:rtl w:val="0"/>
        </w:rPr>
      </w:r>
    </w:p>
    <w:p w:rsidR="00000000" w:rsidDel="00000000" w:rsidP="00000000" w:rsidRDefault="00000000" w:rsidRPr="00000000" w14:paraId="000000B1">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conversation moves on.</w:t>
      </w:r>
    </w:p>
    <w:p w:rsidR="00000000" w:rsidDel="00000000" w:rsidP="00000000" w:rsidRDefault="00000000" w:rsidRPr="00000000" w14:paraId="000000B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But Maya barely hears it.</w:t>
      </w:r>
    </w:p>
    <w:p w:rsidR="00000000" w:rsidDel="00000000" w:rsidP="00000000" w:rsidRDefault="00000000" w:rsidRPr="00000000" w14:paraId="000000B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Her thoughts are louder.</w:t>
      </w:r>
    </w:p>
    <w:p w:rsidR="00000000" w:rsidDel="00000000" w:rsidP="00000000" w:rsidRDefault="00000000" w:rsidRPr="00000000" w14:paraId="000000B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Everyone keeps asking about her future.</w:t>
      </w:r>
    </w:p>
    <w:p w:rsidR="00000000" w:rsidDel="00000000" w:rsidP="00000000" w:rsidRDefault="00000000" w:rsidRPr="00000000" w14:paraId="000000B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truth is…</w:t>
      </w:r>
    </w:p>
    <w:p w:rsidR="00000000" w:rsidDel="00000000" w:rsidP="00000000" w:rsidRDefault="00000000" w:rsidRPr="00000000" w14:paraId="000000B6">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doesn't even know if she's on the right path.</w:t>
      </w:r>
    </w:p>
    <w:p w:rsidR="00000000" w:rsidDel="00000000" w:rsidP="00000000" w:rsidRDefault="00000000" w:rsidRPr="00000000" w14:paraId="000000B7">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OUT.</w:t>
      </w:r>
    </w:p>
    <w:p w:rsidR="00000000" w:rsidDel="00000000" w:rsidP="00000000" w:rsidRDefault="00000000" w:rsidRPr="00000000" w14:paraId="000000B8">
      <w:pPr>
        <w:pStyle w:val="Heading3"/>
        <w:keepNext w:val="0"/>
        <w:keepLines w:val="0"/>
        <w:spacing w:before="280" w:lineRule="auto"/>
        <w:rPr>
          <w:rFonts w:ascii="Courier" w:cs="Courier" w:eastAsia="Courier" w:hAnsi="Courier"/>
          <w:b w:val="1"/>
          <w:bCs w:val="1"/>
          <w:color w:val="000000"/>
          <w:sz w:val="26"/>
          <w:szCs w:val="26"/>
        </w:rPr>
      </w:pPr>
      <w:bookmarkStart w:colFirst="0" w:colLast="0" w:name="_guq4i6aaxi8x" w:id="11"/>
      <w:bookmarkEnd w:id="11"/>
      <w:r w:rsidDel="00000000" w:rsidR="00000000" w:rsidRPr="00000000">
        <w:rPr>
          <w:rFonts w:ascii="Courier" w:cs="Courier" w:eastAsia="Courier" w:hAnsi="Courier"/>
          <w:b w:val="1"/>
          <w:bCs w:val="1"/>
          <w:color w:val="000000"/>
          <w:sz w:val="26"/>
          <w:szCs w:val="26"/>
          <w:rtl w:val="0"/>
        </w:rPr>
        <w:t xml:space="preserve">MONTAGE - PASSAGE OF TIME</w:t>
      </w:r>
    </w:p>
    <w:p w:rsidR="00000000" w:rsidDel="00000000" w:rsidP="00000000" w:rsidRDefault="00000000" w:rsidRPr="00000000" w14:paraId="000000B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School projects pile up.</w:t>
      </w:r>
    </w:p>
    <w:p w:rsidR="00000000" w:rsidDel="00000000" w:rsidP="00000000" w:rsidRDefault="00000000" w:rsidRPr="00000000" w14:paraId="000000B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studies late at night.</w:t>
      </w:r>
    </w:p>
    <w:p w:rsidR="00000000" w:rsidDel="00000000" w:rsidP="00000000" w:rsidRDefault="00000000" w:rsidRPr="00000000" w14:paraId="000000B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Calendar pages turn.</w:t>
      </w:r>
    </w:p>
    <w:p w:rsidR="00000000" w:rsidDel="00000000" w:rsidP="00000000" w:rsidRDefault="00000000" w:rsidRPr="00000000" w14:paraId="000000B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Deadlines approach.</w:t>
      </w:r>
    </w:p>
    <w:p w:rsidR="00000000" w:rsidDel="00000000" w:rsidP="00000000" w:rsidRDefault="00000000" w:rsidRPr="00000000" w14:paraId="000000B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stares at unfinished notes.</w:t>
      </w:r>
    </w:p>
    <w:p w:rsidR="00000000" w:rsidDel="00000000" w:rsidP="00000000" w:rsidRDefault="00000000" w:rsidRPr="00000000" w14:paraId="000000B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sends encouraging messages.</w:t>
      </w:r>
    </w:p>
    <w:p w:rsidR="00000000" w:rsidDel="00000000" w:rsidP="00000000" w:rsidRDefault="00000000" w:rsidRPr="00000000" w14:paraId="000000B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continues smiling whenever her parents ask if she's okay.</w:t>
      </w:r>
    </w:p>
    <w:p w:rsidR="00000000" w:rsidDel="00000000" w:rsidP="00000000" w:rsidRDefault="00000000" w:rsidRPr="00000000" w14:paraId="000000C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Even when she isn't.</w:t>
      </w:r>
    </w:p>
    <w:p w:rsidR="00000000" w:rsidDel="00000000" w:rsidP="00000000" w:rsidRDefault="00000000" w:rsidRPr="00000000" w14:paraId="000000C1">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OUT.</w:t>
      </w:r>
    </w:p>
    <w:p w:rsidR="00000000" w:rsidDel="00000000" w:rsidP="00000000" w:rsidRDefault="00000000" w:rsidRPr="00000000" w14:paraId="000000C2">
      <w:pPr>
        <w:pStyle w:val="Heading3"/>
        <w:keepNext w:val="0"/>
        <w:keepLines w:val="0"/>
        <w:spacing w:before="280" w:lineRule="auto"/>
        <w:rPr>
          <w:rFonts w:ascii="Courier" w:cs="Courier" w:eastAsia="Courier" w:hAnsi="Courier"/>
          <w:b w:val="1"/>
          <w:bCs w:val="1"/>
          <w:color w:val="000000"/>
          <w:sz w:val="26"/>
          <w:szCs w:val="26"/>
        </w:rPr>
      </w:pPr>
      <w:bookmarkStart w:colFirst="0" w:colLast="0" w:name="_v42qml6uhb7a" w:id="12"/>
      <w:bookmarkEnd w:id="12"/>
      <w:r w:rsidDel="00000000" w:rsidR="00000000" w:rsidRPr="00000000">
        <w:rPr>
          <w:rFonts w:ascii="Courier" w:cs="Courier" w:eastAsia="Courier" w:hAnsi="Courier"/>
          <w:b w:val="1"/>
          <w:bCs w:val="1"/>
          <w:color w:val="000000"/>
          <w:sz w:val="26"/>
          <w:szCs w:val="26"/>
          <w:rtl w:val="0"/>
        </w:rPr>
        <w:t xml:space="preserve">INT. ILAGAN HOUSE - BREAKFAST TABLE - MORNING</w:t>
      </w:r>
    </w:p>
    <w:p w:rsidR="00000000" w:rsidDel="00000000" w:rsidP="00000000" w:rsidRDefault="00000000" w:rsidRPr="00000000" w14:paraId="000000C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Exam day.</w:t>
      </w:r>
    </w:p>
    <w:p w:rsidR="00000000" w:rsidDel="00000000" w:rsidP="00000000" w:rsidRDefault="00000000" w:rsidRPr="00000000" w14:paraId="000000C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family eats breakfast together.</w:t>
      </w:r>
    </w:p>
    <w:p w:rsidR="00000000" w:rsidDel="00000000" w:rsidP="00000000" w:rsidRDefault="00000000" w:rsidRPr="00000000" w14:paraId="000000C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scrolls through messages.</w:t>
      </w:r>
    </w:p>
    <w:p w:rsidR="00000000" w:rsidDel="00000000" w:rsidP="00000000" w:rsidRDefault="00000000" w:rsidRPr="00000000" w14:paraId="000000C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notification appears.</w:t>
      </w:r>
    </w:p>
    <w:p w:rsidR="00000000" w:rsidDel="00000000" w:rsidP="00000000" w:rsidRDefault="00000000" w:rsidRPr="00000000" w14:paraId="000000C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"Good luck sa exam later."</w:t>
      </w:r>
    </w:p>
    <w:p w:rsidR="00000000" w:rsidDel="00000000" w:rsidP="00000000" w:rsidRDefault="00000000" w:rsidRPr="00000000" w14:paraId="000000C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smiles and begins typing.)</w:t>
      </w:r>
    </w:p>
    <w:p w:rsidR="00000000" w:rsidDel="00000000" w:rsidP="00000000" w:rsidRDefault="00000000" w:rsidRPr="00000000" w14:paraId="000000C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notices immediately.</w:t>
      </w:r>
    </w:p>
    <w:p w:rsidR="00000000" w:rsidDel="00000000" w:rsidP="00000000" w:rsidRDefault="00000000" w:rsidRPr="00000000" w14:paraId="000000C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Maya.</w:t>
      </w:r>
    </w:p>
    <w:p w:rsidR="00000000" w:rsidDel="00000000" w:rsidP="00000000" w:rsidRDefault="00000000" w:rsidRPr="00000000" w14:paraId="000000C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response.</w:t>
      </w:r>
    </w:p>
    <w:p w:rsidR="00000000" w:rsidDel="00000000" w:rsidP="00000000" w:rsidRDefault="00000000" w:rsidRPr="00000000" w14:paraId="000000C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 (CONT'D)</w:t>
      </w:r>
      <w:r w:rsidDel="00000000" w:rsidR="00000000" w:rsidRPr="00000000">
        <w:rPr>
          <w:rFonts w:ascii="Courier" w:cs="Courier" w:eastAsia="Courier" w:hAnsi="Courier"/>
          <w:sz w:val="24"/>
          <w:szCs w:val="24"/>
          <w:rtl w:val="0"/>
        </w:rPr>
        <w:br w:type="textWrapping"/>
        <w:t xml:space="preserve">Maya.</w:t>
      </w:r>
    </w:p>
    <w:p w:rsidR="00000000" w:rsidDel="00000000" w:rsidP="00000000" w:rsidRDefault="00000000" w:rsidRPr="00000000" w14:paraId="000000C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Po?</w:t>
      </w:r>
    </w:p>
    <w:p w:rsidR="00000000" w:rsidDel="00000000" w:rsidP="00000000" w:rsidRDefault="00000000" w:rsidRPr="00000000" w14:paraId="000000C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Phone na naman habang kumakain.</w:t>
      </w:r>
    </w:p>
    <w:p w:rsidR="00000000" w:rsidDel="00000000" w:rsidP="00000000" w:rsidRDefault="00000000" w:rsidRPr="00000000" w14:paraId="000000C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immediately looks guilty.)</w:t>
      </w:r>
    </w:p>
    <w:p w:rsidR="00000000" w:rsidDel="00000000" w:rsidP="00000000" w:rsidRDefault="00000000" w:rsidRPr="00000000" w14:paraId="000000D0">
      <w:pPr>
        <w:spacing w:after="240" w:before="240" w:lineRule="auto"/>
        <w:jc w:val="center"/>
        <w:rPr>
          <w:rFonts w:ascii="Courier" w:cs="Courier" w:eastAsia="Courier" w:hAnsi="Courier"/>
          <w:color w:val="508839"/>
          <w:sz w:val="24"/>
          <w:szCs w:val="24"/>
          <w:shd w:fill="d9ead3" w:val="clear"/>
        </w:rPr>
      </w:pPr>
      <w:commentRangeStart w:id="4"/>
      <w:r w:rsidDel="00000000" w:rsidR="00000000" w:rsidRPr="00000000">
        <w:rPr>
          <w:rFonts w:ascii="Courier" w:cs="Courier" w:eastAsia="Courier" w:hAnsi="Courier"/>
          <w:b w:val="1"/>
          <w:bCs w:val="1"/>
          <w:color w:val="508839"/>
          <w:sz w:val="24"/>
          <w:szCs w:val="24"/>
          <w:rtl w:val="0"/>
        </w:rPr>
        <w:t xml:space="preserve">MAYA</w:t>
      </w:r>
      <w:commentRangeEnd w:id="4"/>
      <w:r w:rsidDel="00000000" w:rsidR="00000000" w:rsidRPr="00000000">
        <w:commentReference w:id="4"/>
      </w:r>
      <w:r w:rsidDel="00000000" w:rsidR="00000000" w:rsidRPr="00000000">
        <w:rPr>
          <w:rFonts w:ascii="Courier" w:cs="Courier" w:eastAsia="Courier" w:hAnsi="Courier"/>
          <w:sz w:val="24"/>
          <w:szCs w:val="24"/>
          <w:rtl w:val="0"/>
        </w:rPr>
        <w:br w:type="textWrapping"/>
      </w:r>
      <w:r w:rsidDel="00000000" w:rsidR="00000000" w:rsidRPr="00000000">
        <w:rPr>
          <w:rFonts w:ascii="Courier" w:cs="Courier" w:eastAsia="Courier" w:hAnsi="Courier"/>
          <w:color w:val="508839"/>
          <w:sz w:val="24"/>
          <w:szCs w:val="24"/>
          <w:shd w:fill="d9ead3" w:val="clear"/>
          <w:rtl w:val="0"/>
        </w:rPr>
        <w:t xml:space="preserve">Ay sorry Ma. ! I'll finish this na so I won't be late. </w:t>
      </w:r>
    </w:p>
    <w:p w:rsidR="00000000" w:rsidDel="00000000" w:rsidP="00000000" w:rsidRDefault="00000000" w:rsidRPr="00000000" w14:paraId="000000D1">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(Jennifer crosses her arms.)</w:t>
      </w:r>
    </w:p>
    <w:p w:rsidR="00000000" w:rsidDel="00000000" w:rsidP="00000000" w:rsidRDefault="00000000" w:rsidRPr="00000000" w14:paraId="000000D2">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Jennifer remains unconvinced.</w:t>
      </w:r>
    </w:p>
    <w:p w:rsidR="00000000" w:rsidDel="00000000" w:rsidP="00000000" w:rsidRDefault="00000000" w:rsidRPr="00000000" w14:paraId="000000D3">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JENNIFER</w:t>
      </w:r>
      <w:r w:rsidDel="00000000" w:rsidR="00000000" w:rsidRPr="00000000">
        <w:rPr>
          <w:rFonts w:ascii="Courier" w:cs="Courier" w:eastAsia="Courier" w:hAnsi="Courier"/>
          <w:color w:val="508839"/>
          <w:sz w:val="24"/>
          <w:szCs w:val="24"/>
          <w:rtl w:val="0"/>
        </w:rPr>
        <w:br w:type="textWrapping"/>
        <w:t xml:space="preserve">You should focus more on what's in front of you.</w:t>
      </w:r>
    </w:p>
    <w:p w:rsidR="00000000" w:rsidDel="00000000" w:rsidP="00000000" w:rsidRDefault="00000000" w:rsidRPr="00000000" w14:paraId="000000D4">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An awkward silence follows.</w:t>
      </w:r>
    </w:p>
    <w:p w:rsidR="00000000" w:rsidDel="00000000" w:rsidP="00000000" w:rsidRDefault="00000000" w:rsidRPr="00000000" w14:paraId="000000D5">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(Ricardo notices Maya tense up.)</w:t>
      </w:r>
    </w:p>
    <w:p w:rsidR="00000000" w:rsidDel="00000000" w:rsidP="00000000" w:rsidRDefault="00000000" w:rsidRPr="00000000" w14:paraId="000000D6">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RICARDO</w:t>
      </w:r>
      <w:r w:rsidDel="00000000" w:rsidR="00000000" w:rsidRPr="00000000">
        <w:rPr>
          <w:rFonts w:ascii="Courier" w:cs="Courier" w:eastAsia="Courier" w:hAnsi="Courier"/>
          <w:color w:val="508839"/>
          <w:sz w:val="24"/>
          <w:szCs w:val="24"/>
          <w:rtl w:val="0"/>
        </w:rPr>
        <w:br w:type="textWrapping"/>
        <w:t xml:space="preserve">Jen.</w:t>
      </w:r>
    </w:p>
    <w:p w:rsidR="00000000" w:rsidDel="00000000" w:rsidP="00000000" w:rsidRDefault="00000000" w:rsidRPr="00000000" w14:paraId="000000D7">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(Jennifer looks at him.)</w:t>
      </w:r>
    </w:p>
    <w:p w:rsidR="00000000" w:rsidDel="00000000" w:rsidP="00000000" w:rsidRDefault="00000000" w:rsidRPr="00000000" w14:paraId="000000D8">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RICARDO (CONT'D)</w:t>
      </w:r>
      <w:r w:rsidDel="00000000" w:rsidR="00000000" w:rsidRPr="00000000">
        <w:rPr>
          <w:rFonts w:ascii="Courier" w:cs="Courier" w:eastAsia="Courier" w:hAnsi="Courier"/>
          <w:color w:val="508839"/>
          <w:sz w:val="24"/>
          <w:szCs w:val="24"/>
          <w:rtl w:val="0"/>
        </w:rPr>
        <w:br w:type="textWrapping"/>
        <w:t xml:space="preserve">Hayaan mo na.</w:t>
      </w:r>
    </w:p>
    <w:p w:rsidR="00000000" w:rsidDel="00000000" w:rsidP="00000000" w:rsidRDefault="00000000" w:rsidRPr="00000000" w14:paraId="000000D9">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(Jennifer sighs.)</w:t>
      </w:r>
    </w:p>
    <w:p w:rsidR="00000000" w:rsidDel="00000000" w:rsidP="00000000" w:rsidRDefault="00000000" w:rsidRPr="00000000" w14:paraId="000000DA">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RICARDO (CONT'D)</w:t>
      </w:r>
      <w:r w:rsidDel="00000000" w:rsidR="00000000" w:rsidRPr="00000000">
        <w:rPr>
          <w:rFonts w:ascii="Courier" w:cs="Courier" w:eastAsia="Courier" w:hAnsi="Courier"/>
          <w:color w:val="508839"/>
          <w:sz w:val="24"/>
          <w:szCs w:val="24"/>
          <w:rtl w:val="0"/>
        </w:rPr>
        <w:br w:type="textWrapping"/>
        <w:t xml:space="preserve">Exam day naman niya.</w:t>
      </w:r>
    </w:p>
    <w:p w:rsidR="00000000" w:rsidDel="00000000" w:rsidP="00000000" w:rsidRDefault="00000000" w:rsidRPr="00000000" w14:paraId="000000DB">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(Ricardo gives Maya a reassuring smile.)</w:t>
      </w:r>
    </w:p>
    <w:p w:rsidR="00000000" w:rsidDel="00000000" w:rsidP="00000000" w:rsidRDefault="00000000" w:rsidRPr="00000000" w14:paraId="000000DC">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RICARDO (CONT'D)</w:t>
      </w:r>
      <w:r w:rsidDel="00000000" w:rsidR="00000000" w:rsidRPr="00000000">
        <w:rPr>
          <w:rFonts w:ascii="Courier" w:cs="Courier" w:eastAsia="Courier" w:hAnsi="Courier"/>
          <w:color w:val="508839"/>
          <w:sz w:val="24"/>
          <w:szCs w:val="24"/>
          <w:rtl w:val="0"/>
        </w:rPr>
        <w:br w:type="textWrapping"/>
        <w:t xml:space="preserve">Good luck later.</w:t>
      </w:r>
    </w:p>
    <w:p w:rsidR="00000000" w:rsidDel="00000000" w:rsidP="00000000" w:rsidRDefault="00000000" w:rsidRPr="00000000" w14:paraId="000000DD">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(Maya smiles.)</w:t>
      </w:r>
    </w:p>
    <w:p w:rsidR="00000000" w:rsidDel="00000000" w:rsidP="00000000" w:rsidRDefault="00000000" w:rsidRPr="00000000" w14:paraId="000000DE">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A genuine one.</w:t>
      </w:r>
    </w:p>
    <w:p w:rsidR="00000000" w:rsidDel="00000000" w:rsidP="00000000" w:rsidRDefault="00000000" w:rsidRPr="00000000" w14:paraId="000000DF">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MAYA</w:t>
      </w:r>
      <w:r w:rsidDel="00000000" w:rsidR="00000000" w:rsidRPr="00000000">
        <w:rPr>
          <w:rFonts w:ascii="Courier" w:cs="Courier" w:eastAsia="Courier" w:hAnsi="Courier"/>
          <w:color w:val="508839"/>
          <w:sz w:val="24"/>
          <w:szCs w:val="24"/>
          <w:rtl w:val="0"/>
        </w:rPr>
        <w:br w:type="textWrapping"/>
        <w:t xml:space="preserve">Thanks, Pa.</w:t>
      </w:r>
    </w:p>
    <w:p w:rsidR="00000000" w:rsidDel="00000000" w:rsidP="00000000" w:rsidRDefault="00000000" w:rsidRPr="00000000" w14:paraId="000000E0">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CUT TO:</w:t>
      </w:r>
    </w:p>
    <w:p w:rsidR="00000000" w:rsidDel="00000000" w:rsidP="00000000" w:rsidRDefault="00000000" w:rsidRPr="00000000" w14:paraId="000000E1">
      <w:pPr>
        <w:pStyle w:val="Heading3"/>
        <w:keepNext w:val="0"/>
        <w:keepLines w:val="0"/>
        <w:spacing w:before="280" w:lineRule="auto"/>
        <w:rPr>
          <w:rFonts w:ascii="Courier" w:cs="Courier" w:eastAsia="Courier" w:hAnsi="Courier"/>
          <w:b w:val="1"/>
          <w:bCs w:val="1"/>
          <w:color w:val="508839"/>
          <w:sz w:val="26"/>
          <w:szCs w:val="26"/>
        </w:rPr>
      </w:pPr>
      <w:bookmarkStart w:colFirst="0" w:colLast="0" w:name="_izsa5pdv293b" w:id="13"/>
      <w:bookmarkEnd w:id="13"/>
      <w:r w:rsidDel="00000000" w:rsidR="00000000" w:rsidRPr="00000000">
        <w:rPr>
          <w:rFonts w:ascii="Courier" w:cs="Courier" w:eastAsia="Courier" w:hAnsi="Courier"/>
          <w:b w:val="1"/>
          <w:bCs w:val="1"/>
          <w:color w:val="508839"/>
          <w:sz w:val="26"/>
          <w:szCs w:val="26"/>
          <w:rtl w:val="0"/>
        </w:rPr>
        <w:t xml:space="preserve">EXT. ILAGAN HOUSE - MORNING</w:t>
      </w:r>
    </w:p>
    <w:p w:rsidR="00000000" w:rsidDel="00000000" w:rsidP="00000000" w:rsidRDefault="00000000" w:rsidRPr="00000000" w14:paraId="000000E2">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Maya exits the house.</w:t>
      </w:r>
    </w:p>
    <w:p w:rsidR="00000000" w:rsidDel="00000000" w:rsidP="00000000" w:rsidRDefault="00000000" w:rsidRPr="00000000" w14:paraId="000000E3">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She adjusts her backpack.</w:t>
      </w:r>
    </w:p>
    <w:p w:rsidR="00000000" w:rsidDel="00000000" w:rsidP="00000000" w:rsidRDefault="00000000" w:rsidRPr="00000000" w14:paraId="000000E4">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Takes a deep breath.</w:t>
      </w:r>
    </w:p>
    <w:p w:rsidR="00000000" w:rsidDel="00000000" w:rsidP="00000000" w:rsidRDefault="00000000" w:rsidRPr="00000000" w14:paraId="000000E5">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And begins walking.</w:t>
        <w:br w:type="textWrapping"/>
      </w:r>
    </w:p>
    <w:p w:rsidR="00000000" w:rsidDel="00000000" w:rsidP="00000000" w:rsidRDefault="00000000" w:rsidRPr="00000000" w14:paraId="000000E6">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CUT TO:</w:t>
      </w:r>
    </w:p>
    <w:p w:rsidR="00000000" w:rsidDel="00000000" w:rsidP="00000000" w:rsidRDefault="00000000" w:rsidRPr="00000000" w14:paraId="000000E7">
      <w:pPr>
        <w:pStyle w:val="Heading3"/>
        <w:keepNext w:val="0"/>
        <w:keepLines w:val="0"/>
        <w:spacing w:before="280" w:lineRule="auto"/>
        <w:rPr>
          <w:rFonts w:ascii="Courier" w:cs="Courier" w:eastAsia="Courier" w:hAnsi="Courier"/>
          <w:b w:val="1"/>
          <w:bCs w:val="1"/>
          <w:color w:val="508839"/>
          <w:sz w:val="26"/>
          <w:szCs w:val="26"/>
        </w:rPr>
      </w:pPr>
      <w:bookmarkStart w:colFirst="0" w:colLast="0" w:name="_2fm4gureiwu3" w:id="14"/>
      <w:bookmarkEnd w:id="14"/>
      <w:r w:rsidDel="00000000" w:rsidR="00000000" w:rsidRPr="00000000">
        <w:rPr>
          <w:rFonts w:ascii="Courier" w:cs="Courier" w:eastAsia="Courier" w:hAnsi="Courier"/>
          <w:b w:val="1"/>
          <w:bCs w:val="1"/>
          <w:color w:val="508839"/>
          <w:sz w:val="26"/>
          <w:szCs w:val="26"/>
          <w:rtl w:val="0"/>
        </w:rPr>
        <w:t xml:space="preserve">EXT. CITY STREETS - COMMUTE MONTAGE - MORNING</w:t>
      </w:r>
    </w:p>
    <w:p w:rsidR="00000000" w:rsidDel="00000000" w:rsidP="00000000" w:rsidRDefault="00000000" w:rsidRPr="00000000" w14:paraId="000000E8">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Jeepneys passing.</w:t>
      </w:r>
    </w:p>
    <w:p w:rsidR="00000000" w:rsidDel="00000000" w:rsidP="00000000" w:rsidRDefault="00000000" w:rsidRPr="00000000" w14:paraId="000000E9">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Students rushing.</w:t>
      </w:r>
    </w:p>
    <w:p w:rsidR="00000000" w:rsidDel="00000000" w:rsidP="00000000" w:rsidRDefault="00000000" w:rsidRPr="00000000" w14:paraId="000000EA">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Cars filling intersections.</w:t>
      </w:r>
    </w:p>
    <w:p w:rsidR="00000000" w:rsidDel="00000000" w:rsidP="00000000" w:rsidRDefault="00000000" w:rsidRPr="00000000" w14:paraId="000000EB">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Maya reviewing flashcards during the commute.</w:t>
      </w:r>
    </w:p>
    <w:p w:rsidR="00000000" w:rsidDel="00000000" w:rsidP="00000000" w:rsidRDefault="00000000" w:rsidRPr="00000000" w14:paraId="000000EC">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Her phone buzzes.</w:t>
      </w:r>
    </w:p>
    <w:p w:rsidR="00000000" w:rsidDel="00000000" w:rsidP="00000000" w:rsidRDefault="00000000" w:rsidRPr="00000000" w14:paraId="000000ED">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ETHAN:</w:t>
      </w:r>
      <w:r w:rsidDel="00000000" w:rsidR="00000000" w:rsidRPr="00000000">
        <w:rPr>
          <w:rFonts w:ascii="Courier" w:cs="Courier" w:eastAsia="Courier" w:hAnsi="Courier"/>
          <w:color w:val="508839"/>
          <w:sz w:val="24"/>
          <w:szCs w:val="24"/>
          <w:rtl w:val="0"/>
        </w:rPr>
        <w:br w:type="textWrapping"/>
        <w:t xml:space="preserve">"You got this."</w:t>
      </w:r>
    </w:p>
    <w:p w:rsidR="00000000" w:rsidDel="00000000" w:rsidP="00000000" w:rsidRDefault="00000000" w:rsidRPr="00000000" w14:paraId="000000EE">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(Maya smiles.)</w:t>
        <w:br w:type="textWrapping"/>
      </w:r>
    </w:p>
    <w:p w:rsidR="00000000" w:rsidDel="00000000" w:rsidP="00000000" w:rsidRDefault="00000000" w:rsidRPr="00000000" w14:paraId="000000EF">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CUT TO:</w:t>
      </w:r>
    </w:p>
    <w:p w:rsidR="00000000" w:rsidDel="00000000" w:rsidP="00000000" w:rsidRDefault="00000000" w:rsidRPr="00000000" w14:paraId="000000F0">
      <w:pPr>
        <w:pStyle w:val="Heading3"/>
        <w:keepNext w:val="0"/>
        <w:keepLines w:val="0"/>
        <w:spacing w:before="280" w:lineRule="auto"/>
        <w:rPr>
          <w:rFonts w:ascii="Courier" w:cs="Courier" w:eastAsia="Courier" w:hAnsi="Courier"/>
          <w:b w:val="1"/>
          <w:bCs w:val="1"/>
          <w:color w:val="508839"/>
          <w:sz w:val="26"/>
          <w:szCs w:val="26"/>
        </w:rPr>
      </w:pPr>
      <w:bookmarkStart w:colFirst="0" w:colLast="0" w:name="_cssw5mfl3mf0" w:id="15"/>
      <w:bookmarkEnd w:id="15"/>
      <w:r w:rsidDel="00000000" w:rsidR="00000000" w:rsidRPr="00000000">
        <w:rPr>
          <w:rFonts w:ascii="Courier" w:cs="Courier" w:eastAsia="Courier" w:hAnsi="Courier"/>
          <w:b w:val="1"/>
          <w:bCs w:val="1"/>
          <w:color w:val="508839"/>
          <w:sz w:val="26"/>
          <w:szCs w:val="26"/>
          <w:rtl w:val="0"/>
        </w:rPr>
        <w:t xml:space="preserve">EXT. UNIVERSITY CAMPUS - MORNING</w:t>
      </w:r>
    </w:p>
    <w:p w:rsidR="00000000" w:rsidDel="00000000" w:rsidP="00000000" w:rsidRDefault="00000000" w:rsidRPr="00000000" w14:paraId="000000F1">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Maya enters campus.</w:t>
      </w:r>
    </w:p>
    <w:p w:rsidR="00000000" w:rsidDel="00000000" w:rsidP="00000000" w:rsidRDefault="00000000" w:rsidRPr="00000000" w14:paraId="000000F2">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Checks the time.</w:t>
      </w:r>
    </w:p>
    <w:p w:rsidR="00000000" w:rsidDel="00000000" w:rsidP="00000000" w:rsidRDefault="00000000" w:rsidRPr="00000000" w14:paraId="000000F3">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She stops.</w:t>
      </w:r>
    </w:p>
    <w:p w:rsidR="00000000" w:rsidDel="00000000" w:rsidP="00000000" w:rsidRDefault="00000000" w:rsidRPr="00000000" w14:paraId="000000F4">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(Surprised.)</w:t>
      </w:r>
    </w:p>
    <w:p w:rsidR="00000000" w:rsidDel="00000000" w:rsidP="00000000" w:rsidRDefault="00000000" w:rsidRPr="00000000" w14:paraId="000000F5">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MAYA</w:t>
      </w:r>
      <w:r w:rsidDel="00000000" w:rsidR="00000000" w:rsidRPr="00000000">
        <w:rPr>
          <w:rFonts w:ascii="Courier" w:cs="Courier" w:eastAsia="Courier" w:hAnsi="Courier"/>
          <w:color w:val="508839"/>
          <w:sz w:val="24"/>
          <w:szCs w:val="24"/>
          <w:rtl w:val="0"/>
        </w:rPr>
        <w:br w:type="textWrapping"/>
        <w:t xml:space="preserve">Ang aga ko.</w:t>
      </w:r>
    </w:p>
    <w:p w:rsidR="00000000" w:rsidDel="00000000" w:rsidP="00000000" w:rsidRDefault="00000000" w:rsidRPr="00000000" w14:paraId="000000F6">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For once, nothing has gone wrong.</w:t>
      </w:r>
    </w:p>
    <w:p w:rsidR="00000000" w:rsidDel="00000000" w:rsidP="00000000" w:rsidRDefault="00000000" w:rsidRPr="00000000" w14:paraId="000000F7">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No delays.</w:t>
      </w:r>
    </w:p>
    <w:p w:rsidR="00000000" w:rsidDel="00000000" w:rsidP="00000000" w:rsidRDefault="00000000" w:rsidRPr="00000000" w14:paraId="000000F8">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No rushing.</w:t>
      </w:r>
    </w:p>
    <w:p w:rsidR="00000000" w:rsidDel="00000000" w:rsidP="00000000" w:rsidRDefault="00000000" w:rsidRPr="00000000" w14:paraId="000000F9">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No panic.</w:t>
      </w:r>
    </w:p>
    <w:p w:rsidR="00000000" w:rsidDel="00000000" w:rsidP="00000000" w:rsidRDefault="00000000" w:rsidRPr="00000000" w14:paraId="000000FA">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Just silence.</w:t>
      </w:r>
    </w:p>
    <w:p w:rsidR="00000000" w:rsidDel="00000000" w:rsidP="00000000" w:rsidRDefault="00000000" w:rsidRPr="00000000" w14:paraId="000000FB">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And time.</w:t>
      </w:r>
    </w:p>
    <w:p w:rsidR="00000000" w:rsidDel="00000000" w:rsidP="00000000" w:rsidRDefault="00000000" w:rsidRPr="00000000" w14:paraId="000000FC">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She heads toward the examination building.</w:t>
      </w:r>
    </w:p>
    <w:p w:rsidR="00000000" w:rsidDel="00000000" w:rsidP="00000000" w:rsidRDefault="00000000" w:rsidRPr="00000000" w14:paraId="000000FD">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Determined.</w:t>
      </w:r>
    </w:p>
    <w:p w:rsidR="00000000" w:rsidDel="00000000" w:rsidP="00000000" w:rsidRDefault="00000000" w:rsidRPr="00000000" w14:paraId="000000FE">
      <w:pPr>
        <w:pStyle w:val="Heading3"/>
        <w:keepNext w:val="0"/>
        <w:keepLines w:val="0"/>
        <w:spacing w:before="280" w:lineRule="auto"/>
        <w:rPr>
          <w:rFonts w:ascii="Courier" w:cs="Courier" w:eastAsia="Courier" w:hAnsi="Courier"/>
          <w:b w:val="1"/>
          <w:bCs w:val="1"/>
          <w:color w:val="508839"/>
          <w:sz w:val="26"/>
          <w:szCs w:val="26"/>
        </w:rPr>
      </w:pPr>
      <w:bookmarkStart w:colFirst="0" w:colLast="0" w:name="_wpueyh44yiui" w:id="16"/>
      <w:bookmarkEnd w:id="16"/>
      <w:r w:rsidDel="00000000" w:rsidR="00000000" w:rsidRPr="00000000">
        <w:rPr>
          <w:rFonts w:ascii="Courier" w:cs="Courier" w:eastAsia="Courier" w:hAnsi="Courier"/>
          <w:b w:val="1"/>
          <w:bCs w:val="1"/>
          <w:color w:val="508839"/>
          <w:sz w:val="26"/>
          <w:szCs w:val="26"/>
          <w:rtl w:val="0"/>
        </w:rPr>
        <w:t xml:space="preserve">INT. EXAMINATION BUILDING - MORNING</w:t>
      </w:r>
    </w:p>
    <w:p w:rsidR="00000000" w:rsidDel="00000000" w:rsidP="00000000" w:rsidRDefault="00000000" w:rsidRPr="00000000" w14:paraId="000000FF">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Students slowly arrive.</w:t>
      </w:r>
    </w:p>
    <w:p w:rsidR="00000000" w:rsidDel="00000000" w:rsidP="00000000" w:rsidRDefault="00000000" w:rsidRPr="00000000" w14:paraId="00000100">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Maya sits outside the classroom.</w:t>
      </w:r>
    </w:p>
    <w:p w:rsidR="00000000" w:rsidDel="00000000" w:rsidP="00000000" w:rsidRDefault="00000000" w:rsidRPr="00000000" w14:paraId="00000101">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She opens her reviewer.</w:t>
      </w:r>
    </w:p>
    <w:p w:rsidR="00000000" w:rsidDel="00000000" w:rsidP="00000000" w:rsidRDefault="00000000" w:rsidRPr="00000000" w14:paraId="00000102">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The morning sunlight streams through the hallway windows.</w:t>
      </w:r>
    </w:p>
    <w:p w:rsidR="00000000" w:rsidDel="00000000" w:rsidP="00000000" w:rsidRDefault="00000000" w:rsidRPr="00000000" w14:paraId="00000103">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For the first time in days, she feels prepared.</w:t>
      </w:r>
    </w:p>
    <w:p w:rsidR="00000000" w:rsidDel="00000000" w:rsidP="00000000" w:rsidRDefault="00000000" w:rsidRPr="00000000" w14:paraId="00000104">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Not confident.</w:t>
      </w:r>
    </w:p>
    <w:p w:rsidR="00000000" w:rsidDel="00000000" w:rsidP="00000000" w:rsidRDefault="00000000" w:rsidRPr="00000000" w14:paraId="00000105">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But prepared.</w:t>
      </w:r>
    </w:p>
    <w:p w:rsidR="00000000" w:rsidDel="00000000" w:rsidP="00000000" w:rsidRDefault="00000000" w:rsidRPr="00000000" w14:paraId="00000106">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She takes a deep breath and begins reviewing.</w:t>
      </w:r>
    </w:p>
    <w:p w:rsidR="00000000" w:rsidDel="00000000" w:rsidP="00000000" w:rsidRDefault="00000000" w:rsidRPr="00000000" w14:paraId="00000107">
      <w:pPr>
        <w:spacing w:after="240" w:before="240" w:lineRule="auto"/>
        <w:jc w:val="right"/>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FADE OUT.</w:t>
        <w:br w:type="textWrapping"/>
      </w:r>
    </w:p>
    <w:p w:rsidR="00000000" w:rsidDel="00000000" w:rsidP="00000000" w:rsidRDefault="00000000" w:rsidRPr="00000000" w14:paraId="00000108">
      <w:pPr>
        <w:pStyle w:val="Heading3"/>
        <w:keepNext w:val="0"/>
        <w:keepLines w:val="0"/>
        <w:spacing w:before="280" w:lineRule="auto"/>
        <w:rPr>
          <w:rFonts w:ascii="Courier" w:cs="Courier" w:eastAsia="Courier" w:hAnsi="Courier"/>
          <w:b w:val="1"/>
          <w:bCs w:val="1"/>
          <w:color w:val="508839"/>
          <w:sz w:val="26"/>
          <w:szCs w:val="26"/>
        </w:rPr>
      </w:pPr>
      <w:bookmarkStart w:colFirst="0" w:colLast="0" w:name="_ee6zurdube50" w:id="17"/>
      <w:bookmarkEnd w:id="17"/>
      <w:r w:rsidDel="00000000" w:rsidR="00000000" w:rsidRPr="00000000">
        <w:rPr>
          <w:rFonts w:ascii="Courier" w:cs="Courier" w:eastAsia="Courier" w:hAnsi="Courier"/>
          <w:b w:val="1"/>
          <w:bCs w:val="1"/>
          <w:color w:val="508839"/>
          <w:sz w:val="26"/>
          <w:szCs w:val="26"/>
          <w:rtl w:val="0"/>
        </w:rPr>
        <w:t xml:space="preserve">EXT. UNIVERSITY CAMPUS COURTYARD – AFTERNOON</w:t>
      </w:r>
    </w:p>
    <w:p w:rsidR="00000000" w:rsidDel="00000000" w:rsidP="00000000" w:rsidRDefault="00000000" w:rsidRPr="00000000" w14:paraId="00000109">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The exam is over.</w:t>
      </w:r>
    </w:p>
    <w:p w:rsidR="00000000" w:rsidDel="00000000" w:rsidP="00000000" w:rsidRDefault="00000000" w:rsidRPr="00000000" w14:paraId="0000010A">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Students begin leaving the building.</w:t>
      </w:r>
    </w:p>
    <w:p w:rsidR="00000000" w:rsidDel="00000000" w:rsidP="00000000" w:rsidRDefault="00000000" w:rsidRPr="00000000" w14:paraId="0000010B">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MAYA walks out, looking mentally drained.</w:t>
      </w:r>
    </w:p>
    <w:p w:rsidR="00000000" w:rsidDel="00000000" w:rsidP="00000000" w:rsidRDefault="00000000" w:rsidRPr="00000000" w14:paraId="0000010C">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ETHAN spots her from a nearby bench and waves.</w:t>
      </w:r>
    </w:p>
    <w:p w:rsidR="00000000" w:rsidDel="00000000" w:rsidP="00000000" w:rsidRDefault="00000000" w:rsidRPr="00000000" w14:paraId="0000010D">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ETHAN</w:t>
      </w:r>
      <w:r w:rsidDel="00000000" w:rsidR="00000000" w:rsidRPr="00000000">
        <w:rPr>
          <w:rFonts w:ascii="Courier" w:cs="Courier" w:eastAsia="Courier" w:hAnsi="Courier"/>
          <w:color w:val="508839"/>
          <w:sz w:val="24"/>
          <w:szCs w:val="24"/>
          <w:rtl w:val="0"/>
        </w:rPr>
        <w:br w:type="textWrapping"/>
        <w:t xml:space="preserve">Uy, survivor.</w:t>
      </w:r>
    </w:p>
    <w:p w:rsidR="00000000" w:rsidDel="00000000" w:rsidP="00000000" w:rsidRDefault="00000000" w:rsidRPr="00000000" w14:paraId="0000010E">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MAYA</w:t>
      </w:r>
      <w:r w:rsidDel="00000000" w:rsidR="00000000" w:rsidRPr="00000000">
        <w:rPr>
          <w:rFonts w:ascii="Courier" w:cs="Courier" w:eastAsia="Courier" w:hAnsi="Courier"/>
          <w:color w:val="508839"/>
          <w:sz w:val="24"/>
          <w:szCs w:val="24"/>
          <w:rtl w:val="0"/>
        </w:rPr>
        <w:br w:type="textWrapping"/>
        <w:t xml:space="preserve">Barely.</w:t>
      </w:r>
    </w:p>
    <w:p w:rsidR="00000000" w:rsidDel="00000000" w:rsidP="00000000" w:rsidRDefault="00000000" w:rsidRPr="00000000" w14:paraId="0000010F">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(She sits beside him.)</w:t>
      </w:r>
    </w:p>
    <w:p w:rsidR="00000000" w:rsidDel="00000000" w:rsidP="00000000" w:rsidRDefault="00000000" w:rsidRPr="00000000" w14:paraId="00000110">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ETHAN</w:t>
      </w:r>
      <w:r w:rsidDel="00000000" w:rsidR="00000000" w:rsidRPr="00000000">
        <w:rPr>
          <w:rFonts w:ascii="Courier" w:cs="Courier" w:eastAsia="Courier" w:hAnsi="Courier"/>
          <w:color w:val="508839"/>
          <w:sz w:val="24"/>
          <w:szCs w:val="24"/>
          <w:rtl w:val="0"/>
        </w:rPr>
        <w:br w:type="textWrapping"/>
        <w:t xml:space="preserve">So? How'd it go?</w:t>
      </w:r>
    </w:p>
    <w:p w:rsidR="00000000" w:rsidDel="00000000" w:rsidP="00000000" w:rsidRDefault="00000000" w:rsidRPr="00000000" w14:paraId="00000111">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(MAYA sighs.)</w:t>
      </w:r>
    </w:p>
    <w:p w:rsidR="00000000" w:rsidDel="00000000" w:rsidP="00000000" w:rsidRDefault="00000000" w:rsidRPr="00000000" w14:paraId="00000112">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MAYA</w:t>
      </w:r>
      <w:r w:rsidDel="00000000" w:rsidR="00000000" w:rsidRPr="00000000">
        <w:rPr>
          <w:rFonts w:ascii="Courier" w:cs="Courier" w:eastAsia="Courier" w:hAnsi="Courier"/>
          <w:color w:val="508839"/>
          <w:sz w:val="24"/>
          <w:szCs w:val="24"/>
          <w:rtl w:val="0"/>
        </w:rPr>
        <w:br w:type="textWrapping"/>
        <w:t xml:space="preserve">Honestly? Ang hirap.</w:t>
      </w:r>
    </w:p>
    <w:p w:rsidR="00000000" w:rsidDel="00000000" w:rsidP="00000000" w:rsidRDefault="00000000" w:rsidRPr="00000000" w14:paraId="00000113">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ETHAN</w:t>
      </w:r>
      <w:r w:rsidDel="00000000" w:rsidR="00000000" w:rsidRPr="00000000">
        <w:rPr>
          <w:rFonts w:ascii="Courier" w:cs="Courier" w:eastAsia="Courier" w:hAnsi="Courier"/>
          <w:color w:val="508839"/>
          <w:sz w:val="24"/>
          <w:szCs w:val="24"/>
          <w:rtl w:val="0"/>
        </w:rPr>
        <w:br w:type="textWrapping"/>
        <w:t xml:space="preserve">That bad?</w:t>
      </w:r>
    </w:p>
    <w:p w:rsidR="00000000" w:rsidDel="00000000" w:rsidP="00000000" w:rsidRDefault="00000000" w:rsidRPr="00000000" w14:paraId="00000114">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MAYA</w:t>
      </w:r>
      <w:r w:rsidDel="00000000" w:rsidR="00000000" w:rsidRPr="00000000">
        <w:rPr>
          <w:rFonts w:ascii="Courier" w:cs="Courier" w:eastAsia="Courier" w:hAnsi="Courier"/>
          <w:color w:val="508839"/>
          <w:sz w:val="24"/>
          <w:szCs w:val="24"/>
          <w:rtl w:val="0"/>
        </w:rPr>
        <w:br w:type="textWrapping"/>
        <w:t xml:space="preserve">I studied naman. Pero parang lahat ng pressure sabay-sabay pumasok sa utak ko.</w:t>
      </w:r>
    </w:p>
    <w:p w:rsidR="00000000" w:rsidDel="00000000" w:rsidP="00000000" w:rsidRDefault="00000000" w:rsidRPr="00000000" w14:paraId="00000115">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ETHAN</w:t>
      </w:r>
      <w:r w:rsidDel="00000000" w:rsidR="00000000" w:rsidRPr="00000000">
        <w:rPr>
          <w:rFonts w:ascii="Courier" w:cs="Courier" w:eastAsia="Courier" w:hAnsi="Courier"/>
          <w:color w:val="508839"/>
          <w:sz w:val="24"/>
          <w:szCs w:val="24"/>
          <w:rtl w:val="0"/>
        </w:rPr>
        <w:br w:type="textWrapping"/>
        <w:t xml:space="preserve">Ah. The classic.</w:t>
      </w:r>
    </w:p>
    <w:p w:rsidR="00000000" w:rsidDel="00000000" w:rsidP="00000000" w:rsidRDefault="00000000" w:rsidRPr="00000000" w14:paraId="00000116">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MAYA</w:t>
      </w:r>
      <w:r w:rsidDel="00000000" w:rsidR="00000000" w:rsidRPr="00000000">
        <w:rPr>
          <w:rFonts w:ascii="Courier" w:cs="Courier" w:eastAsia="Courier" w:hAnsi="Courier"/>
          <w:color w:val="508839"/>
          <w:sz w:val="24"/>
          <w:szCs w:val="24"/>
          <w:rtl w:val="0"/>
        </w:rPr>
        <w:br w:type="textWrapping"/>
        <w:t xml:space="preserve">Classic?</w:t>
      </w:r>
    </w:p>
    <w:p w:rsidR="00000000" w:rsidDel="00000000" w:rsidP="00000000" w:rsidRDefault="00000000" w:rsidRPr="00000000" w14:paraId="00000117">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ETHAN</w:t>
      </w:r>
      <w:r w:rsidDel="00000000" w:rsidR="00000000" w:rsidRPr="00000000">
        <w:rPr>
          <w:rFonts w:ascii="Courier" w:cs="Courier" w:eastAsia="Courier" w:hAnsi="Courier"/>
          <w:color w:val="508839"/>
          <w:sz w:val="24"/>
          <w:szCs w:val="24"/>
          <w:rtl w:val="0"/>
        </w:rPr>
        <w:br w:type="textWrapping"/>
        <w:t xml:space="preserve">Yep. "I reviewed everything but my brain decided to clock out during the exam."</w:t>
      </w:r>
    </w:p>
    <w:p w:rsidR="00000000" w:rsidDel="00000000" w:rsidP="00000000" w:rsidRDefault="00000000" w:rsidRPr="00000000" w14:paraId="00000118">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MAYA</w:t>
      </w:r>
      <w:r w:rsidDel="00000000" w:rsidR="00000000" w:rsidRPr="00000000">
        <w:rPr>
          <w:rFonts w:ascii="Courier" w:cs="Courier" w:eastAsia="Courier" w:hAnsi="Courier"/>
          <w:color w:val="508839"/>
          <w:sz w:val="24"/>
          <w:szCs w:val="24"/>
          <w:rtl w:val="0"/>
        </w:rPr>
        <w:br w:type="textWrapping"/>
        <w:t xml:space="preserve">Exactly.</w:t>
      </w:r>
    </w:p>
    <w:p w:rsidR="00000000" w:rsidDel="00000000" w:rsidP="00000000" w:rsidRDefault="00000000" w:rsidRPr="00000000" w14:paraId="00000119">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ETHAN</w:t>
      </w:r>
      <w:r w:rsidDel="00000000" w:rsidR="00000000" w:rsidRPr="00000000">
        <w:rPr>
          <w:rFonts w:ascii="Courier" w:cs="Courier" w:eastAsia="Courier" w:hAnsi="Courier"/>
          <w:color w:val="508839"/>
          <w:sz w:val="24"/>
          <w:szCs w:val="24"/>
          <w:rtl w:val="0"/>
        </w:rPr>
        <w:br w:type="textWrapping"/>
        <w:t xml:space="preserve">Grabe. Unprofessional brain.</w:t>
      </w:r>
    </w:p>
    <w:p w:rsidR="00000000" w:rsidDel="00000000" w:rsidP="00000000" w:rsidRDefault="00000000" w:rsidRPr="00000000" w14:paraId="0000011A">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(Maya chuckles.)</w:t>
      </w:r>
    </w:p>
    <w:p w:rsidR="00000000" w:rsidDel="00000000" w:rsidP="00000000" w:rsidRDefault="00000000" w:rsidRPr="00000000" w14:paraId="0000011B">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(ETHAN notices her smile fade.)</w:t>
      </w:r>
    </w:p>
    <w:p w:rsidR="00000000" w:rsidDel="00000000" w:rsidP="00000000" w:rsidRDefault="00000000" w:rsidRPr="00000000" w14:paraId="0000011C">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ETHAN (CONT'D)</w:t>
      </w:r>
      <w:r w:rsidDel="00000000" w:rsidR="00000000" w:rsidRPr="00000000">
        <w:rPr>
          <w:rFonts w:ascii="Courier" w:cs="Courier" w:eastAsia="Courier" w:hAnsi="Courier"/>
          <w:color w:val="508839"/>
          <w:sz w:val="24"/>
          <w:szCs w:val="24"/>
          <w:rtl w:val="0"/>
        </w:rPr>
        <w:br w:type="textWrapping"/>
        <w:t xml:space="preserve">Hey.</w:t>
      </w:r>
    </w:p>
    <w:p w:rsidR="00000000" w:rsidDel="00000000" w:rsidP="00000000" w:rsidRDefault="00000000" w:rsidRPr="00000000" w14:paraId="0000011D">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MAYA</w:t>
      </w:r>
      <w:r w:rsidDel="00000000" w:rsidR="00000000" w:rsidRPr="00000000">
        <w:rPr>
          <w:rFonts w:ascii="Courier" w:cs="Courier" w:eastAsia="Courier" w:hAnsi="Courier"/>
          <w:color w:val="508839"/>
          <w:sz w:val="24"/>
          <w:szCs w:val="24"/>
          <w:rtl w:val="0"/>
        </w:rPr>
        <w:br w:type="textWrapping"/>
        <w:t xml:space="preserve">Hmm?</w:t>
      </w:r>
    </w:p>
    <w:p w:rsidR="00000000" w:rsidDel="00000000" w:rsidP="00000000" w:rsidRDefault="00000000" w:rsidRPr="00000000" w14:paraId="0000011E">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ETHAN</w:t>
      </w:r>
      <w:r w:rsidDel="00000000" w:rsidR="00000000" w:rsidRPr="00000000">
        <w:rPr>
          <w:rFonts w:ascii="Courier" w:cs="Courier" w:eastAsia="Courier" w:hAnsi="Courier"/>
          <w:color w:val="508839"/>
          <w:sz w:val="24"/>
          <w:szCs w:val="24"/>
          <w:rtl w:val="0"/>
        </w:rPr>
        <w:br w:type="textWrapping"/>
        <w:t xml:space="preserve">You're putting too much pressure on yourself.</w:t>
      </w:r>
    </w:p>
    <w:p w:rsidR="00000000" w:rsidDel="00000000" w:rsidP="00000000" w:rsidRDefault="00000000" w:rsidRPr="00000000" w14:paraId="0000011F">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MAYA</w:t>
      </w:r>
      <w:r w:rsidDel="00000000" w:rsidR="00000000" w:rsidRPr="00000000">
        <w:rPr>
          <w:rFonts w:ascii="Courier" w:cs="Courier" w:eastAsia="Courier" w:hAnsi="Courier"/>
          <w:color w:val="508839"/>
          <w:sz w:val="24"/>
          <w:szCs w:val="24"/>
          <w:rtl w:val="0"/>
        </w:rPr>
        <w:br w:type="textWrapping"/>
        <w:t xml:space="preserve">Easy for you to say.</w:t>
      </w:r>
    </w:p>
    <w:p w:rsidR="00000000" w:rsidDel="00000000" w:rsidP="00000000" w:rsidRDefault="00000000" w:rsidRPr="00000000" w14:paraId="00000120">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ETHAN</w:t>
      </w:r>
      <w:r w:rsidDel="00000000" w:rsidR="00000000" w:rsidRPr="00000000">
        <w:rPr>
          <w:rFonts w:ascii="Courier" w:cs="Courier" w:eastAsia="Courier" w:hAnsi="Courier"/>
          <w:color w:val="508839"/>
          <w:sz w:val="24"/>
          <w:szCs w:val="24"/>
          <w:rtl w:val="0"/>
        </w:rPr>
        <w:br w:type="textWrapping"/>
        <w:t xml:space="preserve">Trust me, nobody has everything figured out.</w:t>
      </w:r>
    </w:p>
    <w:p w:rsidR="00000000" w:rsidDel="00000000" w:rsidP="00000000" w:rsidRDefault="00000000" w:rsidRPr="00000000" w14:paraId="00000121">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MAYA</w:t>
      </w:r>
      <w:r w:rsidDel="00000000" w:rsidR="00000000" w:rsidRPr="00000000">
        <w:rPr>
          <w:rFonts w:ascii="Courier" w:cs="Courier" w:eastAsia="Courier" w:hAnsi="Courier"/>
          <w:color w:val="508839"/>
          <w:sz w:val="24"/>
          <w:szCs w:val="24"/>
          <w:rtl w:val="0"/>
        </w:rPr>
        <w:br w:type="textWrapping"/>
        <w:t xml:space="preserve">Could've fooled me.</w:t>
      </w:r>
    </w:p>
    <w:p w:rsidR="00000000" w:rsidDel="00000000" w:rsidP="00000000" w:rsidRDefault="00000000" w:rsidRPr="00000000" w14:paraId="00000122">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ETHAN</w:t>
      </w:r>
      <w:r w:rsidDel="00000000" w:rsidR="00000000" w:rsidRPr="00000000">
        <w:rPr>
          <w:rFonts w:ascii="Courier" w:cs="Courier" w:eastAsia="Courier" w:hAnsi="Courier"/>
          <w:color w:val="508839"/>
          <w:sz w:val="24"/>
          <w:szCs w:val="24"/>
          <w:rtl w:val="0"/>
        </w:rPr>
        <w:br w:type="textWrapping"/>
        <w:t xml:space="preserve">Maya, one exam won't destroy your future.</w:t>
      </w:r>
    </w:p>
    <w:p w:rsidR="00000000" w:rsidDel="00000000" w:rsidP="00000000" w:rsidRDefault="00000000" w:rsidRPr="00000000" w14:paraId="00000123">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(beat)</w:t>
      </w:r>
    </w:p>
    <w:p w:rsidR="00000000" w:rsidDel="00000000" w:rsidP="00000000" w:rsidRDefault="00000000" w:rsidRPr="00000000" w14:paraId="00000124">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Probably.</w:t>
      </w:r>
    </w:p>
    <w:p w:rsidR="00000000" w:rsidDel="00000000" w:rsidP="00000000" w:rsidRDefault="00000000" w:rsidRPr="00000000" w14:paraId="00000125">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MAYA</w:t>
      </w:r>
      <w:r w:rsidDel="00000000" w:rsidR="00000000" w:rsidRPr="00000000">
        <w:rPr>
          <w:rFonts w:ascii="Courier" w:cs="Courier" w:eastAsia="Courier" w:hAnsi="Courier"/>
          <w:color w:val="508839"/>
          <w:sz w:val="24"/>
          <w:szCs w:val="24"/>
          <w:rtl w:val="0"/>
        </w:rPr>
        <w:br w:type="textWrapping"/>
        <w:t xml:space="preserve">"Probably?"</w:t>
      </w:r>
    </w:p>
    <w:p w:rsidR="00000000" w:rsidDel="00000000" w:rsidP="00000000" w:rsidRDefault="00000000" w:rsidRPr="00000000" w14:paraId="00000126">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ETHAN</w:t>
      </w:r>
      <w:r w:rsidDel="00000000" w:rsidR="00000000" w:rsidRPr="00000000">
        <w:rPr>
          <w:rFonts w:ascii="Courier" w:cs="Courier" w:eastAsia="Courier" w:hAnsi="Courier"/>
          <w:color w:val="508839"/>
          <w:sz w:val="24"/>
          <w:szCs w:val="24"/>
          <w:rtl w:val="0"/>
        </w:rPr>
        <w:br w:type="textWrapping"/>
        <w:t xml:space="preserve">I'm trying to comfort you. Don't focus on the details.</w:t>
      </w:r>
    </w:p>
    <w:p w:rsidR="00000000" w:rsidDel="00000000" w:rsidP="00000000" w:rsidRDefault="00000000" w:rsidRPr="00000000" w14:paraId="00000127">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(Maya laughs despite herself.)</w:t>
      </w:r>
    </w:p>
    <w:p w:rsidR="00000000" w:rsidDel="00000000" w:rsidP="00000000" w:rsidRDefault="00000000" w:rsidRPr="00000000" w14:paraId="00000128">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ETHAN (CONT'D)</w:t>
      </w:r>
      <w:r w:rsidDel="00000000" w:rsidR="00000000" w:rsidRPr="00000000">
        <w:rPr>
          <w:rFonts w:ascii="Courier" w:cs="Courier" w:eastAsia="Courier" w:hAnsi="Courier"/>
          <w:color w:val="508839"/>
          <w:sz w:val="24"/>
          <w:szCs w:val="24"/>
          <w:rtl w:val="0"/>
        </w:rPr>
        <w:br w:type="textWrapping"/>
        <w:t xml:space="preserve">Seriously. You did your best, right?</w:t>
      </w:r>
    </w:p>
    <w:p w:rsidR="00000000" w:rsidDel="00000000" w:rsidP="00000000" w:rsidRDefault="00000000" w:rsidRPr="00000000" w14:paraId="00000129">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MAYA</w:t>
      </w:r>
      <w:r w:rsidDel="00000000" w:rsidR="00000000" w:rsidRPr="00000000">
        <w:rPr>
          <w:rFonts w:ascii="Courier" w:cs="Courier" w:eastAsia="Courier" w:hAnsi="Courier"/>
          <w:color w:val="508839"/>
          <w:sz w:val="24"/>
          <w:szCs w:val="24"/>
          <w:rtl w:val="0"/>
        </w:rPr>
        <w:br w:type="textWrapping"/>
        <w:t xml:space="preserve">Yeah.</w:t>
      </w:r>
    </w:p>
    <w:p w:rsidR="00000000" w:rsidDel="00000000" w:rsidP="00000000" w:rsidRDefault="00000000" w:rsidRPr="00000000" w14:paraId="0000012A">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ETHAN</w:t>
      </w:r>
      <w:r w:rsidDel="00000000" w:rsidR="00000000" w:rsidRPr="00000000">
        <w:rPr>
          <w:rFonts w:ascii="Courier" w:cs="Courier" w:eastAsia="Courier" w:hAnsi="Courier"/>
          <w:color w:val="508839"/>
          <w:sz w:val="24"/>
          <w:szCs w:val="24"/>
          <w:rtl w:val="0"/>
        </w:rPr>
        <w:br w:type="textWrapping"/>
        <w:t xml:space="preserve">Then that's all you can do.</w:t>
      </w:r>
    </w:p>
    <w:p w:rsidR="00000000" w:rsidDel="00000000" w:rsidP="00000000" w:rsidRDefault="00000000" w:rsidRPr="00000000" w14:paraId="0000012B">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A brief silence.</w:t>
      </w:r>
    </w:p>
    <w:p w:rsidR="00000000" w:rsidDel="00000000" w:rsidP="00000000" w:rsidRDefault="00000000" w:rsidRPr="00000000" w14:paraId="0000012C">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MAYA</w:t>
      </w:r>
      <w:r w:rsidDel="00000000" w:rsidR="00000000" w:rsidRPr="00000000">
        <w:rPr>
          <w:rFonts w:ascii="Courier" w:cs="Courier" w:eastAsia="Courier" w:hAnsi="Courier"/>
          <w:color w:val="508839"/>
          <w:sz w:val="24"/>
          <w:szCs w:val="24"/>
          <w:rtl w:val="0"/>
        </w:rPr>
        <w:br w:type="textWrapping"/>
        <w:t xml:space="preserve">Thanks.</w:t>
      </w:r>
    </w:p>
    <w:p w:rsidR="00000000" w:rsidDel="00000000" w:rsidP="00000000" w:rsidRDefault="00000000" w:rsidRPr="00000000" w14:paraId="0000012D">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ETHAN</w:t>
      </w:r>
      <w:r w:rsidDel="00000000" w:rsidR="00000000" w:rsidRPr="00000000">
        <w:rPr>
          <w:rFonts w:ascii="Courier" w:cs="Courier" w:eastAsia="Courier" w:hAnsi="Courier"/>
          <w:color w:val="508839"/>
          <w:sz w:val="24"/>
          <w:szCs w:val="24"/>
          <w:rtl w:val="0"/>
        </w:rPr>
        <w:br w:type="textWrapping"/>
        <w:t xml:space="preserve">No problem.</w:t>
      </w:r>
    </w:p>
    <w:p w:rsidR="00000000" w:rsidDel="00000000" w:rsidP="00000000" w:rsidRDefault="00000000" w:rsidRPr="00000000" w14:paraId="0000012E">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(stands)</w:t>
      </w:r>
    </w:p>
    <w:p w:rsidR="00000000" w:rsidDel="00000000" w:rsidP="00000000" w:rsidRDefault="00000000" w:rsidRPr="00000000" w14:paraId="0000012F">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Now come on.</w:t>
      </w:r>
    </w:p>
    <w:p w:rsidR="00000000" w:rsidDel="00000000" w:rsidP="00000000" w:rsidRDefault="00000000" w:rsidRPr="00000000" w14:paraId="00000130">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MAYA</w:t>
      </w:r>
      <w:r w:rsidDel="00000000" w:rsidR="00000000" w:rsidRPr="00000000">
        <w:rPr>
          <w:rFonts w:ascii="Courier" w:cs="Courier" w:eastAsia="Courier" w:hAnsi="Courier"/>
          <w:color w:val="508839"/>
          <w:sz w:val="24"/>
          <w:szCs w:val="24"/>
          <w:rtl w:val="0"/>
        </w:rPr>
        <w:br w:type="textWrapping"/>
        <w:t xml:space="preserve">Where?</w:t>
      </w:r>
    </w:p>
    <w:p w:rsidR="00000000" w:rsidDel="00000000" w:rsidP="00000000" w:rsidRDefault="00000000" w:rsidRPr="00000000" w14:paraId="00000131">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ETHAN</w:t>
      </w:r>
      <w:r w:rsidDel="00000000" w:rsidR="00000000" w:rsidRPr="00000000">
        <w:rPr>
          <w:rFonts w:ascii="Courier" w:cs="Courier" w:eastAsia="Courier" w:hAnsi="Courier"/>
          <w:color w:val="508839"/>
          <w:sz w:val="24"/>
          <w:szCs w:val="24"/>
          <w:rtl w:val="0"/>
        </w:rPr>
        <w:br w:type="textWrapping"/>
        <w:t xml:space="preserve">Food.</w:t>
      </w:r>
    </w:p>
    <w:p w:rsidR="00000000" w:rsidDel="00000000" w:rsidP="00000000" w:rsidRDefault="00000000" w:rsidRPr="00000000" w14:paraId="00000132">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MAYA</w:t>
      </w:r>
      <w:r w:rsidDel="00000000" w:rsidR="00000000" w:rsidRPr="00000000">
        <w:rPr>
          <w:rFonts w:ascii="Courier" w:cs="Courier" w:eastAsia="Courier" w:hAnsi="Courier"/>
          <w:color w:val="508839"/>
          <w:sz w:val="24"/>
          <w:szCs w:val="24"/>
          <w:rtl w:val="0"/>
        </w:rPr>
        <w:br w:type="textWrapping"/>
        <w:t xml:space="preserve">I thought you were broke.</w:t>
      </w:r>
    </w:p>
    <w:p w:rsidR="00000000" w:rsidDel="00000000" w:rsidP="00000000" w:rsidRDefault="00000000" w:rsidRPr="00000000" w14:paraId="00000133">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ETHAN</w:t>
      </w:r>
      <w:r w:rsidDel="00000000" w:rsidR="00000000" w:rsidRPr="00000000">
        <w:rPr>
          <w:rFonts w:ascii="Courier" w:cs="Courier" w:eastAsia="Courier" w:hAnsi="Courier"/>
          <w:color w:val="508839"/>
          <w:sz w:val="24"/>
          <w:szCs w:val="24"/>
          <w:rtl w:val="0"/>
        </w:rPr>
        <w:br w:type="textWrapping"/>
        <w:t xml:space="preserve">I am. But being stressed and hungry at the same time is a terrible combo.</w:t>
      </w:r>
    </w:p>
    <w:p w:rsidR="00000000" w:rsidDel="00000000" w:rsidP="00000000" w:rsidRDefault="00000000" w:rsidRPr="00000000" w14:paraId="00000134">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MAYA</w:t>
      </w:r>
      <w:r w:rsidDel="00000000" w:rsidR="00000000" w:rsidRPr="00000000">
        <w:rPr>
          <w:rFonts w:ascii="Courier" w:cs="Courier" w:eastAsia="Courier" w:hAnsi="Courier"/>
          <w:color w:val="508839"/>
          <w:sz w:val="24"/>
          <w:szCs w:val="24"/>
          <w:rtl w:val="0"/>
        </w:rPr>
        <w:br w:type="textWrapping"/>
        <w:t xml:space="preserve">Fair enough.</w:t>
      </w:r>
    </w:p>
    <w:p w:rsidR="00000000" w:rsidDel="00000000" w:rsidP="00000000" w:rsidRDefault="00000000" w:rsidRPr="00000000" w14:paraId="00000135">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The two walk off together.</w:t>
      </w:r>
    </w:p>
    <w:p w:rsidR="00000000" w:rsidDel="00000000" w:rsidP="00000000" w:rsidRDefault="00000000" w:rsidRPr="00000000" w14:paraId="00000136">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OUT.</w:t>
      </w:r>
    </w:p>
    <w:p w:rsidR="00000000" w:rsidDel="00000000" w:rsidP="00000000" w:rsidRDefault="00000000" w:rsidRPr="00000000" w14:paraId="00000137">
      <w:pPr>
        <w:pStyle w:val="Heading1"/>
        <w:spacing w:after="240" w:before="240" w:lineRule="auto"/>
        <w:rPr>
          <w:rFonts w:ascii="Courier" w:cs="Courier" w:eastAsia="Courier" w:hAnsi="Courier"/>
          <w:b w:val="1"/>
          <w:bCs w:val="1"/>
          <w:sz w:val="34"/>
          <w:szCs w:val="34"/>
        </w:rPr>
      </w:pPr>
      <w:bookmarkStart w:colFirst="0" w:colLast="0" w:name="_hswjzbkitu9o" w:id="18"/>
      <w:bookmarkEnd w:id="18"/>
      <w:r w:rsidDel="00000000" w:rsidR="00000000" w:rsidRPr="00000000">
        <w:rPr>
          <w:rtl w:val="0"/>
        </w:rPr>
      </w:r>
    </w:p>
    <w:p w:rsidR="00000000" w:rsidDel="00000000" w:rsidP="00000000" w:rsidRDefault="00000000" w:rsidRPr="00000000" w14:paraId="00000138">
      <w:pPr>
        <w:pStyle w:val="Heading2"/>
        <w:spacing w:after="240" w:before="240" w:lineRule="auto"/>
        <w:rPr/>
      </w:pPr>
      <w:bookmarkStart w:colFirst="0" w:colLast="0" w:name="_ogfsxqgjwalp" w:id="19"/>
      <w:bookmarkEnd w:id="19"/>
      <w:r w:rsidDel="00000000" w:rsidR="00000000" w:rsidRPr="00000000">
        <w:rPr>
          <w:rtl w:val="0"/>
        </w:rPr>
        <w:t xml:space="preserve">ACT 2 - GROWING DISTANCE</w:t>
      </w:r>
    </w:p>
    <w:p w:rsidR="00000000" w:rsidDel="00000000" w:rsidP="00000000" w:rsidRDefault="00000000" w:rsidRPr="00000000" w14:paraId="00000139">
      <w:pPr>
        <w:pStyle w:val="Heading3"/>
        <w:keepNext w:val="0"/>
        <w:keepLines w:val="0"/>
        <w:spacing w:before="280" w:lineRule="auto"/>
        <w:rPr>
          <w:rFonts w:ascii="Courier" w:cs="Courier" w:eastAsia="Courier" w:hAnsi="Courier"/>
          <w:b w:val="1"/>
          <w:bCs w:val="1"/>
          <w:color w:val="000000"/>
          <w:sz w:val="26"/>
          <w:szCs w:val="26"/>
        </w:rPr>
      </w:pPr>
      <w:bookmarkStart w:colFirst="0" w:colLast="0" w:name="_52a0x8bw2n9t" w:id="20"/>
      <w:bookmarkEnd w:id="20"/>
      <w:r w:rsidDel="00000000" w:rsidR="00000000" w:rsidRPr="00000000">
        <w:rPr>
          <w:rFonts w:ascii="Courier" w:cs="Courier" w:eastAsia="Courier" w:hAnsi="Courier"/>
          <w:b w:val="1"/>
          <w:bCs w:val="1"/>
          <w:color w:val="000000"/>
          <w:sz w:val="26"/>
          <w:szCs w:val="26"/>
          <w:rtl w:val="0"/>
        </w:rPr>
        <w:t xml:space="preserve">MONTAGE – PASSAGE OF TIME</w:t>
      </w:r>
    </w:p>
    <w:p w:rsidR="00000000" w:rsidDel="00000000" w:rsidP="00000000" w:rsidRDefault="00000000" w:rsidRPr="00000000" w14:paraId="0000013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SCHOOL BELL rings.</w:t>
        <w:br w:type="textWrapping"/>
      </w:r>
    </w:p>
    <w:p w:rsidR="00000000" w:rsidDel="00000000" w:rsidP="00000000" w:rsidRDefault="00000000" w:rsidRPr="00000000" w14:paraId="0000013B">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13C">
      <w:pPr>
        <w:pStyle w:val="Heading3"/>
        <w:keepNext w:val="0"/>
        <w:keepLines w:val="0"/>
        <w:spacing w:before="280" w:lineRule="auto"/>
        <w:rPr>
          <w:rFonts w:ascii="Courier" w:cs="Courier" w:eastAsia="Courier" w:hAnsi="Courier"/>
          <w:b w:val="1"/>
          <w:bCs w:val="1"/>
          <w:color w:val="000000"/>
          <w:sz w:val="26"/>
          <w:szCs w:val="26"/>
        </w:rPr>
      </w:pPr>
      <w:bookmarkStart w:colFirst="0" w:colLast="0" w:name="_uvin6fmso3bj" w:id="21"/>
      <w:bookmarkEnd w:id="21"/>
      <w:r w:rsidDel="00000000" w:rsidR="00000000" w:rsidRPr="00000000">
        <w:rPr>
          <w:rFonts w:ascii="Courier" w:cs="Courier" w:eastAsia="Courier" w:hAnsi="Courier"/>
          <w:b w:val="1"/>
          <w:bCs w:val="1"/>
          <w:color w:val="000000"/>
          <w:sz w:val="26"/>
          <w:szCs w:val="26"/>
          <w:rtl w:val="0"/>
        </w:rPr>
        <w:t xml:space="preserve">INT. MAYA'S BEDROOM – EVENING</w:t>
      </w:r>
    </w:p>
    <w:p w:rsidR="00000000" w:rsidDel="00000000" w:rsidP="00000000" w:rsidRDefault="00000000" w:rsidRPr="00000000" w14:paraId="0000013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calendar hangs above Maya's desk.</w:t>
      </w:r>
    </w:p>
    <w:p w:rsidR="00000000" w:rsidDel="00000000" w:rsidP="00000000" w:rsidRDefault="00000000" w:rsidRPr="00000000" w14:paraId="0000013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SCRATCH.</w:t>
      </w:r>
    </w:p>
    <w:p w:rsidR="00000000" w:rsidDel="00000000" w:rsidP="00000000" w:rsidRDefault="00000000" w:rsidRPr="00000000" w14:paraId="0000013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One day is crossed out.</w:t>
        <w:br w:type="textWrapping"/>
      </w:r>
    </w:p>
    <w:p w:rsidR="00000000" w:rsidDel="00000000" w:rsidP="00000000" w:rsidRDefault="00000000" w:rsidRPr="00000000" w14:paraId="00000140">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14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SCRATCH.</w:t>
      </w:r>
    </w:p>
    <w:p w:rsidR="00000000" w:rsidDel="00000000" w:rsidP="00000000" w:rsidRDefault="00000000" w:rsidRPr="00000000" w14:paraId="0000014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day disappears.</w:t>
      </w:r>
    </w:p>
    <w:p w:rsidR="00000000" w:rsidDel="00000000" w:rsidP="00000000" w:rsidRDefault="00000000" w:rsidRPr="00000000" w14:paraId="0000014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Assignments and lecture notes begin piling up on her desk.</w:t>
        <w:br w:type="textWrapping"/>
      </w:r>
    </w:p>
    <w:p w:rsidR="00000000" w:rsidDel="00000000" w:rsidP="00000000" w:rsidRDefault="00000000" w:rsidRPr="00000000" w14:paraId="00000144">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14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SCRATCH.</w:t>
      </w:r>
    </w:p>
    <w:p w:rsidR="00000000" w:rsidDel="00000000" w:rsidP="00000000" w:rsidRDefault="00000000" w:rsidRPr="00000000" w14:paraId="0000014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day.</w:t>
      </w:r>
    </w:p>
    <w:p w:rsidR="00000000" w:rsidDel="00000000" w:rsidP="00000000" w:rsidRDefault="00000000" w:rsidRPr="00000000" w14:paraId="0000014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Coffee cups now sit beside unfinished reviewers and textbooks.</w:t>
      </w:r>
    </w:p>
    <w:p w:rsidR="00000000" w:rsidDel="00000000" w:rsidP="00000000" w:rsidRDefault="00000000" w:rsidRPr="00000000" w14:paraId="00000148">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types on her laptop while scribbling notes at the same time.</w:t>
        <w:br w:type="textWrapping"/>
      </w:r>
    </w:p>
    <w:p w:rsidR="00000000" w:rsidDel="00000000" w:rsidP="00000000" w:rsidRDefault="00000000" w:rsidRPr="00000000" w14:paraId="00000149">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14A">
      <w:pPr>
        <w:pStyle w:val="Heading3"/>
        <w:keepNext w:val="0"/>
        <w:keepLines w:val="0"/>
        <w:spacing w:before="280" w:lineRule="auto"/>
        <w:rPr>
          <w:rFonts w:ascii="Courier" w:cs="Courier" w:eastAsia="Courier" w:hAnsi="Courier"/>
          <w:b w:val="1"/>
          <w:bCs w:val="1"/>
          <w:color w:val="000000"/>
          <w:sz w:val="26"/>
          <w:szCs w:val="26"/>
        </w:rPr>
      </w:pPr>
      <w:bookmarkStart w:colFirst="0" w:colLast="0" w:name="_ysdhbi6miahx" w:id="22"/>
      <w:bookmarkEnd w:id="22"/>
      <w:r w:rsidDel="00000000" w:rsidR="00000000" w:rsidRPr="00000000">
        <w:rPr>
          <w:rFonts w:ascii="Courier" w:cs="Courier" w:eastAsia="Courier" w:hAnsi="Courier"/>
          <w:b w:val="1"/>
          <w:bCs w:val="1"/>
          <w:color w:val="000000"/>
          <w:sz w:val="26"/>
          <w:szCs w:val="26"/>
          <w:rtl w:val="0"/>
        </w:rPr>
        <w:t xml:space="preserve">INT. COLLEGE LIBRARY – DAY</w:t>
      </w:r>
    </w:p>
    <w:p w:rsidR="00000000" w:rsidDel="00000000" w:rsidP="00000000" w:rsidRDefault="00000000" w:rsidRPr="00000000" w14:paraId="0000014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studies alone, surrounded by books and printed notes.</w:t>
      </w:r>
    </w:p>
    <w:p w:rsidR="00000000" w:rsidDel="00000000" w:rsidP="00000000" w:rsidRDefault="00000000" w:rsidRPr="00000000" w14:paraId="0000014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checks the time, sighs, and continues working.</w:t>
      </w:r>
    </w:p>
    <w:p w:rsidR="00000000" w:rsidDel="00000000" w:rsidP="00000000" w:rsidRDefault="00000000" w:rsidRPr="00000000" w14:paraId="0000014D">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14E">
      <w:pPr>
        <w:pStyle w:val="Heading3"/>
        <w:keepNext w:val="0"/>
        <w:keepLines w:val="0"/>
        <w:spacing w:before="280" w:lineRule="auto"/>
        <w:rPr>
          <w:rFonts w:ascii="Courier" w:cs="Courier" w:eastAsia="Courier" w:hAnsi="Courier"/>
          <w:b w:val="1"/>
          <w:bCs w:val="1"/>
          <w:color w:val="000000"/>
          <w:sz w:val="26"/>
          <w:szCs w:val="26"/>
        </w:rPr>
      </w:pPr>
      <w:bookmarkStart w:colFirst="0" w:colLast="0" w:name="_mainihv26zz" w:id="23"/>
      <w:bookmarkEnd w:id="23"/>
      <w:r w:rsidDel="00000000" w:rsidR="00000000" w:rsidRPr="00000000">
        <w:rPr>
          <w:rFonts w:ascii="Courier" w:cs="Courier" w:eastAsia="Courier" w:hAnsi="Courier"/>
          <w:b w:val="1"/>
          <w:bCs w:val="1"/>
          <w:color w:val="000000"/>
          <w:sz w:val="26"/>
          <w:szCs w:val="26"/>
          <w:rtl w:val="0"/>
        </w:rPr>
        <w:t xml:space="preserve">INT. MAYA'S BEDROOM – NIGHT</w:t>
      </w:r>
    </w:p>
    <w:p w:rsidR="00000000" w:rsidDel="00000000" w:rsidP="00000000" w:rsidRDefault="00000000" w:rsidRPr="00000000" w14:paraId="0000014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SCRATCH.</w:t>
      </w:r>
    </w:p>
    <w:p w:rsidR="00000000" w:rsidDel="00000000" w:rsidP="00000000" w:rsidRDefault="00000000" w:rsidRPr="00000000" w14:paraId="0000015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day is crossed out.</w:t>
      </w:r>
    </w:p>
    <w:p w:rsidR="00000000" w:rsidDel="00000000" w:rsidP="00000000" w:rsidRDefault="00000000" w:rsidRPr="00000000" w14:paraId="0000015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calendar slowly fills with marked dates as the workload continues to grow.</w:t>
      </w:r>
    </w:p>
    <w:p w:rsidR="00000000" w:rsidDel="00000000" w:rsidP="00000000" w:rsidRDefault="00000000" w:rsidRPr="00000000" w14:paraId="0000015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stares at her long to-do list before taking a deep breath and getting back to work.</w:t>
      </w:r>
    </w:p>
    <w:p w:rsidR="00000000" w:rsidDel="00000000" w:rsidP="00000000" w:rsidRDefault="00000000" w:rsidRPr="00000000" w14:paraId="00000153">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br w:type="textWrapping"/>
        <w:t xml:space="preserve">CUT TO:</w:t>
      </w:r>
    </w:p>
    <w:p w:rsidR="00000000" w:rsidDel="00000000" w:rsidP="00000000" w:rsidRDefault="00000000" w:rsidRPr="00000000" w14:paraId="00000154">
      <w:pPr>
        <w:pStyle w:val="Heading3"/>
        <w:keepNext w:val="0"/>
        <w:keepLines w:val="0"/>
        <w:spacing w:before="280" w:lineRule="auto"/>
        <w:rPr>
          <w:rFonts w:ascii="Courier" w:cs="Courier" w:eastAsia="Courier" w:hAnsi="Courier"/>
          <w:b w:val="1"/>
          <w:bCs w:val="1"/>
          <w:color w:val="000000"/>
          <w:sz w:val="26"/>
          <w:szCs w:val="26"/>
        </w:rPr>
      </w:pPr>
      <w:bookmarkStart w:colFirst="0" w:colLast="0" w:name="_hhe52apxwe3" w:id="24"/>
      <w:bookmarkEnd w:id="24"/>
      <w:r w:rsidDel="00000000" w:rsidR="00000000" w:rsidRPr="00000000">
        <w:rPr>
          <w:rFonts w:ascii="Courier" w:cs="Courier" w:eastAsia="Courier" w:hAnsi="Courier"/>
          <w:b w:val="1"/>
          <w:bCs w:val="1"/>
          <w:color w:val="000000"/>
          <w:sz w:val="26"/>
          <w:szCs w:val="26"/>
          <w:rtl w:val="0"/>
        </w:rPr>
        <w:t xml:space="preserve">INT. COLLEGE LIBRARY – DAY</w:t>
      </w:r>
    </w:p>
    <w:p w:rsidR="00000000" w:rsidDel="00000000" w:rsidP="00000000" w:rsidRDefault="00000000" w:rsidRPr="00000000" w14:paraId="0000015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studies alone.</w:t>
      </w:r>
    </w:p>
    <w:p w:rsidR="00000000" w:rsidDel="00000000" w:rsidP="00000000" w:rsidRDefault="00000000" w:rsidRPr="00000000" w14:paraId="0000015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move across pages of notes.</w:t>
      </w:r>
    </w:p>
    <w:p w:rsidR="00000000" w:rsidDel="00000000" w:rsidP="00000000" w:rsidRDefault="00000000" w:rsidRPr="00000000" w14:paraId="0000015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text notification appears.</w:t>
      </w:r>
    </w:p>
    <w:p w:rsidR="00000000" w:rsidDel="00000000" w:rsidP="00000000" w:rsidRDefault="00000000" w:rsidRPr="00000000" w14:paraId="0000015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"Still alive?"</w:t>
      </w:r>
    </w:p>
    <w:p w:rsidR="00000000" w:rsidDel="00000000" w:rsidP="00000000" w:rsidRDefault="00000000" w:rsidRPr="00000000" w14:paraId="0000015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smiles.)</w:t>
      </w:r>
    </w:p>
    <w:p w:rsidR="00000000" w:rsidDel="00000000" w:rsidP="00000000" w:rsidRDefault="00000000" w:rsidRPr="00000000" w14:paraId="0000015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"Barely."</w:t>
        <w:br w:type="textWrapping"/>
      </w:r>
    </w:p>
    <w:p w:rsidR="00000000" w:rsidDel="00000000" w:rsidP="00000000" w:rsidRDefault="00000000" w:rsidRPr="00000000" w14:paraId="0000015B">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15C">
      <w:pPr>
        <w:spacing w:after="240" w:before="240" w:lineRule="auto"/>
        <w:jc w:val="righ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rFonts w:ascii="Courier" w:cs="Courier" w:eastAsia="Courier" w:hAnsi="Courier"/>
          <w:b w:val="1"/>
          <w:bCs w:val="1"/>
          <w:color w:val="000000"/>
          <w:sz w:val="26"/>
          <w:szCs w:val="26"/>
        </w:rPr>
      </w:pPr>
      <w:bookmarkStart w:colFirst="0" w:colLast="0" w:name="_1yegvkup1f1" w:id="25"/>
      <w:bookmarkEnd w:id="25"/>
      <w:r w:rsidDel="00000000" w:rsidR="00000000" w:rsidRPr="00000000">
        <w:rPr>
          <w:rFonts w:ascii="Courier" w:cs="Courier" w:eastAsia="Courier" w:hAnsi="Courier"/>
          <w:b w:val="1"/>
          <w:bCs w:val="1"/>
          <w:color w:val="000000"/>
          <w:sz w:val="26"/>
          <w:szCs w:val="26"/>
          <w:rtl w:val="0"/>
        </w:rPr>
        <w:t xml:space="preserve">INT. CLASSROOM – DAY</w:t>
      </w:r>
    </w:p>
    <w:p w:rsidR="00000000" w:rsidDel="00000000" w:rsidP="00000000" w:rsidRDefault="00000000" w:rsidRPr="00000000" w14:paraId="0000015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professor discusses a complicated lesson.</w:t>
      </w:r>
    </w:p>
    <w:p w:rsidR="00000000" w:rsidDel="00000000" w:rsidP="00000000" w:rsidRDefault="00000000" w:rsidRPr="00000000" w14:paraId="0000015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Students take notes.</w:t>
      </w:r>
    </w:p>
    <w:p w:rsidR="00000000" w:rsidDel="00000000" w:rsidP="00000000" w:rsidRDefault="00000000" w:rsidRPr="00000000" w14:paraId="0000016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stares at the projector.</w:t>
      </w:r>
    </w:p>
    <w:p w:rsidR="00000000" w:rsidDel="00000000" w:rsidP="00000000" w:rsidRDefault="00000000" w:rsidRPr="00000000" w14:paraId="0000016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Trying her best to keep up.</w:t>
        <w:br w:type="textWrapping"/>
      </w:r>
    </w:p>
    <w:p w:rsidR="00000000" w:rsidDel="00000000" w:rsidP="00000000" w:rsidRDefault="00000000" w:rsidRPr="00000000" w14:paraId="00000162">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163">
      <w:pPr>
        <w:pStyle w:val="Heading3"/>
        <w:keepNext w:val="0"/>
        <w:keepLines w:val="0"/>
        <w:spacing w:before="280" w:lineRule="auto"/>
        <w:rPr>
          <w:rFonts w:ascii="Courier" w:cs="Courier" w:eastAsia="Courier" w:hAnsi="Courier"/>
          <w:b w:val="1"/>
          <w:bCs w:val="1"/>
          <w:color w:val="000000"/>
          <w:sz w:val="26"/>
          <w:szCs w:val="26"/>
        </w:rPr>
      </w:pPr>
      <w:bookmarkStart w:colFirst="0" w:colLast="0" w:name="_ps4wf2n3up0w" w:id="26"/>
      <w:bookmarkEnd w:id="26"/>
      <w:r w:rsidDel="00000000" w:rsidR="00000000" w:rsidRPr="00000000">
        <w:rPr>
          <w:rFonts w:ascii="Courier" w:cs="Courier" w:eastAsia="Courier" w:hAnsi="Courier"/>
          <w:b w:val="1"/>
          <w:bCs w:val="1"/>
          <w:color w:val="000000"/>
          <w:sz w:val="26"/>
          <w:szCs w:val="26"/>
          <w:rtl w:val="0"/>
        </w:rPr>
        <w:t xml:space="preserve">INT. MAYA'S BEDROOM – NIGHT</w:t>
      </w:r>
    </w:p>
    <w:p w:rsidR="00000000" w:rsidDel="00000000" w:rsidP="00000000" w:rsidRDefault="00000000" w:rsidRPr="00000000" w14:paraId="0000016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12:43 A.M.</w:t>
      </w:r>
    </w:p>
    <w:p w:rsidR="00000000" w:rsidDel="00000000" w:rsidP="00000000" w:rsidRDefault="00000000" w:rsidRPr="00000000" w14:paraId="0000016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rubs her eyes.</w:t>
      </w:r>
    </w:p>
    <w:p w:rsidR="00000000" w:rsidDel="00000000" w:rsidP="00000000" w:rsidRDefault="00000000" w:rsidRPr="00000000" w14:paraId="0000016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laptop screen glows in the darkness.</w:t>
      </w:r>
    </w:p>
    <w:p w:rsidR="00000000" w:rsidDel="00000000" w:rsidP="00000000" w:rsidRDefault="00000000" w:rsidRPr="00000000" w14:paraId="0000016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 unfinished project remains open.</w:t>
      </w:r>
    </w:p>
    <w:p w:rsidR="00000000" w:rsidDel="00000000" w:rsidP="00000000" w:rsidRDefault="00000000" w:rsidRPr="00000000" w14:paraId="0000016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sighs heavily.</w:t>
        <w:br w:type="textWrapping"/>
      </w:r>
    </w:p>
    <w:p w:rsidR="00000000" w:rsidDel="00000000" w:rsidP="00000000" w:rsidRDefault="00000000" w:rsidRPr="00000000" w14:paraId="00000169">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16A">
      <w:pPr>
        <w:pStyle w:val="Heading3"/>
        <w:keepNext w:val="0"/>
        <w:keepLines w:val="0"/>
        <w:spacing w:before="280" w:lineRule="auto"/>
        <w:rPr>
          <w:rFonts w:ascii="Courier" w:cs="Courier" w:eastAsia="Courier" w:hAnsi="Courier"/>
          <w:b w:val="1"/>
          <w:bCs w:val="1"/>
          <w:color w:val="000000"/>
          <w:sz w:val="26"/>
          <w:szCs w:val="26"/>
        </w:rPr>
      </w:pPr>
      <w:bookmarkStart w:colFirst="0" w:colLast="0" w:name="_9157pudu0t0p" w:id="27"/>
      <w:bookmarkEnd w:id="27"/>
      <w:r w:rsidDel="00000000" w:rsidR="00000000" w:rsidRPr="00000000">
        <w:rPr>
          <w:rFonts w:ascii="Courier" w:cs="Courier" w:eastAsia="Courier" w:hAnsi="Courier"/>
          <w:b w:val="1"/>
          <w:bCs w:val="1"/>
          <w:color w:val="000000"/>
          <w:sz w:val="26"/>
          <w:szCs w:val="26"/>
          <w:rtl w:val="0"/>
        </w:rPr>
        <w:t xml:space="preserve">INT. COLLEGE HALLWAY – DAY</w:t>
      </w:r>
    </w:p>
    <w:p w:rsidR="00000000" w:rsidDel="00000000" w:rsidP="00000000" w:rsidRDefault="00000000" w:rsidRPr="00000000" w14:paraId="0000016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Students rush between classes.</w:t>
      </w:r>
    </w:p>
    <w:p w:rsidR="00000000" w:rsidDel="00000000" w:rsidP="00000000" w:rsidRDefault="00000000" w:rsidRPr="00000000" w14:paraId="0000016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and Ethan walk together.</w:t>
      </w:r>
    </w:p>
    <w:p w:rsidR="00000000" w:rsidDel="00000000" w:rsidP="00000000" w:rsidRDefault="00000000" w:rsidRPr="00000000" w14:paraId="0000016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Talking.</w:t>
      </w:r>
    </w:p>
    <w:p w:rsidR="00000000" w:rsidDel="00000000" w:rsidP="00000000" w:rsidRDefault="00000000" w:rsidRPr="00000000" w14:paraId="0000016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Laughing.</w:t>
      </w:r>
    </w:p>
    <w:p w:rsidR="00000000" w:rsidDel="00000000" w:rsidP="00000000" w:rsidRDefault="00000000" w:rsidRPr="00000000" w14:paraId="0000016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a brief moment, Maya forgets about deadlines.</w:t>
        <w:br w:type="textWrapping"/>
      </w:r>
    </w:p>
    <w:p w:rsidR="00000000" w:rsidDel="00000000" w:rsidP="00000000" w:rsidRDefault="00000000" w:rsidRPr="00000000" w14:paraId="00000170">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171">
      <w:pPr>
        <w:spacing w:after="240" w:before="240" w:lineRule="auto"/>
        <w:jc w:val="righ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rFonts w:ascii="Courier" w:cs="Courier" w:eastAsia="Courier" w:hAnsi="Courier"/>
          <w:b w:val="1"/>
          <w:bCs w:val="1"/>
          <w:color w:val="000000"/>
          <w:sz w:val="26"/>
          <w:szCs w:val="26"/>
        </w:rPr>
      </w:pPr>
      <w:bookmarkStart w:colFirst="0" w:colLast="0" w:name="_9d8b8new56tn" w:id="28"/>
      <w:bookmarkEnd w:id="28"/>
      <w:r w:rsidDel="00000000" w:rsidR="00000000" w:rsidRPr="00000000">
        <w:rPr>
          <w:rFonts w:ascii="Courier" w:cs="Courier" w:eastAsia="Courier" w:hAnsi="Courier"/>
          <w:b w:val="1"/>
          <w:bCs w:val="1"/>
          <w:color w:val="000000"/>
          <w:sz w:val="26"/>
          <w:szCs w:val="26"/>
          <w:rtl w:val="0"/>
        </w:rPr>
        <w:t xml:space="preserve">INT. MAYA'S BEDROOM – NIGHT</w:t>
      </w:r>
    </w:p>
    <w:p w:rsidR="00000000" w:rsidDel="00000000" w:rsidP="00000000" w:rsidRDefault="00000000" w:rsidRPr="00000000" w14:paraId="0000017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calendar again.</w:t>
      </w:r>
    </w:p>
    <w:p w:rsidR="00000000" w:rsidDel="00000000" w:rsidP="00000000" w:rsidRDefault="00000000" w:rsidRPr="00000000" w14:paraId="0000017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More days crossed out.</w:t>
      </w:r>
    </w:p>
    <w:p w:rsidR="00000000" w:rsidDel="00000000" w:rsidP="00000000" w:rsidRDefault="00000000" w:rsidRPr="00000000" w14:paraId="0000017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end of the term slowly creeps closer.</w:t>
      </w:r>
    </w:p>
    <w:p w:rsidR="00000000" w:rsidDel="00000000" w:rsidP="00000000" w:rsidRDefault="00000000" w:rsidRPr="00000000" w14:paraId="00000176">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MONTAGE ENDS. FADE OUT.</w:t>
      </w:r>
    </w:p>
    <w:p w:rsidR="00000000" w:rsidDel="00000000" w:rsidP="00000000" w:rsidRDefault="00000000" w:rsidRPr="00000000" w14:paraId="0000017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br w:type="textWrapping"/>
        <w:t xml:space="preserve">FADE IN:</w:t>
      </w:r>
    </w:p>
    <w:p w:rsidR="00000000" w:rsidDel="00000000" w:rsidP="00000000" w:rsidRDefault="00000000" w:rsidRPr="00000000" w14:paraId="00000178">
      <w:pPr>
        <w:pStyle w:val="Heading3"/>
        <w:keepNext w:val="0"/>
        <w:keepLines w:val="0"/>
        <w:spacing w:before="280" w:lineRule="auto"/>
        <w:rPr>
          <w:rFonts w:ascii="Courier" w:cs="Courier" w:eastAsia="Courier" w:hAnsi="Courier"/>
          <w:b w:val="1"/>
          <w:bCs w:val="1"/>
          <w:color w:val="000000"/>
          <w:sz w:val="26"/>
          <w:szCs w:val="26"/>
        </w:rPr>
      </w:pPr>
      <w:bookmarkStart w:colFirst="0" w:colLast="0" w:name="_kw1z7id21f8c" w:id="29"/>
      <w:bookmarkEnd w:id="29"/>
      <w:r w:rsidDel="00000000" w:rsidR="00000000" w:rsidRPr="00000000">
        <w:rPr>
          <w:rFonts w:ascii="Courier" w:cs="Courier" w:eastAsia="Courier" w:hAnsi="Courier"/>
          <w:b w:val="1"/>
          <w:bCs w:val="1"/>
          <w:color w:val="000000"/>
          <w:sz w:val="26"/>
          <w:szCs w:val="26"/>
          <w:rtl w:val="0"/>
        </w:rPr>
        <w:t xml:space="preserve">EXT. YAP RESIDENCE – EVENING</w:t>
      </w:r>
    </w:p>
    <w:p w:rsidR="00000000" w:rsidDel="00000000" w:rsidP="00000000" w:rsidRDefault="00000000" w:rsidRPr="00000000" w14:paraId="0000017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Warm lights glow from inside the house.</w:t>
      </w:r>
    </w:p>
    <w:p w:rsidR="00000000" w:rsidDel="00000000" w:rsidP="00000000" w:rsidRDefault="00000000" w:rsidRPr="00000000" w14:paraId="0000017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Several cars are parked outside.</w:t>
      </w:r>
    </w:p>
    <w:p w:rsidR="00000000" w:rsidDel="00000000" w:rsidP="00000000" w:rsidRDefault="00000000" w:rsidRPr="00000000" w14:paraId="0000017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Ilagans arrive carrying food containers and drinks.</w:t>
      </w:r>
    </w:p>
    <w:p w:rsidR="00000000" w:rsidDel="00000000" w:rsidP="00000000" w:rsidRDefault="00000000" w:rsidRPr="00000000" w14:paraId="0000017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adjusts her blouse.</w:t>
      </w:r>
    </w:p>
    <w:p w:rsidR="00000000" w:rsidDel="00000000" w:rsidP="00000000" w:rsidRDefault="00000000" w:rsidRPr="00000000" w14:paraId="0000017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carries a tray.</w:t>
      </w:r>
    </w:p>
    <w:p w:rsidR="00000000" w:rsidDel="00000000" w:rsidP="00000000" w:rsidRDefault="00000000" w:rsidRPr="00000000" w14:paraId="0000017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follows behind them.</w:t>
      </w:r>
    </w:p>
    <w:p w:rsidR="00000000" w:rsidDel="00000000" w:rsidP="00000000" w:rsidRDefault="00000000" w:rsidRPr="00000000" w14:paraId="0000017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Make sure to greet everyone properly.</w:t>
      </w:r>
    </w:p>
    <w:p w:rsidR="00000000" w:rsidDel="00000000" w:rsidP="00000000" w:rsidRDefault="00000000" w:rsidRPr="00000000" w14:paraId="0000018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Ma, ilang beses na tayong nagdi-dinner together.</w:t>
      </w:r>
    </w:p>
    <w:p w:rsidR="00000000" w:rsidDel="00000000" w:rsidP="00000000" w:rsidRDefault="00000000" w:rsidRPr="00000000" w14:paraId="0000018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And?</w:t>
      </w:r>
    </w:p>
    <w:p w:rsidR="00000000" w:rsidDel="00000000" w:rsidP="00000000" w:rsidRDefault="00000000" w:rsidRPr="00000000" w14:paraId="0000018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Nothing.</w:t>
      </w:r>
    </w:p>
    <w:p w:rsidR="00000000" w:rsidDel="00000000" w:rsidP="00000000" w:rsidRDefault="00000000" w:rsidRPr="00000000" w14:paraId="0000018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(Laughing)</w:t>
        <w:br w:type="textWrapping"/>
        <w:t xml:space="preserve">Your mother just likes reminding people.</w:t>
      </w:r>
    </w:p>
    <w:p w:rsidR="00000000" w:rsidDel="00000000" w:rsidP="00000000" w:rsidRDefault="00000000" w:rsidRPr="00000000" w14:paraId="0000018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shoots him a look.</w:t>
      </w:r>
    </w:p>
    <w:p w:rsidR="00000000" w:rsidDel="00000000" w:rsidP="00000000" w:rsidRDefault="00000000" w:rsidRPr="00000000" w14:paraId="0000018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They enter the house.</w:t>
        <w:br w:type="textWrapping"/>
      </w:r>
    </w:p>
    <w:p w:rsidR="00000000" w:rsidDel="00000000" w:rsidP="00000000" w:rsidRDefault="00000000" w:rsidRPr="00000000" w14:paraId="0000018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187">
      <w:pPr>
        <w:pStyle w:val="Heading3"/>
        <w:keepNext w:val="0"/>
        <w:keepLines w:val="0"/>
        <w:spacing w:before="280" w:lineRule="auto"/>
        <w:rPr>
          <w:rFonts w:ascii="Courier" w:cs="Courier" w:eastAsia="Courier" w:hAnsi="Courier"/>
          <w:b w:val="1"/>
          <w:bCs w:val="1"/>
          <w:color w:val="000000"/>
          <w:sz w:val="26"/>
          <w:szCs w:val="26"/>
        </w:rPr>
      </w:pPr>
      <w:bookmarkStart w:colFirst="0" w:colLast="0" w:name="_5syuzz2b471" w:id="30"/>
      <w:bookmarkEnd w:id="30"/>
      <w:r w:rsidDel="00000000" w:rsidR="00000000" w:rsidRPr="00000000">
        <w:rPr>
          <w:rFonts w:ascii="Courier" w:cs="Courier" w:eastAsia="Courier" w:hAnsi="Courier"/>
          <w:b w:val="1"/>
          <w:bCs w:val="1"/>
          <w:color w:val="000000"/>
          <w:sz w:val="26"/>
          <w:szCs w:val="26"/>
          <w:rtl w:val="0"/>
        </w:rPr>
        <w:t xml:space="preserve">INT. YAP RESIDENCE – DINING ROOM – EVENING</w:t>
      </w:r>
    </w:p>
    <w:p w:rsidR="00000000" w:rsidDel="00000000" w:rsidP="00000000" w:rsidRDefault="00000000" w:rsidRPr="00000000" w14:paraId="0000018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Dinner is already underway.</w:t>
      </w:r>
    </w:p>
    <w:p w:rsidR="00000000" w:rsidDel="00000000" w:rsidP="00000000" w:rsidRDefault="00000000" w:rsidRPr="00000000" w14:paraId="0000018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table is crowded with food.</w:t>
      </w:r>
    </w:p>
    <w:p w:rsidR="00000000" w:rsidDel="00000000" w:rsidP="00000000" w:rsidRDefault="00000000" w:rsidRPr="00000000" w14:paraId="0000018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Conversations overlap.</w:t>
      </w:r>
    </w:p>
    <w:p w:rsidR="00000000" w:rsidDel="00000000" w:rsidP="00000000" w:rsidRDefault="00000000" w:rsidRPr="00000000" w14:paraId="0000018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Laughter occasionally fills the room.</w:t>
      </w:r>
    </w:p>
    <w:p w:rsidR="00000000" w:rsidDel="00000000" w:rsidP="00000000" w:rsidRDefault="00000000" w:rsidRPr="00000000" w14:paraId="0000018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TITA MARIE sits near Jennifer while discussing work and family matters.</w:t>
      </w:r>
    </w:p>
    <w:p w:rsidR="00000000" w:rsidDel="00000000" w:rsidP="00000000" w:rsidRDefault="00000000" w:rsidRPr="00000000" w14:paraId="0000018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sits beside Ethan.)</w:t>
      </w:r>
    </w:p>
    <w:p w:rsidR="00000000" w:rsidDel="00000000" w:rsidP="00000000" w:rsidRDefault="00000000" w:rsidRPr="00000000" w14:paraId="0000018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Glad you came.</w:t>
      </w:r>
    </w:p>
    <w:p w:rsidR="00000000" w:rsidDel="00000000" w:rsidP="00000000" w:rsidRDefault="00000000" w:rsidRPr="00000000" w14:paraId="0000018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As if I had a choice.</w:t>
      </w:r>
    </w:p>
    <w:p w:rsidR="00000000" w:rsidDel="00000000" w:rsidP="00000000" w:rsidRDefault="00000000" w:rsidRPr="00000000" w14:paraId="0000019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Fair.</w:t>
      </w:r>
    </w:p>
    <w:p w:rsidR="00000000" w:rsidDel="00000000" w:rsidP="00000000" w:rsidRDefault="00000000" w:rsidRPr="00000000" w14:paraId="0000019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You?</w:t>
      </w:r>
    </w:p>
    <w:p w:rsidR="00000000" w:rsidDel="00000000" w:rsidP="00000000" w:rsidRDefault="00000000" w:rsidRPr="00000000" w14:paraId="0000019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Definitely had no choice.</w:t>
      </w:r>
    </w:p>
    <w:p w:rsidR="00000000" w:rsidDel="00000000" w:rsidP="00000000" w:rsidRDefault="00000000" w:rsidRPr="00000000" w14:paraId="0000019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two laugh.)</w:t>
      </w:r>
    </w:p>
    <w:p w:rsidR="00000000" w:rsidDel="00000000" w:rsidP="00000000" w:rsidRDefault="00000000" w:rsidRPr="00000000" w14:paraId="0000019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Across the table, Ricardo notices.</w:t>
      </w:r>
    </w:p>
    <w:p w:rsidR="00000000" w:rsidDel="00000000" w:rsidP="00000000" w:rsidRDefault="00000000" w:rsidRPr="00000000" w14:paraId="0000019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You two never run out of things to talk about, no?</w:t>
      </w:r>
    </w:p>
    <w:p w:rsidR="00000000" w:rsidDel="00000000" w:rsidP="00000000" w:rsidRDefault="00000000" w:rsidRPr="00000000" w14:paraId="0000019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We've had years of practice, Tito.</w:t>
      </w:r>
    </w:p>
    <w:p w:rsidR="00000000" w:rsidDel="00000000" w:rsidP="00000000" w:rsidRDefault="00000000" w:rsidRPr="00000000" w14:paraId="0000019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Good answer.</w:t>
      </w:r>
    </w:p>
    <w:p w:rsidR="00000000" w:rsidDel="00000000" w:rsidP="00000000" w:rsidRDefault="00000000" w:rsidRPr="00000000" w14:paraId="0000019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conversation continues.</w:t>
      </w:r>
    </w:p>
    <w:p w:rsidR="00000000" w:rsidDel="00000000" w:rsidP="00000000" w:rsidRDefault="00000000" w:rsidRPr="00000000" w14:paraId="0000019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People begin finishing their meals.</w:t>
      </w:r>
    </w:p>
    <w:p w:rsidR="00000000" w:rsidDel="00000000" w:rsidP="00000000" w:rsidRDefault="00000000" w:rsidRPr="00000000" w14:paraId="0000019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w:t>
      </w:r>
    </w:p>
    <w:p w:rsidR="00000000" w:rsidDel="00000000" w:rsidP="00000000" w:rsidRDefault="00000000" w:rsidRPr="00000000" w14:paraId="0000019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(TITA MARIE smiles toward Ethan.)</w:t>
      </w:r>
    </w:p>
    <w:p w:rsidR="00000000" w:rsidDel="00000000" w:rsidP="00000000" w:rsidRDefault="00000000" w:rsidRPr="00000000" w14:paraId="0000019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MARIE</w:t>
      </w:r>
      <w:r w:rsidDel="00000000" w:rsidR="00000000" w:rsidRPr="00000000">
        <w:rPr>
          <w:rFonts w:ascii="Courier" w:cs="Courier" w:eastAsia="Courier" w:hAnsi="Courier"/>
          <w:sz w:val="24"/>
          <w:szCs w:val="24"/>
          <w:rtl w:val="0"/>
        </w:rPr>
        <w:br w:type="textWrapping"/>
        <w:t xml:space="preserve">So, Ethan.</w:t>
      </w:r>
    </w:p>
    <w:p w:rsidR="00000000" w:rsidDel="00000000" w:rsidP="00000000" w:rsidRDefault="00000000" w:rsidRPr="00000000" w14:paraId="0000019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How's school?</w:t>
      </w:r>
    </w:p>
    <w:p w:rsidR="00000000" w:rsidDel="00000000" w:rsidP="00000000" w:rsidRDefault="00000000" w:rsidRPr="00000000" w14:paraId="0000019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It's going okay, Ma.</w:t>
      </w:r>
    </w:p>
    <w:p w:rsidR="00000000" w:rsidDel="00000000" w:rsidP="00000000" w:rsidRDefault="00000000" w:rsidRPr="00000000" w14:paraId="0000019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MARIE</w:t>
      </w:r>
      <w:r w:rsidDel="00000000" w:rsidR="00000000" w:rsidRPr="00000000">
        <w:rPr>
          <w:rFonts w:ascii="Courier" w:cs="Courier" w:eastAsia="Courier" w:hAnsi="Courier"/>
          <w:sz w:val="24"/>
          <w:szCs w:val="24"/>
          <w:rtl w:val="0"/>
        </w:rPr>
        <w:br w:type="textWrapping"/>
        <w:t xml:space="preserve">Just okay?</w:t>
      </w:r>
    </w:p>
    <w:p w:rsidR="00000000" w:rsidDel="00000000" w:rsidP="00000000" w:rsidRDefault="00000000" w:rsidRPr="00000000" w14:paraId="000001A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Okay and stressful.</w:t>
      </w:r>
    </w:p>
    <w:p w:rsidR="00000000" w:rsidDel="00000000" w:rsidP="00000000" w:rsidRDefault="00000000" w:rsidRPr="00000000" w14:paraId="000001A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(Everyone chuckles.)</w:t>
      </w:r>
    </w:p>
    <w:p w:rsidR="00000000" w:rsidDel="00000000" w:rsidP="00000000" w:rsidRDefault="00000000" w:rsidRPr="00000000" w14:paraId="000001A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Computer?</w:t>
      </w:r>
    </w:p>
    <w:p w:rsidR="00000000" w:rsidDel="00000000" w:rsidP="00000000" w:rsidRDefault="00000000" w:rsidRPr="00000000" w14:paraId="000001A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Yes po, computer science!</w:t>
      </w:r>
    </w:p>
    <w:p w:rsidR="00000000" w:rsidDel="00000000" w:rsidP="00000000" w:rsidRDefault="00000000" w:rsidRPr="00000000" w14:paraId="000001A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Makes sense, talino mo kasi.</w:t>
      </w:r>
    </w:p>
    <w:p w:rsidR="00000000" w:rsidDel="00000000" w:rsidP="00000000" w:rsidRDefault="00000000" w:rsidRPr="00000000" w14:paraId="000001A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Grades are doing alright though.</w:t>
      </w:r>
    </w:p>
    <w:p w:rsidR="00000000" w:rsidDel="00000000" w:rsidP="00000000" w:rsidRDefault="00000000" w:rsidRPr="00000000" w14:paraId="000001A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That's good,  kaya mo yan anak.</w:t>
      </w:r>
    </w:p>
    <w:p w:rsidR="00000000" w:rsidDel="00000000" w:rsidP="00000000" w:rsidRDefault="00000000" w:rsidRPr="00000000" w14:paraId="000001A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Hopefully I can keep them there.</w:t>
      </w:r>
    </w:p>
    <w:p w:rsidR="00000000" w:rsidDel="00000000" w:rsidP="00000000" w:rsidRDefault="00000000" w:rsidRPr="00000000" w14:paraId="000001A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I'm sure you will.</w:t>
      </w:r>
    </w:p>
    <w:p w:rsidR="00000000" w:rsidDel="00000000" w:rsidP="00000000" w:rsidRDefault="00000000" w:rsidRPr="00000000" w14:paraId="000001A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smiles politely.)</w:t>
      </w:r>
    </w:p>
    <w:p w:rsidR="00000000" w:rsidDel="00000000" w:rsidP="00000000" w:rsidRDefault="00000000" w:rsidRPr="00000000" w14:paraId="000001A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suddenly…</w:t>
      </w:r>
    </w:p>
    <w:p w:rsidR="00000000" w:rsidDel="00000000" w:rsidP="00000000" w:rsidRDefault="00000000" w:rsidRPr="00000000" w14:paraId="000001A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(Everyone looks toward Maya.)</w:t>
      </w:r>
    </w:p>
    <w:p w:rsidR="00000000" w:rsidDel="00000000" w:rsidP="00000000" w:rsidRDefault="00000000" w:rsidRPr="00000000" w14:paraId="000001A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immediately notices and freezes.)</w:t>
      </w:r>
    </w:p>
    <w:p w:rsidR="00000000" w:rsidDel="00000000" w:rsidP="00000000" w:rsidRDefault="00000000" w:rsidRPr="00000000" w14:paraId="000001A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Ikaw naman, Maya.</w:t>
      </w:r>
    </w:p>
    <w:p w:rsidR="00000000" w:rsidDel="00000000" w:rsidP="00000000" w:rsidRDefault="00000000" w:rsidRPr="00000000" w14:paraId="000001A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Huh?</w:t>
      </w:r>
    </w:p>
    <w:p w:rsidR="00000000" w:rsidDel="00000000" w:rsidP="00000000" w:rsidRDefault="00000000" w:rsidRPr="00000000" w14:paraId="000001A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How are your classes?</w:t>
      </w:r>
    </w:p>
    <w:p w:rsidR="00000000" w:rsidDel="00000000" w:rsidP="00000000" w:rsidRDefault="00000000" w:rsidRPr="00000000" w14:paraId="000001B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Oh.</w:t>
      </w:r>
    </w:p>
    <w:p w:rsidR="00000000" w:rsidDel="00000000" w:rsidP="00000000" w:rsidRDefault="00000000" w:rsidRPr="00000000" w14:paraId="000001B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brief silence.</w:t>
      </w:r>
    </w:p>
    <w:p w:rsidR="00000000" w:rsidDel="00000000" w:rsidP="00000000" w:rsidRDefault="00000000" w:rsidRPr="00000000" w14:paraId="000001B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glances down.)</w:t>
      </w:r>
    </w:p>
    <w:p w:rsidR="00000000" w:rsidDel="00000000" w:rsidP="00000000" w:rsidRDefault="00000000" w:rsidRPr="00000000" w14:paraId="000001B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answers honestly.)</w:t>
      </w:r>
    </w:p>
    <w:p w:rsidR="00000000" w:rsidDel="00000000" w:rsidP="00000000" w:rsidRDefault="00000000" w:rsidRPr="00000000" w14:paraId="000001B4">
      <w:pPr>
        <w:spacing w:after="240" w:before="240" w:lineRule="auto"/>
        <w:jc w:val="center"/>
        <w:rPr>
          <w:rFonts w:ascii="Courier" w:cs="Courier" w:eastAsia="Courier" w:hAnsi="Courier"/>
          <w:color w:val="508839"/>
          <w:sz w:val="24"/>
          <w:szCs w:val="24"/>
          <w:shd w:fill="b6d7a8" w:val="clear"/>
        </w:rPr>
      </w:pPr>
      <w:commentRangeStart w:id="5"/>
      <w:r w:rsidDel="00000000" w:rsidR="00000000" w:rsidRPr="00000000">
        <w:rPr>
          <w:rFonts w:ascii="Courier" w:cs="Courier" w:eastAsia="Courier" w:hAnsi="Courier"/>
          <w:b w:val="1"/>
          <w:bCs w:val="1"/>
          <w:color w:val="508839"/>
          <w:sz w:val="24"/>
          <w:szCs w:val="24"/>
          <w:rtl w:val="0"/>
        </w:rPr>
        <w:t xml:space="preserve">MAYA (CONT'D)</w:t>
      </w:r>
      <w:commentRangeEnd w:id="5"/>
      <w:r w:rsidDel="00000000" w:rsidR="00000000" w:rsidRPr="00000000">
        <w:commentReference w:id="5"/>
      </w:r>
      <w:r w:rsidDel="00000000" w:rsidR="00000000" w:rsidRPr="00000000">
        <w:rPr>
          <w:rFonts w:ascii="Courier" w:cs="Courier" w:eastAsia="Courier" w:hAnsi="Courier"/>
          <w:color w:val="508839"/>
          <w:sz w:val="24"/>
          <w:szCs w:val="24"/>
          <w:rtl w:val="0"/>
        </w:rPr>
        <w:br w:type="textWrapping"/>
      </w:r>
      <w:r w:rsidDel="00000000" w:rsidR="00000000" w:rsidRPr="00000000">
        <w:rPr>
          <w:rFonts w:ascii="Courier" w:cs="Courier" w:eastAsia="Courier" w:hAnsi="Courier"/>
          <w:color w:val="508839"/>
          <w:sz w:val="24"/>
          <w:szCs w:val="24"/>
          <w:shd w:fill="b6d7a8" w:val="clear"/>
          <w:rtl w:val="0"/>
        </w:rPr>
        <w:t xml:space="preserve">Honestly medjo nahihirapan, pero I’ll be okay. I’ll just keep doing my best po. </w:t>
      </w:r>
    </w:p>
    <w:p w:rsidR="00000000" w:rsidDel="00000000" w:rsidP="00000000" w:rsidRDefault="00000000" w:rsidRPr="00000000" w14:paraId="000001B5">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(Jennifer's expression changes slightly.)</w:t>
      </w:r>
    </w:p>
    <w:p w:rsidR="00000000" w:rsidDel="00000000" w:rsidP="00000000" w:rsidRDefault="00000000" w:rsidRPr="00000000" w14:paraId="000001B6">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MAYA (CONT'D)</w:t>
      </w:r>
      <w:r w:rsidDel="00000000" w:rsidR="00000000" w:rsidRPr="00000000">
        <w:rPr>
          <w:rFonts w:ascii="Courier" w:cs="Courier" w:eastAsia="Courier" w:hAnsi="Courier"/>
          <w:color w:val="508839"/>
          <w:sz w:val="24"/>
          <w:szCs w:val="24"/>
          <w:rtl w:val="0"/>
        </w:rPr>
        <w:br w:type="textWrapping"/>
        <w:t xml:space="preserve">Pero I'll be okay po.</w:t>
      </w:r>
    </w:p>
    <w:p w:rsidR="00000000" w:rsidDel="00000000" w:rsidP="00000000" w:rsidRDefault="00000000" w:rsidRPr="00000000" w14:paraId="000001B7">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I'll just keep doing my best.</w:t>
      </w:r>
    </w:p>
    <w:p w:rsidR="00000000" w:rsidDel="00000000" w:rsidP="00000000" w:rsidRDefault="00000000" w:rsidRPr="00000000" w14:paraId="000001B8">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(The table grows quiet.)</w:t>
      </w:r>
    </w:p>
    <w:p w:rsidR="00000000" w:rsidDel="00000000" w:rsidP="00000000" w:rsidRDefault="00000000" w:rsidRPr="00000000" w14:paraId="000001B9">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RICARDO</w:t>
      </w:r>
      <w:r w:rsidDel="00000000" w:rsidR="00000000" w:rsidRPr="00000000">
        <w:rPr>
          <w:rFonts w:ascii="Courier" w:cs="Courier" w:eastAsia="Courier" w:hAnsi="Courier"/>
          <w:color w:val="508839"/>
          <w:sz w:val="24"/>
          <w:szCs w:val="24"/>
          <w:rtl w:val="0"/>
        </w:rPr>
        <w:br w:type="textWrapping"/>
        <w:t xml:space="preserve">That's all anyone can ask for.</w:t>
      </w:r>
    </w:p>
    <w:p w:rsidR="00000000" w:rsidDel="00000000" w:rsidP="00000000" w:rsidRDefault="00000000" w:rsidRPr="00000000" w14:paraId="000001BA">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(Jennifer studies Maya.)</w:t>
      </w:r>
    </w:p>
    <w:p w:rsidR="00000000" w:rsidDel="00000000" w:rsidP="00000000" w:rsidRDefault="00000000" w:rsidRPr="00000000" w14:paraId="000001BB">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JENNIFER</w:t>
      </w:r>
      <w:r w:rsidDel="00000000" w:rsidR="00000000" w:rsidRPr="00000000">
        <w:rPr>
          <w:rFonts w:ascii="Courier" w:cs="Courier" w:eastAsia="Courier" w:hAnsi="Courier"/>
          <w:color w:val="508839"/>
          <w:sz w:val="24"/>
          <w:szCs w:val="24"/>
          <w:rtl w:val="0"/>
        </w:rPr>
        <w:br w:type="textWrapping"/>
        <w:t xml:space="preserve">Just make sure you're keeping up.</w:t>
      </w:r>
    </w:p>
    <w:p w:rsidR="00000000" w:rsidDel="00000000" w:rsidP="00000000" w:rsidRDefault="00000000" w:rsidRPr="00000000" w14:paraId="000001BC">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MAYA</w:t>
      </w:r>
      <w:r w:rsidDel="00000000" w:rsidR="00000000" w:rsidRPr="00000000">
        <w:rPr>
          <w:rFonts w:ascii="Courier" w:cs="Courier" w:eastAsia="Courier" w:hAnsi="Courier"/>
          <w:color w:val="508839"/>
          <w:sz w:val="24"/>
          <w:szCs w:val="24"/>
          <w:rtl w:val="0"/>
        </w:rPr>
        <w:br w:type="textWrapping"/>
        <w:t xml:space="preserve">I am.</w:t>
      </w:r>
    </w:p>
    <w:p w:rsidR="00000000" w:rsidDel="00000000" w:rsidP="00000000" w:rsidRDefault="00000000" w:rsidRPr="00000000" w14:paraId="000001BD">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MARIE</w:t>
      </w:r>
      <w:r w:rsidDel="00000000" w:rsidR="00000000" w:rsidRPr="00000000">
        <w:rPr>
          <w:rFonts w:ascii="Courier" w:cs="Courier" w:eastAsia="Courier" w:hAnsi="Courier"/>
          <w:color w:val="508839"/>
          <w:sz w:val="24"/>
          <w:szCs w:val="24"/>
          <w:rtl w:val="0"/>
        </w:rPr>
        <w:br w:type="textWrapping"/>
        <w:t xml:space="preserve">Engineering isn't easy.</w:t>
      </w:r>
    </w:p>
    <w:p w:rsidR="00000000" w:rsidDel="00000000" w:rsidP="00000000" w:rsidRDefault="00000000" w:rsidRPr="00000000" w14:paraId="000001BE">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ETHAN</w:t>
      </w:r>
      <w:r w:rsidDel="00000000" w:rsidR="00000000" w:rsidRPr="00000000">
        <w:rPr>
          <w:rFonts w:ascii="Courier" w:cs="Courier" w:eastAsia="Courier" w:hAnsi="Courier"/>
          <w:color w:val="508839"/>
          <w:sz w:val="24"/>
          <w:szCs w:val="24"/>
          <w:rtl w:val="0"/>
        </w:rPr>
        <w:br w:type="textWrapping"/>
        <w:t xml:space="preserve">Definitely not.</w:t>
      </w:r>
    </w:p>
    <w:p w:rsidR="00000000" w:rsidDel="00000000" w:rsidP="00000000" w:rsidRDefault="00000000" w:rsidRPr="00000000" w14:paraId="000001BF">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MARIE</w:t>
      </w:r>
      <w:r w:rsidDel="00000000" w:rsidR="00000000" w:rsidRPr="00000000">
        <w:rPr>
          <w:rFonts w:ascii="Courier" w:cs="Courier" w:eastAsia="Courier" w:hAnsi="Courier"/>
          <w:color w:val="508839"/>
          <w:sz w:val="24"/>
          <w:szCs w:val="24"/>
          <w:rtl w:val="0"/>
        </w:rPr>
        <w:br w:type="textWrapping"/>
        <w:t xml:space="preserve">The fact that you're still pushing through already says a lot.</w:t>
      </w:r>
    </w:p>
    <w:p w:rsidR="00000000" w:rsidDel="00000000" w:rsidP="00000000" w:rsidRDefault="00000000" w:rsidRPr="00000000" w14:paraId="000001C0">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(Maya gives a small smile.)</w:t>
      </w:r>
    </w:p>
    <w:p w:rsidR="00000000" w:rsidDel="00000000" w:rsidP="00000000" w:rsidRDefault="00000000" w:rsidRPr="00000000" w14:paraId="000001C1">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MAYA</w:t>
      </w:r>
      <w:r w:rsidDel="00000000" w:rsidR="00000000" w:rsidRPr="00000000">
        <w:rPr>
          <w:rFonts w:ascii="Courier" w:cs="Courier" w:eastAsia="Courier" w:hAnsi="Courier"/>
          <w:color w:val="508839"/>
          <w:sz w:val="24"/>
          <w:szCs w:val="24"/>
          <w:rtl w:val="0"/>
        </w:rPr>
        <w:br w:type="textWrapping"/>
        <w:t xml:space="preserve">Thank you po.</w:t>
      </w:r>
    </w:p>
    <w:p w:rsidR="00000000" w:rsidDel="00000000" w:rsidP="00000000" w:rsidRDefault="00000000" w:rsidRPr="00000000" w14:paraId="000001C2">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The conversation slowly shifts elsewhere.</w:t>
      </w:r>
    </w:p>
    <w:p w:rsidR="00000000" w:rsidDel="00000000" w:rsidP="00000000" w:rsidRDefault="00000000" w:rsidRPr="00000000" w14:paraId="000001C3">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But Maya can't shake the feeling of being evaluated.</w:t>
      </w:r>
    </w:p>
    <w:p w:rsidR="00000000" w:rsidDel="00000000" w:rsidP="00000000" w:rsidRDefault="00000000" w:rsidRPr="00000000" w14:paraId="000001C4">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Compared.</w:t>
      </w:r>
    </w:p>
    <w:p w:rsidR="00000000" w:rsidDel="00000000" w:rsidP="00000000" w:rsidRDefault="00000000" w:rsidRPr="00000000" w14:paraId="000001C5">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Measured.</w:t>
      </w:r>
    </w:p>
    <w:p w:rsidR="00000000" w:rsidDel="00000000" w:rsidP="00000000" w:rsidRDefault="00000000" w:rsidRPr="00000000" w14:paraId="000001C6">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She keeps smiling anyway.</w:t>
        <w:br w:type="textWrapping"/>
      </w:r>
    </w:p>
    <w:p w:rsidR="00000000" w:rsidDel="00000000" w:rsidP="00000000" w:rsidRDefault="00000000" w:rsidRPr="00000000" w14:paraId="000001C7">
      <w:pPr>
        <w:spacing w:after="240" w:before="240" w:lineRule="auto"/>
        <w:jc w:val="right"/>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CUT TO:</w:t>
      </w:r>
    </w:p>
    <w:p w:rsidR="00000000" w:rsidDel="00000000" w:rsidP="00000000" w:rsidRDefault="00000000" w:rsidRPr="00000000" w14:paraId="000001C8">
      <w:pPr>
        <w:spacing w:after="240" w:before="240" w:lineRule="auto"/>
        <w:jc w:val="right"/>
        <w:rPr>
          <w:rFonts w:ascii="Courier" w:cs="Courier" w:eastAsia="Courier" w:hAnsi="Courier"/>
          <w:color w:val="508839"/>
          <w:sz w:val="24"/>
          <w:szCs w:val="24"/>
        </w:rPr>
      </w:pP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rFonts w:ascii="Courier" w:cs="Courier" w:eastAsia="Courier" w:hAnsi="Courier"/>
          <w:b w:val="1"/>
          <w:bCs w:val="1"/>
          <w:color w:val="508839"/>
          <w:sz w:val="26"/>
          <w:szCs w:val="26"/>
        </w:rPr>
      </w:pPr>
      <w:bookmarkStart w:colFirst="0" w:colLast="0" w:name="_ykl6abjzwj8k" w:id="31"/>
      <w:bookmarkEnd w:id="31"/>
      <w:r w:rsidDel="00000000" w:rsidR="00000000" w:rsidRPr="00000000">
        <w:rPr>
          <w:rFonts w:ascii="Courier" w:cs="Courier" w:eastAsia="Courier" w:hAnsi="Courier"/>
          <w:b w:val="1"/>
          <w:bCs w:val="1"/>
          <w:color w:val="508839"/>
          <w:sz w:val="26"/>
          <w:szCs w:val="26"/>
          <w:rtl w:val="0"/>
        </w:rPr>
        <w:t xml:space="preserve">INT. YAP RESIDENCE – SALA – LATER THAT EVENING</w:t>
      </w:r>
    </w:p>
    <w:p w:rsidR="00000000" w:rsidDel="00000000" w:rsidP="00000000" w:rsidRDefault="00000000" w:rsidRPr="00000000" w14:paraId="000001CA">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The adults remain at the dining table.</w:t>
      </w:r>
    </w:p>
    <w:p w:rsidR="00000000" w:rsidDel="00000000" w:rsidP="00000000" w:rsidRDefault="00000000" w:rsidRPr="00000000" w14:paraId="000001CB">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Meanwhile…</w:t>
      </w:r>
    </w:p>
    <w:p w:rsidR="00000000" w:rsidDel="00000000" w:rsidP="00000000" w:rsidRDefault="00000000" w:rsidRPr="00000000" w14:paraId="000001CC">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Maya and Ethan move into the living room.</w:t>
      </w:r>
    </w:p>
    <w:p w:rsidR="00000000" w:rsidDel="00000000" w:rsidP="00000000" w:rsidRDefault="00000000" w:rsidRPr="00000000" w14:paraId="000001CD">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Both holding drinks.</w:t>
      </w:r>
    </w:p>
    <w:p w:rsidR="00000000" w:rsidDel="00000000" w:rsidP="00000000" w:rsidRDefault="00000000" w:rsidRPr="00000000" w14:paraId="000001CE">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The atmosphere is quieter here.</w:t>
      </w:r>
    </w:p>
    <w:p w:rsidR="00000000" w:rsidDel="00000000" w:rsidP="00000000" w:rsidRDefault="00000000" w:rsidRPr="00000000" w14:paraId="000001CF">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More relaxed.</w:t>
      </w:r>
    </w:p>
    <w:p w:rsidR="00000000" w:rsidDel="00000000" w:rsidP="00000000" w:rsidRDefault="00000000" w:rsidRPr="00000000" w14:paraId="000001D0">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ETHAN</w:t>
      </w:r>
      <w:r w:rsidDel="00000000" w:rsidR="00000000" w:rsidRPr="00000000">
        <w:rPr>
          <w:rFonts w:ascii="Courier" w:cs="Courier" w:eastAsia="Courier" w:hAnsi="Courier"/>
          <w:color w:val="508839"/>
          <w:sz w:val="24"/>
          <w:szCs w:val="24"/>
          <w:rtl w:val="0"/>
        </w:rPr>
        <w:br w:type="textWrapping"/>
        <w:t xml:space="preserve">That could've gone worse.</w:t>
      </w:r>
    </w:p>
    <w:p w:rsidR="00000000" w:rsidDel="00000000" w:rsidP="00000000" w:rsidRDefault="00000000" w:rsidRPr="00000000" w14:paraId="000001D1">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MAYA</w:t>
      </w:r>
      <w:r w:rsidDel="00000000" w:rsidR="00000000" w:rsidRPr="00000000">
        <w:rPr>
          <w:rFonts w:ascii="Courier" w:cs="Courier" w:eastAsia="Courier" w:hAnsi="Courier"/>
          <w:color w:val="508839"/>
          <w:sz w:val="24"/>
          <w:szCs w:val="24"/>
          <w:rtl w:val="0"/>
        </w:rPr>
        <w:br w:type="textWrapping"/>
        <w:t xml:space="preserve">You mean dinner?</w:t>
      </w:r>
    </w:p>
    <w:p w:rsidR="00000000" w:rsidDel="00000000" w:rsidP="00000000" w:rsidRDefault="00000000" w:rsidRPr="00000000" w14:paraId="000001D2">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ETHAN</w:t>
      </w:r>
      <w:r w:rsidDel="00000000" w:rsidR="00000000" w:rsidRPr="00000000">
        <w:rPr>
          <w:rFonts w:ascii="Courier" w:cs="Courier" w:eastAsia="Courier" w:hAnsi="Courier"/>
          <w:color w:val="508839"/>
          <w:sz w:val="24"/>
          <w:szCs w:val="24"/>
          <w:rtl w:val="0"/>
        </w:rPr>
        <w:br w:type="textWrapping"/>
        <w:t xml:space="preserve">Yeah.</w:t>
      </w:r>
    </w:p>
    <w:p w:rsidR="00000000" w:rsidDel="00000000" w:rsidP="00000000" w:rsidRDefault="00000000" w:rsidRPr="00000000" w14:paraId="000001D3">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MAYA</w:t>
      </w:r>
      <w:r w:rsidDel="00000000" w:rsidR="00000000" w:rsidRPr="00000000">
        <w:rPr>
          <w:rFonts w:ascii="Courier" w:cs="Courier" w:eastAsia="Courier" w:hAnsi="Courier"/>
          <w:color w:val="508839"/>
          <w:sz w:val="24"/>
          <w:szCs w:val="24"/>
          <w:rtl w:val="0"/>
        </w:rPr>
        <w:br w:type="textWrapping"/>
        <w:t xml:space="preserve">True.</w:t>
      </w:r>
    </w:p>
    <w:p w:rsidR="00000000" w:rsidDel="00000000" w:rsidP="00000000" w:rsidRDefault="00000000" w:rsidRPr="00000000" w14:paraId="000001D4">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ETHAN</w:t>
      </w:r>
      <w:r w:rsidDel="00000000" w:rsidR="00000000" w:rsidRPr="00000000">
        <w:rPr>
          <w:rFonts w:ascii="Courier" w:cs="Courier" w:eastAsia="Courier" w:hAnsi="Courier"/>
          <w:color w:val="508839"/>
          <w:sz w:val="24"/>
          <w:szCs w:val="24"/>
          <w:rtl w:val="0"/>
        </w:rPr>
        <w:br w:type="textWrapping"/>
        <w:t xml:space="preserve">Nobody cried.</w:t>
      </w:r>
    </w:p>
    <w:p w:rsidR="00000000" w:rsidDel="00000000" w:rsidP="00000000" w:rsidRDefault="00000000" w:rsidRPr="00000000" w14:paraId="000001D5">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MAYA</w:t>
      </w:r>
      <w:r w:rsidDel="00000000" w:rsidR="00000000" w:rsidRPr="00000000">
        <w:rPr>
          <w:rFonts w:ascii="Courier" w:cs="Courier" w:eastAsia="Courier" w:hAnsi="Courier"/>
          <w:color w:val="508839"/>
          <w:sz w:val="24"/>
          <w:szCs w:val="24"/>
          <w:rtl w:val="0"/>
        </w:rPr>
        <w:br w:type="textWrapping"/>
        <w:t xml:space="preserve">That's a pretty low standard.</w:t>
      </w:r>
    </w:p>
    <w:p w:rsidR="00000000" w:rsidDel="00000000" w:rsidP="00000000" w:rsidRDefault="00000000" w:rsidRPr="00000000" w14:paraId="000001D6">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b w:val="1"/>
          <w:bCs w:val="1"/>
          <w:color w:val="508839"/>
          <w:sz w:val="24"/>
          <w:szCs w:val="24"/>
          <w:rtl w:val="0"/>
        </w:rPr>
        <w:t xml:space="preserve">ETHAN</w:t>
      </w:r>
      <w:r w:rsidDel="00000000" w:rsidR="00000000" w:rsidRPr="00000000">
        <w:rPr>
          <w:rFonts w:ascii="Courier" w:cs="Courier" w:eastAsia="Courier" w:hAnsi="Courier"/>
          <w:color w:val="508839"/>
          <w:sz w:val="24"/>
          <w:szCs w:val="24"/>
          <w:rtl w:val="0"/>
        </w:rPr>
        <w:br w:type="textWrapping"/>
        <w:t xml:space="preserve">Exactly.</w:t>
      </w:r>
    </w:p>
    <w:p w:rsidR="00000000" w:rsidDel="00000000" w:rsidP="00000000" w:rsidRDefault="00000000" w:rsidRPr="00000000" w14:paraId="000001D7">
      <w:pPr>
        <w:spacing w:after="240" w:before="240" w:lineRule="auto"/>
        <w:jc w:val="center"/>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They laugh.</w:t>
      </w:r>
    </w:p>
    <w:p w:rsidR="00000000" w:rsidDel="00000000" w:rsidP="00000000" w:rsidRDefault="00000000" w:rsidRPr="00000000" w14:paraId="000001D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few moments later…</w:t>
      </w:r>
    </w:p>
    <w:p w:rsidR="00000000" w:rsidDel="00000000" w:rsidP="00000000" w:rsidRDefault="00000000" w:rsidRPr="00000000" w14:paraId="000001D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enters carrying a glass.)</w:t>
      </w:r>
    </w:p>
    <w:p w:rsidR="00000000" w:rsidDel="00000000" w:rsidP="00000000" w:rsidRDefault="00000000" w:rsidRPr="00000000" w14:paraId="000001D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Mind if I join?</w:t>
      </w:r>
    </w:p>
    <w:p w:rsidR="00000000" w:rsidDel="00000000" w:rsidP="00000000" w:rsidRDefault="00000000" w:rsidRPr="00000000" w14:paraId="000001D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Of course not, Tito.</w:t>
      </w:r>
    </w:p>
    <w:p w:rsidR="00000000" w:rsidDel="00000000" w:rsidP="00000000" w:rsidRDefault="00000000" w:rsidRPr="00000000" w14:paraId="000001D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sits beside Maya.)</w:t>
      </w:r>
    </w:p>
    <w:p w:rsidR="00000000" w:rsidDel="00000000" w:rsidP="00000000" w:rsidRDefault="00000000" w:rsidRPr="00000000" w14:paraId="000001D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three enjoy a comfortable silence.</w:t>
      </w:r>
    </w:p>
    <w:p w:rsidR="00000000" w:rsidDel="00000000" w:rsidP="00000000" w:rsidRDefault="00000000" w:rsidRPr="00000000" w14:paraId="000001D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a moment.</w:t>
      </w:r>
    </w:p>
    <w:p w:rsidR="00000000" w:rsidDel="00000000" w:rsidP="00000000" w:rsidRDefault="00000000" w:rsidRPr="00000000" w14:paraId="000001D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Ethan speaks.)</w:t>
      </w:r>
    </w:p>
    <w:p w:rsidR="00000000" w:rsidDel="00000000" w:rsidP="00000000" w:rsidRDefault="00000000" w:rsidRPr="00000000" w14:paraId="000001E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Actually...</w:t>
      </w:r>
    </w:p>
    <w:p w:rsidR="00000000" w:rsidDel="00000000" w:rsidP="00000000" w:rsidRDefault="00000000" w:rsidRPr="00000000" w14:paraId="000001E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There's something I've been thinking about.</w:t>
      </w:r>
    </w:p>
    <w:p w:rsidR="00000000" w:rsidDel="00000000" w:rsidP="00000000" w:rsidRDefault="00000000" w:rsidRPr="00000000" w14:paraId="000001E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over.)</w:t>
      </w:r>
    </w:p>
    <w:p w:rsidR="00000000" w:rsidDel="00000000" w:rsidP="00000000" w:rsidRDefault="00000000" w:rsidRPr="00000000" w14:paraId="000001E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listens.)</w:t>
      </w:r>
    </w:p>
    <w:p w:rsidR="00000000" w:rsidDel="00000000" w:rsidP="00000000" w:rsidRDefault="00000000" w:rsidRPr="00000000" w14:paraId="000001E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(CONT'D)</w:t>
      </w:r>
      <w:r w:rsidDel="00000000" w:rsidR="00000000" w:rsidRPr="00000000">
        <w:rPr>
          <w:rFonts w:ascii="Courier" w:cs="Courier" w:eastAsia="Courier" w:hAnsi="Courier"/>
          <w:sz w:val="24"/>
          <w:szCs w:val="24"/>
          <w:rtl w:val="0"/>
        </w:rPr>
        <w:br w:type="textWrapping"/>
        <w:t xml:space="preserve">I've been looking for a part-time job.</w:t>
      </w:r>
    </w:p>
    <w:p w:rsidR="00000000" w:rsidDel="00000000" w:rsidP="00000000" w:rsidRDefault="00000000" w:rsidRPr="00000000" w14:paraId="000001E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Really?</w:t>
      </w:r>
    </w:p>
    <w:p w:rsidR="00000000" w:rsidDel="00000000" w:rsidP="00000000" w:rsidRDefault="00000000" w:rsidRPr="00000000" w14:paraId="000001E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Yeah.</w:t>
      </w:r>
    </w:p>
    <w:p w:rsidR="00000000" w:rsidDel="00000000" w:rsidP="00000000" w:rsidRDefault="00000000" w:rsidRPr="00000000" w14:paraId="000001E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Why?</w:t>
      </w:r>
    </w:p>
    <w:p w:rsidR="00000000" w:rsidDel="00000000" w:rsidP="00000000" w:rsidRDefault="00000000" w:rsidRPr="00000000" w14:paraId="000001E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hesitates.)</w:t>
      </w:r>
    </w:p>
    <w:p w:rsidR="00000000" w:rsidDel="00000000" w:rsidP="00000000" w:rsidRDefault="00000000" w:rsidRPr="00000000" w14:paraId="000001E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His usual composure slips slightly.</w:t>
      </w:r>
    </w:p>
    <w:p w:rsidR="00000000" w:rsidDel="00000000" w:rsidP="00000000" w:rsidRDefault="00000000" w:rsidRPr="00000000" w14:paraId="000001E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I want to help Ma.</w:t>
      </w:r>
    </w:p>
    <w:p w:rsidR="00000000" w:rsidDel="00000000" w:rsidP="00000000" w:rsidRDefault="00000000" w:rsidRPr="00000000" w14:paraId="000001E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(Ricardo's expression softens.)</w:t>
      </w:r>
    </w:p>
    <w:p w:rsidR="00000000" w:rsidDel="00000000" w:rsidP="00000000" w:rsidRDefault="00000000" w:rsidRPr="00000000" w14:paraId="000001E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(CONT'D)</w:t>
      </w:r>
      <w:r w:rsidDel="00000000" w:rsidR="00000000" w:rsidRPr="00000000">
        <w:rPr>
          <w:rFonts w:ascii="Courier" w:cs="Courier" w:eastAsia="Courier" w:hAnsi="Courier"/>
          <w:sz w:val="24"/>
          <w:szCs w:val="24"/>
          <w:rtl w:val="0"/>
        </w:rPr>
        <w:br w:type="textWrapping"/>
        <w:t xml:space="preserve">Things haven't been easy lately.</w:t>
      </w:r>
    </w:p>
    <w:p w:rsidR="00000000" w:rsidDel="00000000" w:rsidP="00000000" w:rsidRDefault="00000000" w:rsidRPr="00000000" w14:paraId="000001E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Because of...</w:t>
      </w:r>
    </w:p>
    <w:p w:rsidR="00000000" w:rsidDel="00000000" w:rsidP="00000000" w:rsidRDefault="00000000" w:rsidRPr="00000000" w14:paraId="000001E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Yeah.</w:t>
      </w:r>
    </w:p>
    <w:p w:rsidR="00000000" w:rsidDel="00000000" w:rsidP="00000000" w:rsidRDefault="00000000" w:rsidRPr="00000000" w14:paraId="000001E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separation.</w:t>
      </w:r>
    </w:p>
    <w:p w:rsidR="00000000" w:rsidDel="00000000" w:rsidP="00000000" w:rsidRDefault="00000000" w:rsidRPr="00000000" w14:paraId="000001F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(Silence.)</w:t>
      </w:r>
    </w:p>
    <w:p w:rsidR="00000000" w:rsidDel="00000000" w:rsidP="00000000" w:rsidRDefault="00000000" w:rsidRPr="00000000" w14:paraId="000001F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(CONT'D)</w:t>
      </w:r>
      <w:r w:rsidDel="00000000" w:rsidR="00000000" w:rsidRPr="00000000">
        <w:rPr>
          <w:rFonts w:ascii="Courier" w:cs="Courier" w:eastAsia="Courier" w:hAnsi="Courier"/>
          <w:sz w:val="24"/>
          <w:szCs w:val="24"/>
          <w:rtl w:val="0"/>
        </w:rPr>
        <w:br w:type="textWrapping"/>
        <w:t xml:space="preserve">She's trying her best, but finding work again hasn't exactly been easy.</w:t>
      </w:r>
    </w:p>
    <w:p w:rsidR="00000000" w:rsidDel="00000000" w:rsidP="00000000" w:rsidRDefault="00000000" w:rsidRPr="00000000" w14:paraId="000001F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I'm sorry.</w:t>
      </w:r>
    </w:p>
    <w:p w:rsidR="00000000" w:rsidDel="00000000" w:rsidP="00000000" w:rsidRDefault="00000000" w:rsidRPr="00000000" w14:paraId="000001F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It's okay.</w:t>
      </w:r>
    </w:p>
    <w:p w:rsidR="00000000" w:rsidDel="00000000" w:rsidP="00000000" w:rsidRDefault="00000000" w:rsidRPr="00000000" w14:paraId="000001F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We're managing.</w:t>
      </w:r>
    </w:p>
    <w:p w:rsidR="00000000" w:rsidDel="00000000" w:rsidP="00000000" w:rsidRDefault="00000000" w:rsidRPr="00000000" w14:paraId="000001F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nods thoughtfully, taking everything in.)</w:t>
      </w:r>
    </w:p>
    <w:p w:rsidR="00000000" w:rsidDel="00000000" w:rsidP="00000000" w:rsidRDefault="00000000" w:rsidRPr="00000000" w14:paraId="000001F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w:t>
      </w:r>
    </w:p>
    <w:p w:rsidR="00000000" w:rsidDel="00000000" w:rsidP="00000000" w:rsidRDefault="00000000" w:rsidRPr="00000000" w14:paraId="000001F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Actually.</w:t>
      </w:r>
    </w:p>
    <w:p w:rsidR="00000000" w:rsidDel="00000000" w:rsidP="00000000" w:rsidRDefault="00000000" w:rsidRPr="00000000" w14:paraId="000001F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looks up.)</w:t>
      </w:r>
    </w:p>
    <w:p w:rsidR="00000000" w:rsidDel="00000000" w:rsidP="00000000" w:rsidRDefault="00000000" w:rsidRPr="00000000" w14:paraId="000001F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 (CONT'D)</w:t>
      </w:r>
      <w:r w:rsidDel="00000000" w:rsidR="00000000" w:rsidRPr="00000000">
        <w:rPr>
          <w:rFonts w:ascii="Courier" w:cs="Courier" w:eastAsia="Courier" w:hAnsi="Courier"/>
          <w:sz w:val="24"/>
          <w:szCs w:val="24"/>
          <w:rtl w:val="0"/>
        </w:rPr>
        <w:br w:type="textWrapping"/>
        <w:t xml:space="preserve">There might be something.</w:t>
      </w:r>
    </w:p>
    <w:p w:rsidR="00000000" w:rsidDel="00000000" w:rsidP="00000000" w:rsidRDefault="00000000" w:rsidRPr="00000000" w14:paraId="000001F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Yes po, Tito?</w:t>
      </w:r>
    </w:p>
    <w:p w:rsidR="00000000" w:rsidDel="00000000" w:rsidP="00000000" w:rsidRDefault="00000000" w:rsidRPr="00000000" w14:paraId="000001F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Ung auto repair shop ko.</w:t>
      </w:r>
    </w:p>
    <w:p w:rsidR="00000000" w:rsidDel="00000000" w:rsidP="00000000" w:rsidRDefault="00000000" w:rsidRPr="00000000" w14:paraId="000001F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blinks.)</w:t>
      </w:r>
    </w:p>
    <w:p w:rsidR="00000000" w:rsidDel="00000000" w:rsidP="00000000" w:rsidRDefault="00000000" w:rsidRPr="00000000" w14:paraId="000001F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 (CONT'D)</w:t>
      </w:r>
      <w:r w:rsidDel="00000000" w:rsidR="00000000" w:rsidRPr="00000000">
        <w:rPr>
          <w:rFonts w:ascii="Courier" w:cs="Courier" w:eastAsia="Courier" w:hAnsi="Courier"/>
          <w:sz w:val="24"/>
          <w:szCs w:val="24"/>
          <w:rtl w:val="0"/>
        </w:rPr>
        <w:br w:type="textWrapping"/>
        <w:t xml:space="preserve">We're looking for extra help.</w:t>
      </w:r>
    </w:p>
    <w:p w:rsidR="00000000" w:rsidDel="00000000" w:rsidP="00000000" w:rsidRDefault="00000000" w:rsidRPr="00000000" w14:paraId="000001F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Nothing too crazy.</w:t>
      </w:r>
    </w:p>
    <w:p w:rsidR="00000000" w:rsidDel="00000000" w:rsidP="00000000" w:rsidRDefault="00000000" w:rsidRPr="00000000" w14:paraId="000001F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Oh—</w:t>
      </w:r>
    </w:p>
    <w:p w:rsidR="00000000" w:rsidDel="00000000" w:rsidP="00000000" w:rsidRDefault="00000000" w:rsidRPr="00000000" w14:paraId="0000020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I can teach you.</w:t>
      </w:r>
    </w:p>
    <w:p w:rsidR="00000000" w:rsidDel="00000000" w:rsidP="00000000" w:rsidRDefault="00000000" w:rsidRPr="00000000" w14:paraId="0000020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Show you how everything works.</w:t>
      </w:r>
    </w:p>
    <w:p w:rsidR="00000000" w:rsidDel="00000000" w:rsidP="00000000" w:rsidRDefault="00000000" w:rsidRPr="00000000" w14:paraId="0000020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immediately shakes his head.)</w:t>
      </w:r>
    </w:p>
    <w:p w:rsidR="00000000" w:rsidDel="00000000" w:rsidP="00000000" w:rsidRDefault="00000000" w:rsidRPr="00000000" w14:paraId="0000020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No, Tito, it's okay.</w:t>
      </w:r>
    </w:p>
    <w:p w:rsidR="00000000" w:rsidDel="00000000" w:rsidP="00000000" w:rsidRDefault="00000000" w:rsidRPr="00000000" w14:paraId="0000020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couldn't—</w:t>
      </w:r>
    </w:p>
    <w:p w:rsidR="00000000" w:rsidDel="00000000" w:rsidP="00000000" w:rsidRDefault="00000000" w:rsidRPr="00000000" w14:paraId="0000020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Couldn't what?</w:t>
      </w:r>
    </w:p>
    <w:p w:rsidR="00000000" w:rsidDel="00000000" w:rsidP="00000000" w:rsidRDefault="00000000" w:rsidRPr="00000000" w14:paraId="0000020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I don't want to impose.</w:t>
      </w:r>
    </w:p>
    <w:p w:rsidR="00000000" w:rsidDel="00000000" w:rsidP="00000000" w:rsidRDefault="00000000" w:rsidRPr="00000000" w14:paraId="0000020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You're not imposing.</w:t>
      </w:r>
    </w:p>
    <w:p w:rsidR="00000000" w:rsidDel="00000000" w:rsidP="00000000" w:rsidRDefault="00000000" w:rsidRPr="00000000" w14:paraId="0000020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Still...</w:t>
      </w:r>
    </w:p>
    <w:p w:rsidR="00000000" w:rsidDel="00000000" w:rsidP="00000000" w:rsidRDefault="00000000" w:rsidRPr="00000000" w14:paraId="0000020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Ethan.</w:t>
      </w:r>
    </w:p>
    <w:p w:rsidR="00000000" w:rsidDel="00000000" w:rsidP="00000000" w:rsidRDefault="00000000" w:rsidRPr="00000000" w14:paraId="0000020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leans forward.)</w:t>
      </w:r>
    </w:p>
    <w:p w:rsidR="00000000" w:rsidDel="00000000" w:rsidP="00000000" w:rsidRDefault="00000000" w:rsidRPr="00000000" w14:paraId="0000020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 (CONT'D)</w:t>
      </w:r>
      <w:r w:rsidDel="00000000" w:rsidR="00000000" w:rsidRPr="00000000">
        <w:rPr>
          <w:rFonts w:ascii="Courier" w:cs="Courier" w:eastAsia="Courier" w:hAnsi="Courier"/>
          <w:sz w:val="24"/>
          <w:szCs w:val="24"/>
          <w:rtl w:val="0"/>
        </w:rPr>
        <w:br w:type="textWrapping"/>
        <w:t xml:space="preserve">You've always been hardworking.</w:t>
      </w:r>
    </w:p>
    <w:p w:rsidR="00000000" w:rsidDel="00000000" w:rsidP="00000000" w:rsidRDefault="00000000" w:rsidRPr="00000000" w14:paraId="0000020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Responsible.</w:t>
      </w:r>
    </w:p>
    <w:p w:rsidR="00000000" w:rsidDel="00000000" w:rsidP="00000000" w:rsidRDefault="00000000" w:rsidRPr="00000000" w14:paraId="0000020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And willing to learn.</w:t>
      </w:r>
    </w:p>
    <w:p w:rsidR="00000000" w:rsidDel="00000000" w:rsidP="00000000" w:rsidRDefault="00000000" w:rsidRPr="00000000" w14:paraId="0000020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That's more important than experience.</w:t>
      </w:r>
    </w:p>
    <w:p w:rsidR="00000000" w:rsidDel="00000000" w:rsidP="00000000" w:rsidRDefault="00000000" w:rsidRPr="00000000" w14:paraId="0000020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remains unsure.)</w:t>
      </w:r>
    </w:p>
    <w:p w:rsidR="00000000" w:rsidDel="00000000" w:rsidP="00000000" w:rsidRDefault="00000000" w:rsidRPr="00000000" w14:paraId="0000021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I don't know anything about cars.</w:t>
      </w:r>
    </w:p>
    <w:p w:rsidR="00000000" w:rsidDel="00000000" w:rsidP="00000000" w:rsidRDefault="00000000" w:rsidRPr="00000000" w14:paraId="0000021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Neither did I when I started.</w:t>
      </w:r>
    </w:p>
    <w:p w:rsidR="00000000" w:rsidDel="00000000" w:rsidP="00000000" w:rsidRDefault="00000000" w:rsidRPr="00000000" w14:paraId="0000021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laughs.)</w:t>
      </w:r>
    </w:p>
    <w:p w:rsidR="00000000" w:rsidDel="00000000" w:rsidP="00000000" w:rsidRDefault="00000000" w:rsidRPr="00000000" w14:paraId="0000021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 (CONT'D)</w:t>
      </w:r>
      <w:r w:rsidDel="00000000" w:rsidR="00000000" w:rsidRPr="00000000">
        <w:rPr>
          <w:rFonts w:ascii="Courier" w:cs="Courier" w:eastAsia="Courier" w:hAnsi="Courier"/>
          <w:sz w:val="24"/>
          <w:szCs w:val="24"/>
          <w:rtl w:val="0"/>
        </w:rPr>
        <w:br w:type="textWrapping"/>
        <w:t xml:space="preserve">I'll teach you everything.</w:t>
      </w:r>
    </w:p>
    <w:p w:rsidR="00000000" w:rsidDel="00000000" w:rsidP="00000000" w:rsidRDefault="00000000" w:rsidRPr="00000000" w14:paraId="0000021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Step by step.</w:t>
      </w:r>
    </w:p>
    <w:p w:rsidR="00000000" w:rsidDel="00000000" w:rsidP="00000000" w:rsidRDefault="00000000" w:rsidRPr="00000000" w14:paraId="0000021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Think of it as an apprenticeship.</w:t>
      </w:r>
    </w:p>
    <w:p w:rsidR="00000000" w:rsidDel="00000000" w:rsidP="00000000" w:rsidRDefault="00000000" w:rsidRPr="00000000" w14:paraId="0000021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glances toward Maya.)</w:t>
      </w:r>
    </w:p>
    <w:p w:rsidR="00000000" w:rsidDel="00000000" w:rsidP="00000000" w:rsidRDefault="00000000" w:rsidRPr="00000000" w14:paraId="0000021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nods encouragingly.)</w:t>
      </w:r>
    </w:p>
    <w:p w:rsidR="00000000" w:rsidDel="00000000" w:rsidP="00000000" w:rsidRDefault="00000000" w:rsidRPr="00000000" w14:paraId="0000021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You'd be good at it.</w:t>
      </w:r>
    </w:p>
    <w:p w:rsidR="00000000" w:rsidDel="00000000" w:rsidP="00000000" w:rsidRDefault="00000000" w:rsidRPr="00000000" w14:paraId="0000021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You haven't even seen me fix anything this big at all.</w:t>
      </w:r>
    </w:p>
    <w:p w:rsidR="00000000" w:rsidDel="00000000" w:rsidP="00000000" w:rsidRDefault="00000000" w:rsidRPr="00000000" w14:paraId="0000021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Exactly.</w:t>
      </w:r>
    </w:p>
    <w:p w:rsidR="00000000" w:rsidDel="00000000" w:rsidP="00000000" w:rsidRDefault="00000000" w:rsidRPr="00000000" w14:paraId="0000021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It'll be entertaining.</w:t>
      </w:r>
    </w:p>
    <w:p w:rsidR="00000000" w:rsidDel="00000000" w:rsidP="00000000" w:rsidRDefault="00000000" w:rsidRPr="00000000" w14:paraId="0000021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Wow.</w:t>
      </w:r>
    </w:p>
    <w:p w:rsidR="00000000" w:rsidDel="00000000" w:rsidP="00000000" w:rsidRDefault="00000000" w:rsidRPr="00000000" w14:paraId="0000021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Some friend you are.</w:t>
      </w:r>
    </w:p>
    <w:p w:rsidR="00000000" w:rsidDel="00000000" w:rsidP="00000000" w:rsidRDefault="00000000" w:rsidRPr="00000000" w14:paraId="0000021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three laugh.)</w:t>
      </w:r>
    </w:p>
    <w:p w:rsidR="00000000" w:rsidDel="00000000" w:rsidP="00000000" w:rsidRDefault="00000000" w:rsidRPr="00000000" w14:paraId="0000021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smiles.</w:t>
      </w:r>
    </w:p>
    <w:p w:rsidR="00000000" w:rsidDel="00000000" w:rsidP="00000000" w:rsidRDefault="00000000" w:rsidRPr="00000000" w14:paraId="0000022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See?</w:t>
      </w:r>
    </w:p>
    <w:p w:rsidR="00000000" w:rsidDel="00000000" w:rsidP="00000000" w:rsidRDefault="00000000" w:rsidRPr="00000000" w14:paraId="0000022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Already part of the team.</w:t>
      </w:r>
    </w:p>
    <w:p w:rsidR="00000000" w:rsidDel="00000000" w:rsidP="00000000" w:rsidRDefault="00000000" w:rsidRPr="00000000" w14:paraId="0000022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I still don't know...</w:t>
      </w:r>
    </w:p>
    <w:p w:rsidR="00000000" w:rsidDel="00000000" w:rsidP="00000000" w:rsidRDefault="00000000" w:rsidRPr="00000000" w14:paraId="0000022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Take the opportunity.</w:t>
      </w:r>
    </w:p>
    <w:p w:rsidR="00000000" w:rsidDel="00000000" w:rsidP="00000000" w:rsidRDefault="00000000" w:rsidRPr="00000000" w14:paraId="0000022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Help your mom.</w:t>
      </w:r>
    </w:p>
    <w:p w:rsidR="00000000" w:rsidDel="00000000" w:rsidP="00000000" w:rsidRDefault="00000000" w:rsidRPr="00000000" w14:paraId="0000022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Learn something new.</w:t>
      </w:r>
    </w:p>
    <w:p w:rsidR="00000000" w:rsidDel="00000000" w:rsidP="00000000" w:rsidRDefault="00000000" w:rsidRPr="00000000" w14:paraId="0000022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And honestly…</w:t>
      </w:r>
    </w:p>
    <w:p w:rsidR="00000000" w:rsidDel="00000000" w:rsidP="00000000" w:rsidRDefault="00000000" w:rsidRPr="00000000" w14:paraId="0000022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(beat)</w:t>
      </w:r>
    </w:p>
    <w:p w:rsidR="00000000" w:rsidDel="00000000" w:rsidP="00000000" w:rsidRDefault="00000000" w:rsidRPr="00000000" w14:paraId="0000022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It would help us too.</w:t>
      </w:r>
    </w:p>
    <w:p w:rsidR="00000000" w:rsidDel="00000000" w:rsidP="00000000" w:rsidRDefault="00000000" w:rsidRPr="00000000" w14:paraId="0000022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finally falls silent, thinking.)</w:t>
      </w:r>
    </w:p>
    <w:p w:rsidR="00000000" w:rsidDel="00000000" w:rsidP="00000000" w:rsidRDefault="00000000" w:rsidRPr="00000000" w14:paraId="0000022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w:t>
      </w:r>
    </w:p>
    <w:p w:rsidR="00000000" w:rsidDel="00000000" w:rsidP="00000000" w:rsidRDefault="00000000" w:rsidRPr="00000000" w14:paraId="0000022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small smile appears.)</w:t>
      </w:r>
    </w:p>
    <w:p w:rsidR="00000000" w:rsidDel="00000000" w:rsidP="00000000" w:rsidRDefault="00000000" w:rsidRPr="00000000" w14:paraId="0000022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Okay.</w:t>
      </w:r>
    </w:p>
    <w:p w:rsidR="00000000" w:rsidDel="00000000" w:rsidP="00000000" w:rsidRDefault="00000000" w:rsidRPr="00000000" w14:paraId="0000022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grins.)</w:t>
      </w:r>
    </w:p>
    <w:p w:rsidR="00000000" w:rsidDel="00000000" w:rsidP="00000000" w:rsidRDefault="00000000" w:rsidRPr="00000000" w14:paraId="0000022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(CONT'D)</w:t>
      </w:r>
      <w:r w:rsidDel="00000000" w:rsidR="00000000" w:rsidRPr="00000000">
        <w:rPr>
          <w:rFonts w:ascii="Courier" w:cs="Courier" w:eastAsia="Courier" w:hAnsi="Courier"/>
          <w:sz w:val="24"/>
          <w:szCs w:val="24"/>
          <w:rtl w:val="0"/>
        </w:rPr>
        <w:br w:type="textWrapping"/>
        <w:t xml:space="preserve">Thank you, Tito.</w:t>
      </w:r>
    </w:p>
    <w:p w:rsidR="00000000" w:rsidDel="00000000" w:rsidP="00000000" w:rsidRDefault="00000000" w:rsidRPr="00000000" w14:paraId="0000022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really appreciate it.</w:t>
      </w:r>
    </w:p>
    <w:p w:rsidR="00000000" w:rsidDel="00000000" w:rsidP="00000000" w:rsidRDefault="00000000" w:rsidRPr="00000000" w14:paraId="0000023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Good.</w:t>
      </w:r>
    </w:p>
    <w:p w:rsidR="00000000" w:rsidDel="00000000" w:rsidP="00000000" w:rsidRDefault="00000000" w:rsidRPr="00000000" w14:paraId="0000023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pats Ethan firmly on the back.)</w:t>
      </w:r>
    </w:p>
    <w:p w:rsidR="00000000" w:rsidDel="00000000" w:rsidP="00000000" w:rsidRDefault="00000000" w:rsidRPr="00000000" w14:paraId="0000023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 (CONT'D)</w:t>
      </w:r>
      <w:r w:rsidDel="00000000" w:rsidR="00000000" w:rsidRPr="00000000">
        <w:rPr>
          <w:rFonts w:ascii="Courier" w:cs="Courier" w:eastAsia="Courier" w:hAnsi="Courier"/>
          <w:sz w:val="24"/>
          <w:szCs w:val="24"/>
          <w:rtl w:val="0"/>
        </w:rPr>
        <w:br w:type="textWrapping"/>
        <w:t xml:space="preserve">You'll do great.</w:t>
      </w:r>
    </w:p>
    <w:p w:rsidR="00000000" w:rsidDel="00000000" w:rsidP="00000000" w:rsidRDefault="00000000" w:rsidRPr="00000000" w14:paraId="0000023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laughs.)</w:t>
      </w:r>
    </w:p>
    <w:p w:rsidR="00000000" w:rsidDel="00000000" w:rsidP="00000000" w:rsidRDefault="00000000" w:rsidRPr="00000000" w14:paraId="0000023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watches quietly from her seat.</w:t>
      </w:r>
    </w:p>
    <w:p w:rsidR="00000000" w:rsidDel="00000000" w:rsidP="00000000" w:rsidRDefault="00000000" w:rsidRPr="00000000" w14:paraId="0000023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As Ricardo continues praising Ethan's work ethic and determination.</w:t>
      </w:r>
    </w:p>
    <w:p w:rsidR="00000000" w:rsidDel="00000000" w:rsidP="00000000" w:rsidRDefault="00000000" w:rsidRPr="00000000" w14:paraId="00000236">
      <w:pPr>
        <w:spacing w:after="240" w:before="240" w:lineRule="auto"/>
        <w:rPr>
          <w:rFonts w:ascii="Courier" w:cs="Courier" w:eastAsia="Courier" w:hAnsi="Courier"/>
          <w:color w:val="38761d"/>
          <w:sz w:val="24"/>
          <w:szCs w:val="24"/>
          <w:shd w:fill="b6d7a8" w:val="clear"/>
        </w:rPr>
      </w:pPr>
      <w:commentRangeStart w:id="6"/>
      <w:r w:rsidDel="00000000" w:rsidR="00000000" w:rsidRPr="00000000">
        <w:rPr>
          <w:rFonts w:ascii="Courier" w:cs="Courier" w:eastAsia="Courier" w:hAnsi="Courier"/>
          <w:color w:val="38761d"/>
          <w:sz w:val="24"/>
          <w:szCs w:val="24"/>
          <w:shd w:fill="b6d7a8" w:val="clear"/>
          <w:rtl w:val="0"/>
        </w:rPr>
        <w:t xml:space="preserve">S</w:t>
      </w:r>
      <w:commentRangeEnd w:id="6"/>
      <w:r w:rsidDel="00000000" w:rsidR="00000000" w:rsidRPr="00000000">
        <w:commentReference w:id="6"/>
      </w:r>
      <w:r w:rsidDel="00000000" w:rsidR="00000000" w:rsidRPr="00000000">
        <w:rPr>
          <w:rFonts w:ascii="Courier" w:cs="Courier" w:eastAsia="Courier" w:hAnsi="Courier"/>
          <w:color w:val="38761d"/>
          <w:sz w:val="24"/>
          <w:szCs w:val="24"/>
          <w:shd w:fill="b6d7a8" w:val="clear"/>
          <w:rtl w:val="0"/>
        </w:rPr>
        <w:t xml:space="preserve">he tries to smile.</w:t>
      </w:r>
    </w:p>
    <w:p w:rsidR="00000000" w:rsidDel="00000000" w:rsidP="00000000" w:rsidRDefault="00000000" w:rsidRPr="00000000" w14:paraId="0000023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But only on the outside.</w:t>
      </w:r>
    </w:p>
    <w:p w:rsidR="00000000" w:rsidDel="00000000" w:rsidP="00000000" w:rsidRDefault="00000000" w:rsidRPr="00000000" w14:paraId="00000238">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Something small and uncomfortable stirs inside her chest.</w:t>
      </w:r>
    </w:p>
    <w:p w:rsidR="00000000" w:rsidDel="00000000" w:rsidP="00000000" w:rsidRDefault="00000000" w:rsidRPr="00000000" w14:paraId="00000239">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doesn't say a word.</w:t>
      </w:r>
    </w:p>
    <w:p w:rsidR="00000000" w:rsidDel="00000000" w:rsidP="00000000" w:rsidRDefault="00000000" w:rsidRPr="00000000" w14:paraId="0000023A">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OUT.</w:t>
      </w:r>
    </w:p>
    <w:p w:rsidR="00000000" w:rsidDel="00000000" w:rsidP="00000000" w:rsidRDefault="00000000" w:rsidRPr="00000000" w14:paraId="0000023B">
      <w:pPr>
        <w:spacing w:after="240" w:before="240" w:lineRule="auto"/>
        <w:jc w:val="righ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3C">
      <w:pPr>
        <w:pStyle w:val="Heading2"/>
        <w:keepNext w:val="0"/>
        <w:keepLines w:val="0"/>
        <w:rPr/>
      </w:pPr>
      <w:bookmarkStart w:colFirst="0" w:colLast="0" w:name="_brduy3kmpky2" w:id="32"/>
      <w:bookmarkEnd w:id="32"/>
      <w:r w:rsidDel="00000000" w:rsidR="00000000" w:rsidRPr="00000000">
        <w:rPr>
          <w:rtl w:val="0"/>
        </w:rPr>
        <w:t xml:space="preserve">ACT 3 - DISTRUST</w:t>
      </w:r>
    </w:p>
    <w:p w:rsidR="00000000" w:rsidDel="00000000" w:rsidP="00000000" w:rsidRDefault="00000000" w:rsidRPr="00000000" w14:paraId="0000023D">
      <w:pPr>
        <w:spacing w:after="240" w:before="240" w:lineRule="auto"/>
        <w:rPr>
          <w:rFonts w:ascii="Courier" w:cs="Courier" w:eastAsia="Courier" w:hAnsi="Courier"/>
          <w:b w:val="1"/>
          <w:bCs w:val="1"/>
          <w:sz w:val="26"/>
          <w:szCs w:val="26"/>
        </w:rPr>
      </w:pPr>
      <w:r w:rsidDel="00000000" w:rsidR="00000000" w:rsidRPr="00000000">
        <w:rPr>
          <w:rFonts w:ascii="Courier" w:cs="Courier" w:eastAsia="Courier" w:hAnsi="Courier"/>
          <w:b w:val="1"/>
          <w:bCs w:val="1"/>
          <w:sz w:val="26"/>
          <w:szCs w:val="26"/>
          <w:rtl w:val="0"/>
        </w:rPr>
        <w:t xml:space="preserve">EXT. AUTO REPAIR SHOP - DAY</w:t>
      </w:r>
    </w:p>
    <w:p w:rsidR="00000000" w:rsidDel="00000000" w:rsidP="00000000" w:rsidRDefault="00000000" w:rsidRPr="00000000" w14:paraId="0000023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afternoon sun shines over a modest neighborhood auto repair shop. The sound of passing vehicles mixes with the clanking of tools, revving engines, and the occasional laughter of mechanics at work.</w:t>
      </w:r>
    </w:p>
    <w:p w:rsidR="00000000" w:rsidDel="00000000" w:rsidP="00000000" w:rsidRDefault="00000000" w:rsidRPr="00000000" w14:paraId="0000023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sedan sits in one of the service bays with its hood propped open. Several mechanics work around the shop while customers wait nearby.</w:t>
      </w:r>
    </w:p>
    <w:p w:rsidR="00000000" w:rsidDel="00000000" w:rsidP="00000000" w:rsidRDefault="00000000" w:rsidRPr="00000000" w14:paraId="0000024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stands beside ETHAN, both wearing work gloves. ETHAN's shirt already has a few grease stains, showing he's been working for quite some time.</w:t>
      </w:r>
    </w:p>
    <w:p w:rsidR="00000000" w:rsidDel="00000000" w:rsidP="00000000" w:rsidRDefault="00000000" w:rsidRPr="00000000" w14:paraId="0000024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points toward a section of the engine.</w:t>
      </w:r>
    </w:p>
    <w:p w:rsidR="00000000" w:rsidDel="00000000" w:rsidP="00000000" w:rsidRDefault="00000000" w:rsidRPr="00000000" w14:paraId="0000024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Okay, anak. Before you tighten that bolt, make sure aligned muna 'yung bracket.</w:t>
      </w:r>
    </w:p>
    <w:p w:rsidR="00000000" w:rsidDel="00000000" w:rsidP="00000000" w:rsidRDefault="00000000" w:rsidRPr="00000000" w14:paraId="0000024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(Leaning closer.)</w:t>
      </w:r>
    </w:p>
    <w:p w:rsidR="00000000" w:rsidDel="00000000" w:rsidP="00000000" w:rsidRDefault="00000000" w:rsidRPr="00000000" w14:paraId="0000024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Ito po ba?</w:t>
      </w:r>
    </w:p>
    <w:p w:rsidR="00000000" w:rsidDel="00000000" w:rsidP="00000000" w:rsidRDefault="00000000" w:rsidRPr="00000000" w14:paraId="0000024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A little more to the left.</w:t>
      </w:r>
    </w:p>
    <w:p w:rsidR="00000000" w:rsidDel="00000000" w:rsidP="00000000" w:rsidRDefault="00000000" w:rsidRPr="00000000" w14:paraId="0000024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carefully adjusts the part.)</w:t>
      </w:r>
    </w:p>
    <w:p w:rsidR="00000000" w:rsidDel="00000000" w:rsidP="00000000" w:rsidRDefault="00000000" w:rsidRPr="00000000" w14:paraId="0000024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 (CONT'D)</w:t>
        <w:br w:type="textWrapping"/>
      </w:r>
      <w:r w:rsidDel="00000000" w:rsidR="00000000" w:rsidRPr="00000000">
        <w:rPr>
          <w:rFonts w:ascii="Courier" w:cs="Courier" w:eastAsia="Courier" w:hAnsi="Courier"/>
          <w:sz w:val="24"/>
          <w:szCs w:val="24"/>
          <w:rtl w:val="0"/>
        </w:rPr>
        <w:t xml:space="preserve">Ayan. Ngayon higpitan mo na.</w:t>
      </w:r>
    </w:p>
    <w:p w:rsidR="00000000" w:rsidDel="00000000" w:rsidP="00000000" w:rsidRDefault="00000000" w:rsidRPr="00000000" w14:paraId="0000024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uses the wrench, tightening the bolt with care.)</w:t>
      </w:r>
    </w:p>
    <w:p w:rsidR="00000000" w:rsidDel="00000000" w:rsidP="00000000" w:rsidRDefault="00000000" w:rsidRPr="00000000" w14:paraId="0000024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Okay...</w:t>
      </w:r>
    </w:p>
    <w:p w:rsidR="00000000" w:rsidDel="00000000" w:rsidP="00000000" w:rsidRDefault="00000000" w:rsidRPr="00000000" w14:paraId="0000024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steps back.)</w:t>
      </w:r>
    </w:p>
    <w:p w:rsidR="00000000" w:rsidDel="00000000" w:rsidP="00000000" w:rsidRDefault="00000000" w:rsidRPr="00000000" w14:paraId="0000024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Parang okay na, Tito.</w:t>
      </w:r>
    </w:p>
    <w:p w:rsidR="00000000" w:rsidDel="00000000" w:rsidP="00000000" w:rsidRDefault="00000000" w:rsidRPr="00000000" w14:paraId="0000024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inspects the repair for a few seconds before giving an approving nod.)</w:t>
      </w:r>
    </w:p>
    <w:p w:rsidR="00000000" w:rsidDel="00000000" w:rsidP="00000000" w:rsidRDefault="00000000" w:rsidRPr="00000000" w14:paraId="0000024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Not bad.</w:t>
      </w:r>
    </w:p>
    <w:p w:rsidR="00000000" w:rsidDel="00000000" w:rsidP="00000000" w:rsidRDefault="00000000" w:rsidRPr="00000000" w14:paraId="0000024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(Chuckles.)</w:t>
      </w:r>
    </w:p>
    <w:p w:rsidR="00000000" w:rsidDel="00000000" w:rsidP="00000000" w:rsidRDefault="00000000" w:rsidRPr="00000000" w14:paraId="0000024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Actually... tama lahat.</w:t>
      </w:r>
    </w:p>
    <w:p w:rsidR="00000000" w:rsidDel="00000000" w:rsidP="00000000" w:rsidRDefault="00000000" w:rsidRPr="00000000" w14:paraId="0000025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lets out a relieved sigh.)</w:t>
      </w:r>
    </w:p>
    <w:p w:rsidR="00000000" w:rsidDel="00000000" w:rsidP="00000000" w:rsidRDefault="00000000" w:rsidRPr="00000000" w14:paraId="0000025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Akala ko mali na naman.</w:t>
      </w:r>
    </w:p>
    <w:p w:rsidR="00000000" w:rsidDel="00000000" w:rsidP="00000000" w:rsidRDefault="00000000" w:rsidRPr="00000000" w14:paraId="0000025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(Laughing.)</w:t>
      </w:r>
    </w:p>
    <w:p w:rsidR="00000000" w:rsidDel="00000000" w:rsidP="00000000" w:rsidRDefault="00000000" w:rsidRPr="00000000" w14:paraId="0000025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Kung mali 'yan, pinapaulit kita.</w:t>
      </w:r>
    </w:p>
    <w:p w:rsidR="00000000" w:rsidDel="00000000" w:rsidP="00000000" w:rsidRDefault="00000000" w:rsidRPr="00000000" w14:paraId="0000025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Fair enough.</w:t>
      </w:r>
    </w:p>
    <w:p w:rsidR="00000000" w:rsidDel="00000000" w:rsidP="00000000" w:rsidRDefault="00000000" w:rsidRPr="00000000" w14:paraId="0000025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pats ETHAN's shoulder.)</w:t>
      </w:r>
    </w:p>
    <w:p w:rsidR="00000000" w:rsidDel="00000000" w:rsidP="00000000" w:rsidRDefault="00000000" w:rsidRPr="00000000" w14:paraId="0000025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You're learning fast.</w:t>
      </w:r>
    </w:p>
    <w:p w:rsidR="00000000" w:rsidDel="00000000" w:rsidP="00000000" w:rsidRDefault="00000000" w:rsidRPr="00000000" w14:paraId="0000025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ka takot magtanong, at marunong kang makinig.</w:t>
      </w:r>
    </w:p>
    <w:p w:rsidR="00000000" w:rsidDel="00000000" w:rsidP="00000000" w:rsidRDefault="00000000" w:rsidRPr="00000000" w14:paraId="0000025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Malaking bagay 'yan.</w:t>
      </w:r>
    </w:p>
    <w:p w:rsidR="00000000" w:rsidDel="00000000" w:rsidP="00000000" w:rsidRDefault="00000000" w:rsidRPr="00000000" w14:paraId="0000025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Salamat po.</w:t>
      </w:r>
    </w:p>
    <w:p w:rsidR="00000000" w:rsidDel="00000000" w:rsidP="00000000" w:rsidRDefault="00000000" w:rsidRPr="00000000" w14:paraId="0000025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Honestly, marami pa akong kailangang matutunan.</w:t>
      </w:r>
    </w:p>
    <w:p w:rsidR="00000000" w:rsidDel="00000000" w:rsidP="00000000" w:rsidRDefault="00000000" w:rsidRPr="00000000" w14:paraId="0000025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Lahat naman nagsisimula sa wala.</w:t>
      </w:r>
    </w:p>
    <w:p w:rsidR="00000000" w:rsidDel="00000000" w:rsidP="00000000" w:rsidRDefault="00000000" w:rsidRPr="00000000" w14:paraId="0000025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Ang importante, willing kang matuto.</w:t>
      </w:r>
    </w:p>
    <w:p w:rsidR="00000000" w:rsidDel="00000000" w:rsidP="00000000" w:rsidRDefault="00000000" w:rsidRPr="00000000" w14:paraId="0000025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smiles appreciatively.)</w:t>
      </w:r>
    </w:p>
    <w:p w:rsidR="00000000" w:rsidDel="00000000" w:rsidP="00000000" w:rsidRDefault="00000000" w:rsidRPr="00000000" w14:paraId="0000025E">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br w:type="textWrapping"/>
      </w:r>
    </w:p>
    <w:p w:rsidR="00000000" w:rsidDel="00000000" w:rsidP="00000000" w:rsidRDefault="00000000" w:rsidRPr="00000000" w14:paraId="0000025F">
      <w:pPr>
        <w:pStyle w:val="Heading3"/>
        <w:keepNext w:val="0"/>
        <w:keepLines w:val="0"/>
        <w:spacing w:before="280" w:lineRule="auto"/>
        <w:rPr>
          <w:rFonts w:ascii="Courier" w:cs="Courier" w:eastAsia="Courier" w:hAnsi="Courier"/>
          <w:b w:val="1"/>
          <w:bCs w:val="1"/>
          <w:color w:val="000000"/>
          <w:sz w:val="26"/>
          <w:szCs w:val="26"/>
        </w:rPr>
      </w:pPr>
      <w:bookmarkStart w:colFirst="0" w:colLast="0" w:name="_1kry6e8utgbl" w:id="33"/>
      <w:bookmarkEnd w:id="33"/>
      <w:r w:rsidDel="00000000" w:rsidR="00000000" w:rsidRPr="00000000">
        <w:rPr>
          <w:rFonts w:ascii="Courier" w:cs="Courier" w:eastAsia="Courier" w:hAnsi="Courier"/>
          <w:b w:val="1"/>
          <w:bCs w:val="1"/>
          <w:color w:val="000000"/>
          <w:sz w:val="26"/>
          <w:szCs w:val="26"/>
          <w:rtl w:val="0"/>
        </w:rPr>
        <w:t xml:space="preserve">INT. MAYA'S CLASSROOM - DAY</w:t>
      </w:r>
    </w:p>
    <w:p w:rsidR="00000000" w:rsidDel="00000000" w:rsidP="00000000" w:rsidRDefault="00000000" w:rsidRPr="00000000" w14:paraId="0000026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lecture is ongoing. The professor discusses a complex programming concept while students copy notes from the projector.</w:t>
      </w:r>
    </w:p>
    <w:p w:rsidR="00000000" w:rsidDel="00000000" w:rsidP="00000000" w:rsidRDefault="00000000" w:rsidRPr="00000000" w14:paraId="0000026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sits quietly near the back of the room.</w:t>
      </w:r>
    </w:p>
    <w:p w:rsidR="00000000" w:rsidDel="00000000" w:rsidP="00000000" w:rsidRDefault="00000000" w:rsidRPr="00000000" w14:paraId="0000026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notebook is filled with formulas and scribbled reminders.</w:t>
      </w:r>
    </w:p>
    <w:p w:rsidR="00000000" w:rsidDel="00000000" w:rsidP="00000000" w:rsidRDefault="00000000" w:rsidRPr="00000000" w14:paraId="0000026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phone vibrates.</w:t>
      </w:r>
    </w:p>
    <w:p w:rsidR="00000000" w:rsidDel="00000000" w:rsidP="00000000" w:rsidRDefault="00000000" w:rsidRPr="00000000" w14:paraId="0000026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discreetly glances beneath the desk.</w:t>
      </w:r>
    </w:p>
    <w:p w:rsidR="00000000" w:rsidDel="00000000" w:rsidP="00000000" w:rsidRDefault="00000000" w:rsidRPr="00000000" w14:paraId="0000026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message from ETHAN appears.</w:t>
      </w:r>
    </w:p>
    <w:p w:rsidR="00000000" w:rsidDel="00000000" w:rsidP="00000000" w:rsidRDefault="00000000" w:rsidRPr="00000000" w14:paraId="00000266">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i w:val="1"/>
          <w:iCs w:val="1"/>
          <w:sz w:val="24"/>
          <w:szCs w:val="24"/>
          <w:rtl w:val="0"/>
        </w:rPr>
        <w:t xml:space="preserve">"Survived another day sa shop."</w:t>
      </w:r>
    </w:p>
    <w:p w:rsidR="00000000" w:rsidDel="00000000" w:rsidP="00000000" w:rsidRDefault="00000000" w:rsidRPr="00000000" w14:paraId="0000026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Attached is a selfie of ETHAN covered in grease.</w:t>
      </w:r>
    </w:p>
    <w:p w:rsidR="00000000" w:rsidDel="00000000" w:rsidP="00000000" w:rsidRDefault="00000000" w:rsidRPr="00000000" w14:paraId="0000026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smiles.)</w:t>
      </w:r>
    </w:p>
    <w:p w:rsidR="00000000" w:rsidDel="00000000" w:rsidP="00000000" w:rsidRDefault="00000000" w:rsidRPr="00000000" w14:paraId="0000026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quickly types back.</w:t>
      </w:r>
    </w:p>
    <w:p w:rsidR="00000000" w:rsidDel="00000000" w:rsidP="00000000" w:rsidRDefault="00000000" w:rsidRPr="00000000" w14:paraId="0000026A">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i w:val="1"/>
          <w:iCs w:val="1"/>
          <w:sz w:val="24"/>
          <w:szCs w:val="24"/>
          <w:rtl w:val="0"/>
        </w:rPr>
        <w:t xml:space="preserve">"Mukha kang tambay sa talyer."</w:t>
      </w:r>
    </w:p>
    <w:p w:rsidR="00000000" w:rsidDel="00000000" w:rsidP="00000000" w:rsidRDefault="00000000" w:rsidRPr="00000000" w14:paraId="0000026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Almost instantly—</w:t>
      </w:r>
    </w:p>
    <w:p w:rsidR="00000000" w:rsidDel="00000000" w:rsidP="00000000" w:rsidRDefault="00000000" w:rsidRPr="00000000" w14:paraId="0000026C">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i w:val="1"/>
          <w:iCs w:val="1"/>
          <w:sz w:val="24"/>
          <w:szCs w:val="24"/>
          <w:rtl w:val="0"/>
        </w:rPr>
        <w:t xml:space="preserve">"Excuse me. Professional grease 'to."</w:t>
      </w:r>
    </w:p>
    <w:p w:rsidR="00000000" w:rsidDel="00000000" w:rsidP="00000000" w:rsidRDefault="00000000" w:rsidRPr="00000000" w14:paraId="0000026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lets out a quiet laugh.)</w:t>
      </w:r>
    </w:p>
    <w:p w:rsidR="00000000" w:rsidDel="00000000" w:rsidP="00000000" w:rsidRDefault="00000000" w:rsidRPr="00000000" w14:paraId="0000026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student beside her glances over.</w:t>
      </w:r>
    </w:p>
    <w:p w:rsidR="00000000" w:rsidDel="00000000" w:rsidP="00000000" w:rsidRDefault="00000000" w:rsidRPr="00000000" w14:paraId="0000026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clears her throat and continues typing.</w:t>
      </w:r>
    </w:p>
    <w:p w:rsidR="00000000" w:rsidDel="00000000" w:rsidP="00000000" w:rsidRDefault="00000000" w:rsidRPr="00000000" w14:paraId="00000270">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i w:val="1"/>
          <w:iCs w:val="1"/>
          <w:sz w:val="24"/>
          <w:szCs w:val="24"/>
          <w:rtl w:val="0"/>
        </w:rPr>
        <w:t xml:space="preserve">"Nasa shop ka pa ba?"</w:t>
      </w:r>
    </w:p>
    <w:p w:rsidR="00000000" w:rsidDel="00000000" w:rsidP="00000000" w:rsidRDefault="00000000" w:rsidRPr="00000000" w14:paraId="00000271">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i w:val="1"/>
          <w:iCs w:val="1"/>
          <w:sz w:val="24"/>
          <w:szCs w:val="24"/>
          <w:rtl w:val="0"/>
        </w:rPr>
        <w:t xml:space="preserve">"Yep."</w:t>
      </w:r>
    </w:p>
    <w:p w:rsidR="00000000" w:rsidDel="00000000" w:rsidP="00000000" w:rsidRDefault="00000000" w:rsidRPr="00000000" w14:paraId="00000272">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i w:val="1"/>
          <w:iCs w:val="1"/>
          <w:sz w:val="24"/>
          <w:szCs w:val="24"/>
          <w:rtl w:val="0"/>
        </w:rPr>
        <w:t xml:space="preserve">"Dadaan ka?"</w:t>
      </w:r>
    </w:p>
    <w:p w:rsidR="00000000" w:rsidDel="00000000" w:rsidP="00000000" w:rsidRDefault="00000000" w:rsidRPr="00000000" w14:paraId="0000027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at the classroom clock.)</w:t>
      </w:r>
    </w:p>
    <w:p w:rsidR="00000000" w:rsidDel="00000000" w:rsidP="00000000" w:rsidRDefault="00000000" w:rsidRPr="00000000" w14:paraId="0000027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Only a few minutes left.</w:t>
      </w:r>
    </w:p>
    <w:p w:rsidR="00000000" w:rsidDel="00000000" w:rsidP="00000000" w:rsidRDefault="00000000" w:rsidRPr="00000000" w14:paraId="0000027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replies.</w:t>
      </w:r>
    </w:p>
    <w:p w:rsidR="00000000" w:rsidDel="00000000" w:rsidP="00000000" w:rsidRDefault="00000000" w:rsidRPr="00000000" w14:paraId="00000276">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i w:val="1"/>
          <w:iCs w:val="1"/>
          <w:sz w:val="24"/>
          <w:szCs w:val="24"/>
          <w:rtl w:val="0"/>
        </w:rPr>
        <w:t xml:space="preserve">"After class."</w:t>
      </w:r>
    </w:p>
    <w:p w:rsidR="00000000" w:rsidDel="00000000" w:rsidP="00000000" w:rsidRDefault="00000000" w:rsidRPr="00000000" w14:paraId="00000277">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i w:val="1"/>
          <w:iCs w:val="1"/>
          <w:sz w:val="24"/>
          <w:szCs w:val="24"/>
          <w:rtl w:val="0"/>
        </w:rPr>
        <w:t xml:space="preserve">"Sige. Bilhan mo na rin ako ng pagkain."</w:t>
      </w:r>
    </w:p>
    <w:p w:rsidR="00000000" w:rsidDel="00000000" w:rsidP="00000000" w:rsidRDefault="00000000" w:rsidRPr="00000000" w14:paraId="00000278">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i w:val="1"/>
          <w:iCs w:val="1"/>
          <w:sz w:val="24"/>
          <w:szCs w:val="24"/>
          <w:rtl w:val="0"/>
        </w:rPr>
        <w:t xml:space="preserve">"Libre mangarap."</w:t>
      </w:r>
    </w:p>
    <w:p w:rsidR="00000000" w:rsidDel="00000000" w:rsidP="00000000" w:rsidRDefault="00000000" w:rsidRPr="00000000" w14:paraId="00000279">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i w:val="1"/>
          <w:iCs w:val="1"/>
          <w:sz w:val="24"/>
          <w:szCs w:val="24"/>
          <w:rtl w:val="0"/>
        </w:rPr>
        <w:t xml:space="preserve">"Worth a try."</w:t>
      </w:r>
    </w:p>
    <w:p w:rsidR="00000000" w:rsidDel="00000000" w:rsidP="00000000" w:rsidRDefault="00000000" w:rsidRPr="00000000" w14:paraId="0000027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locks her phone just as the professor turns around.)</w:t>
      </w:r>
    </w:p>
    <w:p w:rsidR="00000000" w:rsidDel="00000000" w:rsidP="00000000" w:rsidRDefault="00000000" w:rsidRPr="00000000" w14:paraId="0000027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quickly resumes taking notes.</w:t>
      </w:r>
    </w:p>
    <w:p w:rsidR="00000000" w:rsidDel="00000000" w:rsidP="00000000" w:rsidRDefault="00000000" w:rsidRPr="00000000" w14:paraId="0000027C">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27D">
      <w:pPr>
        <w:pStyle w:val="Heading3"/>
        <w:keepNext w:val="0"/>
        <w:keepLines w:val="0"/>
        <w:spacing w:before="280" w:lineRule="auto"/>
        <w:rPr>
          <w:rFonts w:ascii="Courier" w:cs="Courier" w:eastAsia="Courier" w:hAnsi="Courier"/>
          <w:b w:val="1"/>
          <w:bCs w:val="1"/>
          <w:color w:val="000000"/>
          <w:sz w:val="26"/>
          <w:szCs w:val="26"/>
        </w:rPr>
      </w:pPr>
      <w:bookmarkStart w:colFirst="0" w:colLast="0" w:name="_pnu71crrs3uw" w:id="34"/>
      <w:bookmarkEnd w:id="34"/>
      <w:r w:rsidDel="00000000" w:rsidR="00000000" w:rsidRPr="00000000">
        <w:rPr>
          <w:rFonts w:ascii="Courier" w:cs="Courier" w:eastAsia="Courier" w:hAnsi="Courier"/>
          <w:b w:val="1"/>
          <w:bCs w:val="1"/>
          <w:color w:val="000000"/>
          <w:sz w:val="26"/>
          <w:szCs w:val="26"/>
          <w:rtl w:val="0"/>
        </w:rPr>
        <w:t xml:space="preserve">EXT. AUTO REPAIR SHOP - LATE AFTERNOON</w:t>
      </w:r>
    </w:p>
    <w:p w:rsidR="00000000" w:rsidDel="00000000" w:rsidP="00000000" w:rsidRDefault="00000000" w:rsidRPr="00000000" w14:paraId="0000027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school day has ended.)</w:t>
      </w:r>
    </w:p>
    <w:p w:rsidR="00000000" w:rsidDel="00000000" w:rsidP="00000000" w:rsidRDefault="00000000" w:rsidRPr="00000000" w14:paraId="0000027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walks toward the auto repair shop with her backpack slung over one shoulder.</w:t>
      </w:r>
    </w:p>
    <w:p w:rsidR="00000000" w:rsidDel="00000000" w:rsidP="00000000" w:rsidRDefault="00000000" w:rsidRPr="00000000" w14:paraId="0000028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pauses outside for a moment before stepping in.</w:t>
      </w:r>
    </w:p>
    <w:p w:rsidR="00000000" w:rsidDel="00000000" w:rsidP="00000000" w:rsidRDefault="00000000" w:rsidRPr="00000000" w14:paraId="0000028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familiar scent of motor oil and rubber fills the air.</w:t>
      </w:r>
    </w:p>
    <w:p w:rsidR="00000000" w:rsidDel="00000000" w:rsidP="00000000" w:rsidRDefault="00000000" w:rsidRPr="00000000" w14:paraId="0000028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immediately spots ETHAN and RICARDO working together underneath the hood of the same sedan.</w:t>
      </w:r>
    </w:p>
    <w:p w:rsidR="00000000" w:rsidDel="00000000" w:rsidP="00000000" w:rsidRDefault="00000000" w:rsidRPr="00000000" w14:paraId="0000028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demonstrates another repair while ETHAN follows closely.</w:t>
      </w:r>
    </w:p>
    <w:p w:rsidR="00000000" w:rsidDel="00000000" w:rsidP="00000000" w:rsidRDefault="00000000" w:rsidRPr="00000000" w14:paraId="0000028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Supportahan mo muna dito.</w:t>
      </w:r>
    </w:p>
    <w:p w:rsidR="00000000" w:rsidDel="00000000" w:rsidP="00000000" w:rsidRDefault="00000000" w:rsidRPr="00000000" w14:paraId="0000028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Oo... ganyan.</w:t>
      </w:r>
    </w:p>
    <w:p w:rsidR="00000000" w:rsidDel="00000000" w:rsidP="00000000" w:rsidRDefault="00000000" w:rsidRPr="00000000" w14:paraId="0000028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steadies the component.)</w:t>
      </w:r>
    </w:p>
    <w:p w:rsidR="00000000" w:rsidDel="00000000" w:rsidP="00000000" w:rsidRDefault="00000000" w:rsidRPr="00000000" w14:paraId="0000028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Ready na po.</w:t>
      </w:r>
    </w:p>
    <w:p w:rsidR="00000000" w:rsidDel="00000000" w:rsidP="00000000" w:rsidRDefault="00000000" w:rsidRPr="00000000" w14:paraId="0000028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Sige.</w:t>
      </w:r>
    </w:p>
    <w:p w:rsidR="00000000" w:rsidDel="00000000" w:rsidP="00000000" w:rsidRDefault="00000000" w:rsidRPr="00000000" w14:paraId="0000028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Subukan natin.</w:t>
      </w:r>
    </w:p>
    <w:p w:rsidR="00000000" w:rsidDel="00000000" w:rsidP="00000000" w:rsidRDefault="00000000" w:rsidRPr="00000000" w14:paraId="0000028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(Together, they secure the part.)</w:t>
      </w:r>
    </w:p>
    <w:p w:rsidR="00000000" w:rsidDel="00000000" w:rsidP="00000000" w:rsidRDefault="00000000" w:rsidRPr="00000000" w14:paraId="0000028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satisfying CLICK echoes from the engine.</w:t>
      </w:r>
    </w:p>
    <w:p w:rsidR="00000000" w:rsidDel="00000000" w:rsidP="00000000" w:rsidRDefault="00000000" w:rsidRPr="00000000" w14:paraId="0000028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Both men pause.</w:t>
      </w:r>
    </w:p>
    <w:p w:rsidR="00000000" w:rsidDel="00000000" w:rsidP="00000000" w:rsidRDefault="00000000" w:rsidRPr="00000000" w14:paraId="0000028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28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Ayun ba 'yon?</w:t>
      </w:r>
    </w:p>
    <w:p w:rsidR="00000000" w:rsidDel="00000000" w:rsidP="00000000" w:rsidRDefault="00000000" w:rsidRPr="00000000" w14:paraId="0000028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checks the alignment before breaking into a grin.)</w:t>
      </w:r>
    </w:p>
    <w:p w:rsidR="00000000" w:rsidDel="00000000" w:rsidP="00000000" w:rsidRDefault="00000000" w:rsidRPr="00000000" w14:paraId="0000029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Ayun nga!</w:t>
      </w:r>
    </w:p>
    <w:p w:rsidR="00000000" w:rsidDel="00000000" w:rsidP="00000000" w:rsidRDefault="00000000" w:rsidRPr="00000000" w14:paraId="0000029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pumps his fist.)</w:t>
      </w:r>
    </w:p>
    <w:p w:rsidR="00000000" w:rsidDel="00000000" w:rsidP="00000000" w:rsidRDefault="00000000" w:rsidRPr="00000000" w14:paraId="0000029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Yes!</w:t>
      </w:r>
    </w:p>
    <w:p w:rsidR="00000000" w:rsidDel="00000000" w:rsidP="00000000" w:rsidRDefault="00000000" w:rsidRPr="00000000" w14:paraId="0000029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Akala ko uulitin na naman natin.</w:t>
      </w:r>
    </w:p>
    <w:p w:rsidR="00000000" w:rsidDel="00000000" w:rsidP="00000000" w:rsidRDefault="00000000" w:rsidRPr="00000000" w14:paraId="0000029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Hindi na.</w:t>
      </w:r>
    </w:p>
    <w:p w:rsidR="00000000" w:rsidDel="00000000" w:rsidP="00000000" w:rsidRDefault="00000000" w:rsidRPr="00000000" w14:paraId="0000029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Mukhang mabilis ka talagang matuto.</w:t>
      </w:r>
    </w:p>
    <w:p w:rsidR="00000000" w:rsidDel="00000000" w:rsidP="00000000" w:rsidRDefault="00000000" w:rsidRPr="00000000" w14:paraId="0000029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laughs.)</w:t>
      </w:r>
    </w:p>
    <w:p w:rsidR="00000000" w:rsidDel="00000000" w:rsidP="00000000" w:rsidRDefault="00000000" w:rsidRPr="00000000" w14:paraId="0000029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Only then does he notice MAYA standing nearby.</w:t>
      </w:r>
    </w:p>
    <w:p w:rsidR="00000000" w:rsidDel="00000000" w:rsidP="00000000" w:rsidRDefault="00000000" w:rsidRPr="00000000" w14:paraId="0000029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Uy!</w:t>
      </w:r>
    </w:p>
    <w:p w:rsidR="00000000" w:rsidDel="00000000" w:rsidP="00000000" w:rsidRDefault="00000000" w:rsidRPr="00000000" w14:paraId="0000029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w:t>
      </w:r>
    </w:p>
    <w:p w:rsidR="00000000" w:rsidDel="00000000" w:rsidP="00000000" w:rsidRDefault="00000000" w:rsidRPr="00000000" w14:paraId="0000029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raises a hand.)</w:t>
      </w:r>
    </w:p>
    <w:p w:rsidR="00000000" w:rsidDel="00000000" w:rsidP="00000000" w:rsidRDefault="00000000" w:rsidRPr="00000000" w14:paraId="0000029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Hi.</w:t>
      </w:r>
    </w:p>
    <w:p w:rsidR="00000000" w:rsidDel="00000000" w:rsidP="00000000" w:rsidRDefault="00000000" w:rsidRPr="00000000" w14:paraId="0000029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turns.)</w:t>
      </w:r>
    </w:p>
    <w:p w:rsidR="00000000" w:rsidDel="00000000" w:rsidP="00000000" w:rsidRDefault="00000000" w:rsidRPr="00000000" w14:paraId="0000029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Anak!</w:t>
      </w:r>
    </w:p>
    <w:p w:rsidR="00000000" w:rsidDel="00000000" w:rsidP="00000000" w:rsidRDefault="00000000" w:rsidRPr="00000000" w14:paraId="0000029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Kailan ka pa dumating?</w:t>
      </w:r>
    </w:p>
    <w:p w:rsidR="00000000" w:rsidDel="00000000" w:rsidP="00000000" w:rsidRDefault="00000000" w:rsidRPr="00000000" w14:paraId="0000029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Ngayon lang po.</w:t>
      </w:r>
    </w:p>
    <w:p w:rsidR="00000000" w:rsidDel="00000000" w:rsidP="00000000" w:rsidRDefault="00000000" w:rsidRPr="00000000" w14:paraId="000002A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Maaga natapos class namin.</w:t>
      </w:r>
    </w:p>
    <w:p w:rsidR="00000000" w:rsidDel="00000000" w:rsidP="00000000" w:rsidRDefault="00000000" w:rsidRPr="00000000" w14:paraId="000002A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Thought I'd stop by.</w:t>
      </w:r>
    </w:p>
    <w:p w:rsidR="00000000" w:rsidDel="00000000" w:rsidP="00000000" w:rsidRDefault="00000000" w:rsidRPr="00000000" w14:paraId="000002A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Buti naman.</w:t>
      </w:r>
    </w:p>
    <w:p w:rsidR="00000000" w:rsidDel="00000000" w:rsidP="00000000" w:rsidRDefault="00000000" w:rsidRPr="00000000" w14:paraId="000002A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Lumapit ka.</w:t>
      </w:r>
    </w:p>
    <w:p w:rsidR="00000000" w:rsidDel="00000000" w:rsidP="00000000" w:rsidRDefault="00000000" w:rsidRPr="00000000" w14:paraId="000002A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walks closer.)</w:t>
      </w:r>
    </w:p>
    <w:p w:rsidR="00000000" w:rsidDel="00000000" w:rsidP="00000000" w:rsidRDefault="00000000" w:rsidRPr="00000000" w14:paraId="000002A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gestures proudly toward ETHAN.)</w:t>
      </w:r>
    </w:p>
    <w:p w:rsidR="00000000" w:rsidDel="00000000" w:rsidP="00000000" w:rsidRDefault="00000000" w:rsidRPr="00000000" w14:paraId="000002A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 (CONT'D)</w:t>
        <w:br w:type="textWrapping"/>
      </w:r>
      <w:r w:rsidDel="00000000" w:rsidR="00000000" w:rsidRPr="00000000">
        <w:rPr>
          <w:rFonts w:ascii="Courier" w:cs="Courier" w:eastAsia="Courier" w:hAnsi="Courier"/>
          <w:sz w:val="24"/>
          <w:szCs w:val="24"/>
          <w:rtl w:val="0"/>
        </w:rPr>
        <w:t xml:space="preserve">Alam mo, ang bilis nitong matuto.</w:t>
      </w:r>
    </w:p>
    <w:p w:rsidR="00000000" w:rsidDel="00000000" w:rsidP="00000000" w:rsidRDefault="00000000" w:rsidRPr="00000000" w14:paraId="000002A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No'ng first week niya, puro tanong.</w:t>
      </w:r>
    </w:p>
    <w:p w:rsidR="00000000" w:rsidDel="00000000" w:rsidP="00000000" w:rsidRDefault="00000000" w:rsidRPr="00000000" w14:paraId="000002A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Ngayon, minsan nauunahan pa niya ako.</w:t>
      </w:r>
    </w:p>
    <w:p w:rsidR="00000000" w:rsidDel="00000000" w:rsidP="00000000" w:rsidRDefault="00000000" w:rsidRPr="00000000" w14:paraId="000002A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Tito...</w:t>
      </w:r>
    </w:p>
    <w:p w:rsidR="00000000" w:rsidDel="00000000" w:rsidP="00000000" w:rsidRDefault="00000000" w:rsidRPr="00000000" w14:paraId="000002A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Huwag naman po.</w:t>
      </w:r>
    </w:p>
    <w:p w:rsidR="00000000" w:rsidDel="00000000" w:rsidP="00000000" w:rsidRDefault="00000000" w:rsidRPr="00000000" w14:paraId="000002A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Ano?</w:t>
      </w:r>
    </w:p>
    <w:p w:rsidR="00000000" w:rsidDel="00000000" w:rsidP="00000000" w:rsidRDefault="00000000" w:rsidRPr="00000000" w14:paraId="000002A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Totoo naman.</w:t>
      </w:r>
    </w:p>
    <w:p w:rsidR="00000000" w:rsidDel="00000000" w:rsidP="00000000" w:rsidRDefault="00000000" w:rsidRPr="00000000" w14:paraId="000002A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scratches the back of his neck, embarrassed.)</w:t>
      </w:r>
    </w:p>
    <w:p w:rsidR="00000000" w:rsidDel="00000000" w:rsidP="00000000" w:rsidRDefault="00000000" w:rsidRPr="00000000" w14:paraId="000002A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 (CONT'D)</w:t>
        <w:br w:type="textWrapping"/>
      </w:r>
      <w:r w:rsidDel="00000000" w:rsidR="00000000" w:rsidRPr="00000000">
        <w:rPr>
          <w:rFonts w:ascii="Courier" w:cs="Courier" w:eastAsia="Courier" w:hAnsi="Courier"/>
          <w:sz w:val="24"/>
          <w:szCs w:val="24"/>
          <w:rtl w:val="0"/>
        </w:rPr>
        <w:t xml:space="preserve">Masipag.</w:t>
      </w:r>
    </w:p>
    <w:p w:rsidR="00000000" w:rsidDel="00000000" w:rsidP="00000000" w:rsidRDefault="00000000" w:rsidRPr="00000000" w14:paraId="000002A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Responsible.</w:t>
      </w:r>
    </w:p>
    <w:p w:rsidR="00000000" w:rsidDel="00000000" w:rsidP="00000000" w:rsidRDefault="00000000" w:rsidRPr="00000000" w14:paraId="000002B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reklamo nang reklamo.</w:t>
      </w:r>
    </w:p>
    <w:p w:rsidR="00000000" w:rsidDel="00000000" w:rsidP="00000000" w:rsidRDefault="00000000" w:rsidRPr="00000000" w14:paraId="000002B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At kapag may hindi alam, nagtatanong agad.</w:t>
      </w:r>
    </w:p>
    <w:p w:rsidR="00000000" w:rsidDel="00000000" w:rsidP="00000000" w:rsidRDefault="00000000" w:rsidRPr="00000000" w14:paraId="000002B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Mahirap makahanap ng ganyang tao.</w:t>
      </w:r>
    </w:p>
    <w:p w:rsidR="00000000" w:rsidDel="00000000" w:rsidP="00000000" w:rsidRDefault="00000000" w:rsidRPr="00000000" w14:paraId="000002B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glances at ETHAN.)</w:t>
      </w:r>
    </w:p>
    <w:p w:rsidR="00000000" w:rsidDel="00000000" w:rsidP="00000000" w:rsidRDefault="00000000" w:rsidRPr="00000000" w14:paraId="000002B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at her father.</w:t>
      </w:r>
    </w:p>
    <w:p w:rsidR="00000000" w:rsidDel="00000000" w:rsidP="00000000" w:rsidRDefault="00000000" w:rsidRPr="00000000" w14:paraId="000002B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forces a small smile.</w:t>
      </w:r>
    </w:p>
    <w:p w:rsidR="00000000" w:rsidDel="00000000" w:rsidP="00000000" w:rsidRDefault="00000000" w:rsidRPr="00000000" w14:paraId="000002B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Congrats.</w:t>
      </w:r>
    </w:p>
    <w:p w:rsidR="00000000" w:rsidDel="00000000" w:rsidP="00000000" w:rsidRDefault="00000000" w:rsidRPr="00000000" w14:paraId="000002B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Mukhang bagay sa'yo.</w:t>
      </w:r>
    </w:p>
    <w:p w:rsidR="00000000" w:rsidDel="00000000" w:rsidP="00000000" w:rsidRDefault="00000000" w:rsidRPr="00000000" w14:paraId="000002B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One month pa lang ako rito.</w:t>
      </w:r>
    </w:p>
    <w:p w:rsidR="00000000" w:rsidDel="00000000" w:rsidP="00000000" w:rsidRDefault="00000000" w:rsidRPr="00000000" w14:paraId="000002B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Still...</w:t>
      </w:r>
    </w:p>
    <w:p w:rsidR="00000000" w:rsidDel="00000000" w:rsidP="00000000" w:rsidRDefault="00000000" w:rsidRPr="00000000" w14:paraId="000002B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You're doing great.</w:t>
      </w:r>
    </w:p>
    <w:p w:rsidR="00000000" w:rsidDel="00000000" w:rsidP="00000000" w:rsidRDefault="00000000" w:rsidRPr="00000000" w14:paraId="000002B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gently pats ETHAN on the shoulder.)</w:t>
      </w:r>
    </w:p>
    <w:p w:rsidR="00000000" w:rsidDel="00000000" w:rsidP="00000000" w:rsidRDefault="00000000" w:rsidRPr="00000000" w14:paraId="000002B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smiles.)</w:t>
      </w:r>
    </w:p>
    <w:p w:rsidR="00000000" w:rsidDel="00000000" w:rsidP="00000000" w:rsidRDefault="00000000" w:rsidRPr="00000000" w14:paraId="000002B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Salamat.</w:t>
      </w:r>
    </w:p>
    <w:p w:rsidR="00000000" w:rsidDel="00000000" w:rsidP="00000000" w:rsidRDefault="00000000" w:rsidRPr="00000000" w14:paraId="000002B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Something flickers across MAYA's face.</w:t>
      </w:r>
    </w:p>
    <w:p w:rsidR="00000000" w:rsidDel="00000000" w:rsidP="00000000" w:rsidRDefault="00000000" w:rsidRPr="00000000" w14:paraId="000002B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smile.</w:t>
      </w:r>
    </w:p>
    <w:p w:rsidR="00000000" w:rsidDel="00000000" w:rsidP="00000000" w:rsidRDefault="00000000" w:rsidRPr="00000000" w14:paraId="000002C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not quite one that reaches her eyes.</w:t>
      </w:r>
    </w:p>
    <w:p w:rsidR="00000000" w:rsidDel="00000000" w:rsidP="00000000" w:rsidRDefault="00000000" w:rsidRPr="00000000" w14:paraId="000002C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watches as ETHAN and RICARDO naturally return to working side by side.</w:t>
      </w:r>
    </w:p>
    <w:p w:rsidR="00000000" w:rsidDel="00000000" w:rsidP="00000000" w:rsidRDefault="00000000" w:rsidRPr="00000000" w14:paraId="000002C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smile slowly fades.</w:t>
      </w:r>
    </w:p>
    <w:p w:rsidR="00000000" w:rsidDel="00000000" w:rsidP="00000000" w:rsidRDefault="00000000" w:rsidRPr="00000000" w14:paraId="000002C3">
      <w:pPr>
        <w:spacing w:after="240" w:before="240" w:lineRule="auto"/>
        <w:jc w:val="right"/>
        <w:rPr>
          <w:rFonts w:ascii="Courier" w:cs="Courier" w:eastAsia="Courier" w:hAnsi="Courier"/>
          <w:b w:val="1"/>
          <w:bCs w:val="1"/>
          <w:sz w:val="26"/>
          <w:szCs w:val="26"/>
        </w:rPr>
      </w:pPr>
      <w:r w:rsidDel="00000000" w:rsidR="00000000" w:rsidRPr="00000000">
        <w:rPr>
          <w:rFonts w:ascii="Courier" w:cs="Courier" w:eastAsia="Courier" w:hAnsi="Courier"/>
          <w:sz w:val="24"/>
          <w:szCs w:val="24"/>
          <w:rtl w:val="0"/>
        </w:rPr>
        <w:t xml:space="preserve">FADE OUT.</w:t>
      </w:r>
      <w:r w:rsidDel="00000000" w:rsidR="00000000" w:rsidRPr="00000000">
        <w:rPr>
          <w:rtl w:val="0"/>
        </w:rPr>
      </w:r>
    </w:p>
    <w:p w:rsidR="00000000" w:rsidDel="00000000" w:rsidP="00000000" w:rsidRDefault="00000000" w:rsidRPr="00000000" w14:paraId="000002C4">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EXT. AUTO REPAIR SHOP - LATE AFTERNOON</w:t>
      </w:r>
    </w:p>
    <w:p w:rsidR="00000000" w:rsidDel="00000000" w:rsidP="00000000" w:rsidRDefault="00000000" w:rsidRPr="00000000" w14:paraId="000002C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repair is finally finished.</w:t>
      </w:r>
    </w:p>
    <w:p w:rsidR="00000000" w:rsidDel="00000000" w:rsidP="00000000" w:rsidRDefault="00000000" w:rsidRPr="00000000" w14:paraId="000002C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wipes the grease off his hands with a rag while ETHAN stretches his sore arms.</w:t>
      </w:r>
    </w:p>
    <w:p w:rsidR="00000000" w:rsidDel="00000000" w:rsidP="00000000" w:rsidRDefault="00000000" w:rsidRPr="00000000" w14:paraId="000002C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Grabe...</w:t>
      </w:r>
    </w:p>
    <w:p w:rsidR="00000000" w:rsidDel="00000000" w:rsidP="00000000" w:rsidRDefault="00000000" w:rsidRPr="00000000" w14:paraId="000002C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Akala ko matatapos na likod ko.</w:t>
      </w:r>
    </w:p>
    <w:p w:rsidR="00000000" w:rsidDel="00000000" w:rsidP="00000000" w:rsidRDefault="00000000" w:rsidRPr="00000000" w14:paraId="000002C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(Laughs.)</w:t>
      </w:r>
    </w:p>
    <w:p w:rsidR="00000000" w:rsidDel="00000000" w:rsidP="00000000" w:rsidRDefault="00000000" w:rsidRPr="00000000" w14:paraId="000002C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Masasanay ka rin.</w:t>
      </w:r>
    </w:p>
    <w:p w:rsidR="00000000" w:rsidDel="00000000" w:rsidP="00000000" w:rsidRDefault="00000000" w:rsidRPr="00000000" w14:paraId="000002C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Biglang snaps his fingers.</w:t>
      </w:r>
    </w:p>
    <w:p w:rsidR="00000000" w:rsidDel="00000000" w:rsidP="00000000" w:rsidRDefault="00000000" w:rsidRPr="00000000" w14:paraId="000002C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Ay, oo nga!</w:t>
      </w:r>
    </w:p>
    <w:p w:rsidR="00000000" w:rsidDel="00000000" w:rsidP="00000000" w:rsidRDefault="00000000" w:rsidRPr="00000000" w14:paraId="000002C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up from her phone.)</w:t>
      </w:r>
    </w:p>
    <w:p w:rsidR="00000000" w:rsidDel="00000000" w:rsidP="00000000" w:rsidRDefault="00000000" w:rsidRPr="00000000" w14:paraId="000002C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Ano?</w:t>
      </w:r>
    </w:p>
    <w:p w:rsidR="00000000" w:rsidDel="00000000" w:rsidP="00000000" w:rsidRDefault="00000000" w:rsidRPr="00000000" w14:paraId="000002C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Mom asked me to send updates sa trabaho.</w:t>
      </w:r>
    </w:p>
    <w:p w:rsidR="00000000" w:rsidDel="00000000" w:rsidP="00000000" w:rsidRDefault="00000000" w:rsidRPr="00000000" w14:paraId="000002D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Sabi niya gusto niyang makita kung ano'ng ginagawa ko rito.</w:t>
      </w:r>
    </w:p>
    <w:p w:rsidR="00000000" w:rsidDel="00000000" w:rsidP="00000000" w:rsidRDefault="00000000" w:rsidRPr="00000000" w14:paraId="000002D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nods.)</w:t>
      </w:r>
    </w:p>
    <w:p w:rsidR="00000000" w:rsidDel="00000000" w:rsidP="00000000" w:rsidRDefault="00000000" w:rsidRPr="00000000" w14:paraId="000002D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Magandang idea 'yan.</w:t>
      </w:r>
    </w:p>
    <w:p w:rsidR="00000000" w:rsidDel="00000000" w:rsidP="00000000" w:rsidRDefault="00000000" w:rsidRPr="00000000" w14:paraId="000002D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remembrance ka rin.</w:t>
      </w:r>
    </w:p>
    <w:p w:rsidR="00000000" w:rsidDel="00000000" w:rsidP="00000000" w:rsidRDefault="00000000" w:rsidRPr="00000000" w14:paraId="000002D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turns toward MAYA.)</w:t>
      </w:r>
    </w:p>
    <w:p w:rsidR="00000000" w:rsidDel="00000000" w:rsidP="00000000" w:rsidRDefault="00000000" w:rsidRPr="00000000" w14:paraId="000002D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May...</w:t>
      </w:r>
    </w:p>
    <w:p w:rsidR="00000000" w:rsidDel="00000000" w:rsidP="00000000" w:rsidRDefault="00000000" w:rsidRPr="00000000" w14:paraId="000002D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Pwede bang ikaw na lang kumuha ng picture?</w:t>
      </w:r>
    </w:p>
    <w:p w:rsidR="00000000" w:rsidDel="00000000" w:rsidP="00000000" w:rsidRDefault="00000000" w:rsidRPr="00000000" w14:paraId="000002D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raises an eyebrow.)</w:t>
      </w:r>
    </w:p>
    <w:p w:rsidR="00000000" w:rsidDel="00000000" w:rsidP="00000000" w:rsidRDefault="00000000" w:rsidRPr="00000000" w14:paraId="000002D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Ako pa talaga?</w:t>
      </w:r>
    </w:p>
    <w:p w:rsidR="00000000" w:rsidDel="00000000" w:rsidP="00000000" w:rsidRDefault="00000000" w:rsidRPr="00000000" w14:paraId="000002D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Ikaw lang naman photographer dito.</w:t>
      </w:r>
    </w:p>
    <w:p w:rsidR="00000000" w:rsidDel="00000000" w:rsidP="00000000" w:rsidRDefault="00000000" w:rsidRPr="00000000" w14:paraId="000002D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Since when?</w:t>
      </w:r>
    </w:p>
    <w:p w:rsidR="00000000" w:rsidDel="00000000" w:rsidP="00000000" w:rsidRDefault="00000000" w:rsidRPr="00000000" w14:paraId="000002D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Since ngayon.</w:t>
      </w:r>
    </w:p>
    <w:p w:rsidR="00000000" w:rsidDel="00000000" w:rsidP="00000000" w:rsidRDefault="00000000" w:rsidRPr="00000000" w14:paraId="000002D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rolls her eyes with a small smile.)</w:t>
      </w:r>
    </w:p>
    <w:p w:rsidR="00000000" w:rsidDel="00000000" w:rsidP="00000000" w:rsidRDefault="00000000" w:rsidRPr="00000000" w14:paraId="000002D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Sige na nga.</w:t>
      </w:r>
    </w:p>
    <w:p w:rsidR="00000000" w:rsidDel="00000000" w:rsidP="00000000" w:rsidRDefault="00000000" w:rsidRPr="00000000" w14:paraId="000002D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takes out her phone.)</w:t>
      </w:r>
    </w:p>
    <w:p w:rsidR="00000000" w:rsidDel="00000000" w:rsidP="00000000" w:rsidRDefault="00000000" w:rsidRPr="00000000" w14:paraId="000002D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stands beside ETHAN.)</w:t>
      </w:r>
    </w:p>
    <w:p w:rsidR="00000000" w:rsidDel="00000000" w:rsidP="00000000" w:rsidRDefault="00000000" w:rsidRPr="00000000" w14:paraId="000002E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Ganito ba?</w:t>
      </w:r>
    </w:p>
    <w:p w:rsidR="00000000" w:rsidDel="00000000" w:rsidP="00000000" w:rsidRDefault="00000000" w:rsidRPr="00000000" w14:paraId="000002E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Tito, trabaho tayo.</w:t>
      </w:r>
    </w:p>
    <w:p w:rsidR="00000000" w:rsidDel="00000000" w:rsidP="00000000" w:rsidRDefault="00000000" w:rsidRPr="00000000" w14:paraId="000002E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pictorial.</w:t>
      </w:r>
    </w:p>
    <w:p w:rsidR="00000000" w:rsidDel="00000000" w:rsidP="00000000" w:rsidRDefault="00000000" w:rsidRPr="00000000" w14:paraId="000002E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Eh sabi mo picture.</w:t>
      </w:r>
    </w:p>
    <w:p w:rsidR="00000000" w:rsidDel="00000000" w:rsidP="00000000" w:rsidRDefault="00000000" w:rsidRPr="00000000" w14:paraId="000002E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Natural lang sana.</w:t>
      </w:r>
    </w:p>
    <w:p w:rsidR="00000000" w:rsidDel="00000000" w:rsidP="00000000" w:rsidRDefault="00000000" w:rsidRPr="00000000" w14:paraId="000002E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Natural na pogi naman ako.</w:t>
      </w:r>
    </w:p>
    <w:p w:rsidR="00000000" w:rsidDel="00000000" w:rsidP="00000000" w:rsidRDefault="00000000" w:rsidRPr="00000000" w14:paraId="000002E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laughs.)</w:t>
      </w:r>
    </w:p>
    <w:p w:rsidR="00000000" w:rsidDel="00000000" w:rsidP="00000000" w:rsidRDefault="00000000" w:rsidRPr="00000000" w14:paraId="000002E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Okay...</w:t>
      </w:r>
    </w:p>
    <w:p w:rsidR="00000000" w:rsidDel="00000000" w:rsidP="00000000" w:rsidRDefault="00000000" w:rsidRPr="00000000" w14:paraId="000002E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Smile.</w:t>
      </w:r>
    </w:p>
    <w:p w:rsidR="00000000" w:rsidDel="00000000" w:rsidP="00000000" w:rsidRDefault="00000000" w:rsidRPr="00000000" w14:paraId="000002E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(Click.)</w:t>
      </w:r>
    </w:p>
    <w:p w:rsidR="00000000" w:rsidDel="00000000" w:rsidP="00000000" w:rsidRDefault="00000000" w:rsidRPr="00000000" w14:paraId="000002E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shot.</w:t>
      </w:r>
    </w:p>
    <w:p w:rsidR="00000000" w:rsidDel="00000000" w:rsidP="00000000" w:rsidRDefault="00000000" w:rsidRPr="00000000" w14:paraId="000002E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(Click.)</w:t>
      </w:r>
    </w:p>
    <w:p w:rsidR="00000000" w:rsidDel="00000000" w:rsidP="00000000" w:rsidRDefault="00000000" w:rsidRPr="00000000" w14:paraId="000002E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One more.</w:t>
      </w:r>
    </w:p>
    <w:p w:rsidR="00000000" w:rsidDel="00000000" w:rsidP="00000000" w:rsidRDefault="00000000" w:rsidRPr="00000000" w14:paraId="000002E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(Click.)</w:t>
      </w:r>
    </w:p>
    <w:p w:rsidR="00000000" w:rsidDel="00000000" w:rsidP="00000000" w:rsidRDefault="00000000" w:rsidRPr="00000000" w14:paraId="000002E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Okay na.</w:t>
      </w:r>
    </w:p>
    <w:p w:rsidR="00000000" w:rsidDel="00000000" w:rsidP="00000000" w:rsidRDefault="00000000" w:rsidRPr="00000000" w14:paraId="000002E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Pero isa pa habang nagtatrabaho kayo.</w:t>
      </w:r>
    </w:p>
    <w:p w:rsidR="00000000" w:rsidDel="00000000" w:rsidP="00000000" w:rsidRDefault="00000000" w:rsidRPr="00000000" w14:paraId="000002F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and ETHAN return to the engine.)</w:t>
      </w:r>
    </w:p>
    <w:p w:rsidR="00000000" w:rsidDel="00000000" w:rsidP="00000000" w:rsidRDefault="00000000" w:rsidRPr="00000000" w14:paraId="000002F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They continue working while occasionally talking and laughing.)</w:t>
      </w:r>
    </w:p>
    <w:p w:rsidR="00000000" w:rsidDel="00000000" w:rsidP="00000000" w:rsidRDefault="00000000" w:rsidRPr="00000000" w14:paraId="000002F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quietly takes a few more candid shots.</w:t>
      </w:r>
    </w:p>
    <w:p w:rsidR="00000000" w:rsidDel="00000000" w:rsidP="00000000" w:rsidRDefault="00000000" w:rsidRPr="00000000" w14:paraId="000002F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Click.</w:t>
      </w:r>
    </w:p>
    <w:p w:rsidR="00000000" w:rsidDel="00000000" w:rsidP="00000000" w:rsidRDefault="00000000" w:rsidRPr="00000000" w14:paraId="000002F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Click.</w:t>
      </w:r>
    </w:p>
    <w:p w:rsidR="00000000" w:rsidDel="00000000" w:rsidP="00000000" w:rsidRDefault="00000000" w:rsidRPr="00000000" w14:paraId="000002F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Click.</w:t>
      </w:r>
    </w:p>
    <w:p w:rsidR="00000000" w:rsidDel="00000000" w:rsidP="00000000" w:rsidRDefault="00000000" w:rsidRPr="00000000" w14:paraId="000002F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lowers her phone and looks through the photos.</w:t>
      </w:r>
    </w:p>
    <w:p w:rsidR="00000000" w:rsidDel="00000000" w:rsidP="00000000" w:rsidRDefault="00000000" w:rsidRPr="00000000" w14:paraId="000002F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Most of them show RICARDO and ETHAN smiling while working side by side.</w:t>
      </w:r>
    </w:p>
    <w:p w:rsidR="00000000" w:rsidDel="00000000" w:rsidP="00000000" w:rsidRDefault="00000000" w:rsidRPr="00000000" w14:paraId="000002F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Without realizing it, they already look comfortable together.</w:t>
      </w:r>
    </w:p>
    <w:p w:rsidR="00000000" w:rsidDel="00000000" w:rsidP="00000000" w:rsidRDefault="00000000" w:rsidRPr="00000000" w14:paraId="000002F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Like they've been doing this for years.</w:t>
      </w:r>
    </w:p>
    <w:p w:rsidR="00000000" w:rsidDel="00000000" w:rsidP="00000000" w:rsidRDefault="00000000" w:rsidRPr="00000000" w14:paraId="000002F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pockets her phone.</w:t>
      </w:r>
    </w:p>
    <w:p w:rsidR="00000000" w:rsidDel="00000000" w:rsidP="00000000" w:rsidRDefault="00000000" w:rsidRPr="00000000" w14:paraId="000002F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glances at the two once more.</w:t>
      </w:r>
    </w:p>
    <w:p w:rsidR="00000000" w:rsidDel="00000000" w:rsidP="00000000" w:rsidRDefault="00000000" w:rsidRPr="00000000" w14:paraId="000002F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They're already focused on the car again.</w:t>
      </w:r>
    </w:p>
    <w:p w:rsidR="00000000" w:rsidDel="00000000" w:rsidP="00000000" w:rsidRDefault="00000000" w:rsidRPr="00000000" w14:paraId="000002F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quietly walks toward a nearby bench and sits down.</w:t>
      </w:r>
    </w:p>
    <w:p w:rsidR="00000000" w:rsidDel="00000000" w:rsidP="00000000" w:rsidRDefault="00000000" w:rsidRPr="00000000" w14:paraId="000002F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scrolls through social media, pretending to keep herself occupied.</w:t>
      </w:r>
    </w:p>
    <w:p w:rsidR="00000000" w:rsidDel="00000000" w:rsidP="00000000" w:rsidRDefault="00000000" w:rsidRPr="00000000" w14:paraId="000002F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sounds of laughter and conversation continue in the background.</w:t>
      </w:r>
    </w:p>
    <w:p w:rsidR="00000000" w:rsidDel="00000000" w:rsidP="00000000" w:rsidRDefault="00000000" w:rsidRPr="00000000" w14:paraId="0000030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hears them...</w:t>
      </w:r>
    </w:p>
    <w:p w:rsidR="00000000" w:rsidDel="00000000" w:rsidP="00000000" w:rsidRDefault="00000000" w:rsidRPr="00000000" w14:paraId="0000030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doesn't really listen.</w:t>
      </w:r>
    </w:p>
    <w:p w:rsidR="00000000" w:rsidDel="00000000" w:rsidP="00000000" w:rsidRDefault="00000000" w:rsidRPr="00000000" w14:paraId="00000302">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TO:</w:t>
      </w:r>
    </w:p>
    <w:p w:rsidR="00000000" w:rsidDel="00000000" w:rsidP="00000000" w:rsidRDefault="00000000" w:rsidRPr="00000000" w14:paraId="00000303">
      <w:pPr>
        <w:pStyle w:val="Heading3"/>
        <w:keepNext w:val="0"/>
        <w:keepLines w:val="0"/>
        <w:spacing w:before="280" w:lineRule="auto"/>
        <w:rPr>
          <w:rFonts w:ascii="Courier" w:cs="Courier" w:eastAsia="Courier" w:hAnsi="Courier"/>
          <w:b w:val="1"/>
          <w:bCs w:val="1"/>
          <w:color w:val="000000"/>
          <w:sz w:val="26"/>
          <w:szCs w:val="26"/>
        </w:rPr>
      </w:pPr>
      <w:bookmarkStart w:colFirst="0" w:colLast="0" w:name="_malfvbroagen" w:id="35"/>
      <w:bookmarkEnd w:id="35"/>
      <w:r w:rsidDel="00000000" w:rsidR="00000000" w:rsidRPr="00000000">
        <w:rPr>
          <w:rFonts w:ascii="Courier" w:cs="Courier" w:eastAsia="Courier" w:hAnsi="Courier"/>
          <w:b w:val="1"/>
          <w:bCs w:val="1"/>
          <w:color w:val="000000"/>
          <w:sz w:val="26"/>
          <w:szCs w:val="26"/>
          <w:rtl w:val="0"/>
        </w:rPr>
        <w:t xml:space="preserve">INT. ILAGAN HOUSE - DINING ROOM - EVENING</w:t>
      </w:r>
    </w:p>
    <w:p w:rsidR="00000000" w:rsidDel="00000000" w:rsidP="00000000" w:rsidRDefault="00000000" w:rsidRPr="00000000" w14:paraId="0000030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dining table is filled with home-cooked dishes.</w:t>
      </w:r>
    </w:p>
    <w:p w:rsidR="00000000" w:rsidDel="00000000" w:rsidP="00000000" w:rsidRDefault="00000000" w:rsidRPr="00000000" w14:paraId="0000030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places another serving of food at the center of the table.</w:t>
      </w:r>
    </w:p>
    <w:p w:rsidR="00000000" w:rsidDel="00000000" w:rsidP="00000000" w:rsidRDefault="00000000" w:rsidRPr="00000000" w14:paraId="0000030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MAYA, JENNIFER, and ETHAN are already eating.</w:t>
      </w:r>
    </w:p>
    <w:p w:rsidR="00000000" w:rsidDel="00000000" w:rsidP="00000000" w:rsidRDefault="00000000" w:rsidRPr="00000000" w14:paraId="0000030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atmosphere is warm.</w:t>
      </w:r>
    </w:p>
    <w:p w:rsidR="00000000" w:rsidDel="00000000" w:rsidP="00000000" w:rsidRDefault="00000000" w:rsidRPr="00000000" w14:paraId="0000030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Comfortable.</w:t>
      </w:r>
    </w:p>
    <w:p w:rsidR="00000000" w:rsidDel="00000000" w:rsidP="00000000" w:rsidRDefault="00000000" w:rsidRPr="00000000" w14:paraId="0000030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By now, ETHAN has become a familiar face in the Ilagan household.</w:t>
      </w:r>
    </w:p>
    <w:p w:rsidR="00000000" w:rsidDel="00000000" w:rsidP="00000000" w:rsidRDefault="00000000" w:rsidRPr="00000000" w14:paraId="0000030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br w:type="textWrapping"/>
      </w:r>
      <w:r w:rsidDel="00000000" w:rsidR="00000000" w:rsidRPr="00000000">
        <w:rPr>
          <w:rFonts w:ascii="Courier" w:cs="Courier" w:eastAsia="Courier" w:hAnsi="Courier"/>
          <w:sz w:val="24"/>
          <w:szCs w:val="24"/>
          <w:rtl w:val="0"/>
        </w:rPr>
        <w:t xml:space="preserve">ETHAN, kumuha ka pa.</w:t>
      </w:r>
    </w:p>
    <w:p w:rsidR="00000000" w:rsidDel="00000000" w:rsidP="00000000" w:rsidRDefault="00000000" w:rsidRPr="00000000" w14:paraId="0000030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Huwag kang mahihiya.</w:t>
      </w:r>
    </w:p>
    <w:p w:rsidR="00000000" w:rsidDel="00000000" w:rsidP="00000000" w:rsidRDefault="00000000" w:rsidRPr="00000000" w14:paraId="0000030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Thank you po, Tita.</w:t>
      </w:r>
    </w:p>
    <w:p w:rsidR="00000000" w:rsidDel="00000000" w:rsidP="00000000" w:rsidRDefault="00000000" w:rsidRPr="00000000" w14:paraId="0000030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Pero okay na po ako.</w:t>
      </w:r>
    </w:p>
    <w:p w:rsidR="00000000" w:rsidDel="00000000" w:rsidP="00000000" w:rsidRDefault="00000000" w:rsidRPr="00000000" w14:paraId="0000030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br w:type="textWrapping"/>
      </w:r>
      <w:r w:rsidDel="00000000" w:rsidR="00000000" w:rsidRPr="00000000">
        <w:rPr>
          <w:rFonts w:ascii="Courier" w:cs="Courier" w:eastAsia="Courier" w:hAnsi="Courier"/>
          <w:sz w:val="24"/>
          <w:szCs w:val="24"/>
          <w:rtl w:val="0"/>
        </w:rPr>
        <w:t xml:space="preserve">Sure ka?</w:t>
      </w:r>
    </w:p>
    <w:p w:rsidR="00000000" w:rsidDel="00000000" w:rsidP="00000000" w:rsidRDefault="00000000" w:rsidRPr="00000000" w14:paraId="0000030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Opo.</w:t>
      </w:r>
    </w:p>
    <w:p w:rsidR="00000000" w:rsidDel="00000000" w:rsidP="00000000" w:rsidRDefault="00000000" w:rsidRPr="00000000" w14:paraId="0000031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Busog na busog na.</w:t>
      </w:r>
    </w:p>
    <w:p w:rsidR="00000000" w:rsidDel="00000000" w:rsidP="00000000" w:rsidRDefault="00000000" w:rsidRPr="00000000" w14:paraId="0000031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chuckles.)</w:t>
      </w:r>
    </w:p>
    <w:p w:rsidR="00000000" w:rsidDel="00000000" w:rsidP="00000000" w:rsidRDefault="00000000" w:rsidRPr="00000000" w14:paraId="0000031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Hindi pa 'yan busog.</w:t>
      </w:r>
    </w:p>
    <w:p w:rsidR="00000000" w:rsidDel="00000000" w:rsidP="00000000" w:rsidRDefault="00000000" w:rsidRPr="00000000" w14:paraId="0000031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Nahihiya lang 'yan.</w:t>
      </w:r>
    </w:p>
    <w:p w:rsidR="00000000" w:rsidDel="00000000" w:rsidP="00000000" w:rsidRDefault="00000000" w:rsidRPr="00000000" w14:paraId="0000031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laughs awkwardly.)</w:t>
      </w:r>
    </w:p>
    <w:p w:rsidR="00000000" w:rsidDel="00000000" w:rsidP="00000000" w:rsidRDefault="00000000" w:rsidRPr="00000000" w14:paraId="0000031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Konti lang po.</w:t>
      </w:r>
    </w:p>
    <w:p w:rsidR="00000000" w:rsidDel="00000000" w:rsidP="00000000" w:rsidRDefault="00000000" w:rsidRPr="00000000" w14:paraId="0000031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four continue eating.)</w:t>
      </w:r>
    </w:p>
    <w:p w:rsidR="00000000" w:rsidDel="00000000" w:rsidP="00000000" w:rsidRDefault="00000000" w:rsidRPr="00000000" w14:paraId="0000031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Small conversations fill the room.</w:t>
      </w:r>
    </w:p>
    <w:p w:rsidR="00000000" w:rsidDel="00000000" w:rsidP="00000000" w:rsidRDefault="00000000" w:rsidRPr="00000000" w14:paraId="0000031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School.</w:t>
      </w:r>
    </w:p>
    <w:p w:rsidR="00000000" w:rsidDel="00000000" w:rsidP="00000000" w:rsidRDefault="00000000" w:rsidRPr="00000000" w14:paraId="0000031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Work.</w:t>
      </w:r>
    </w:p>
    <w:p w:rsidR="00000000" w:rsidDel="00000000" w:rsidP="00000000" w:rsidRDefault="00000000" w:rsidRPr="00000000" w14:paraId="0000031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repair shop.</w:t>
      </w:r>
    </w:p>
    <w:p w:rsidR="00000000" w:rsidDel="00000000" w:rsidP="00000000" w:rsidRDefault="00000000" w:rsidRPr="00000000" w14:paraId="0000031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food.</w:t>
      </w:r>
    </w:p>
    <w:p w:rsidR="00000000" w:rsidDel="00000000" w:rsidP="00000000" w:rsidRDefault="00000000" w:rsidRPr="00000000" w14:paraId="0000031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comfortable silence follows.</w:t>
      </w:r>
    </w:p>
    <w:p w:rsidR="00000000" w:rsidDel="00000000" w:rsidP="00000000" w:rsidRDefault="00000000" w:rsidRPr="00000000" w14:paraId="0000031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w:t>
      </w:r>
    </w:p>
    <w:p w:rsidR="00000000" w:rsidDel="00000000" w:rsidP="00000000" w:rsidRDefault="00000000" w:rsidRPr="00000000" w14:paraId="0000031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slowly sets his spoon down.)</w:t>
      </w:r>
    </w:p>
    <w:p w:rsidR="00000000" w:rsidDel="00000000" w:rsidP="00000000" w:rsidRDefault="00000000" w:rsidRPr="00000000" w14:paraId="0000031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His expression becomes more serious.</w:t>
      </w:r>
    </w:p>
    <w:p w:rsidR="00000000" w:rsidDel="00000000" w:rsidP="00000000" w:rsidRDefault="00000000" w:rsidRPr="00000000" w14:paraId="0000032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Tito...</w:t>
      </w:r>
    </w:p>
    <w:p w:rsidR="00000000" w:rsidDel="00000000" w:rsidP="00000000" w:rsidRDefault="00000000" w:rsidRPr="00000000" w14:paraId="0000032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Tita...</w:t>
      </w:r>
    </w:p>
    <w:p w:rsidR="00000000" w:rsidDel="00000000" w:rsidP="00000000" w:rsidRDefault="00000000" w:rsidRPr="00000000" w14:paraId="0000032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gusto sana akong sabihin.</w:t>
      </w:r>
    </w:p>
    <w:p w:rsidR="00000000" w:rsidDel="00000000" w:rsidP="00000000" w:rsidRDefault="00000000" w:rsidRPr="00000000" w14:paraId="0000032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table quiets.)</w:t>
      </w:r>
    </w:p>
    <w:p w:rsidR="00000000" w:rsidDel="00000000" w:rsidP="00000000" w:rsidRDefault="00000000" w:rsidRPr="00000000" w14:paraId="0000032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looks at him.</w:t>
      </w:r>
    </w:p>
    <w:p w:rsidR="00000000" w:rsidDel="00000000" w:rsidP="00000000" w:rsidRDefault="00000000" w:rsidRPr="00000000" w14:paraId="0000032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nods.</w:t>
      </w:r>
    </w:p>
    <w:p w:rsidR="00000000" w:rsidDel="00000000" w:rsidP="00000000" w:rsidRDefault="00000000" w:rsidRPr="00000000" w14:paraId="0000032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Ano 'yon, hijo?</w:t>
      </w:r>
    </w:p>
    <w:p w:rsidR="00000000" w:rsidDel="00000000" w:rsidP="00000000" w:rsidRDefault="00000000" w:rsidRPr="00000000" w14:paraId="0000032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takes a small breath.)</w:t>
      </w:r>
    </w:p>
    <w:p w:rsidR="00000000" w:rsidDel="00000000" w:rsidP="00000000" w:rsidRDefault="00000000" w:rsidRPr="00000000" w14:paraId="0000032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Nag-usap kami ni Mom kagabi.</w:t>
      </w:r>
    </w:p>
    <w:p w:rsidR="00000000" w:rsidDel="00000000" w:rsidP="00000000" w:rsidRDefault="00000000" w:rsidRPr="00000000" w14:paraId="0000032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(Pause.)</w:t>
      </w:r>
    </w:p>
    <w:p w:rsidR="00000000" w:rsidDel="00000000" w:rsidP="00000000" w:rsidRDefault="00000000" w:rsidRPr="00000000" w14:paraId="0000032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Yung...</w:t>
      </w:r>
    </w:p>
    <w:p w:rsidR="00000000" w:rsidDel="00000000" w:rsidP="00000000" w:rsidRDefault="00000000" w:rsidRPr="00000000" w14:paraId="0000032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legal separation nila ni Dad...</w:t>
      </w:r>
    </w:p>
    <w:p w:rsidR="00000000" w:rsidDel="00000000" w:rsidP="00000000" w:rsidRDefault="00000000" w:rsidRPr="00000000" w14:paraId="0000032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magpu-push through na talaga.</w:t>
      </w:r>
    </w:p>
    <w:p w:rsidR="00000000" w:rsidDel="00000000" w:rsidP="00000000" w:rsidRDefault="00000000" w:rsidRPr="00000000" w14:paraId="0000032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room falls silent.)</w:t>
      </w:r>
    </w:p>
    <w:p w:rsidR="00000000" w:rsidDel="00000000" w:rsidP="00000000" w:rsidRDefault="00000000" w:rsidRPr="00000000" w14:paraId="0000032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slowly looks up.</w:t>
      </w:r>
    </w:p>
    <w:p w:rsidR="00000000" w:rsidDel="00000000" w:rsidP="00000000" w:rsidRDefault="00000000" w:rsidRPr="00000000" w14:paraId="0000032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JENNIFER's smile fades.</w:t>
      </w:r>
    </w:p>
    <w:p w:rsidR="00000000" w:rsidDel="00000000" w:rsidP="00000000" w:rsidRDefault="00000000" w:rsidRPr="00000000" w14:paraId="0000033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br w:type="textWrapping"/>
      </w:r>
      <w:r w:rsidDel="00000000" w:rsidR="00000000" w:rsidRPr="00000000">
        <w:rPr>
          <w:rFonts w:ascii="Courier" w:cs="Courier" w:eastAsia="Courier" w:hAnsi="Courier"/>
          <w:sz w:val="24"/>
          <w:szCs w:val="24"/>
          <w:rtl w:val="0"/>
        </w:rPr>
        <w:t xml:space="preserve">I'm sorry to hear that.</w:t>
      </w:r>
    </w:p>
    <w:p w:rsidR="00000000" w:rsidDel="00000000" w:rsidP="00000000" w:rsidRDefault="00000000" w:rsidRPr="00000000" w14:paraId="0000033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It's okay po.</w:t>
      </w:r>
    </w:p>
    <w:p w:rsidR="00000000" w:rsidDel="00000000" w:rsidP="00000000" w:rsidRDefault="00000000" w:rsidRPr="00000000" w14:paraId="0000033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We've been expecting it for a while.</w:t>
      </w:r>
    </w:p>
    <w:p w:rsidR="00000000" w:rsidDel="00000000" w:rsidP="00000000" w:rsidRDefault="00000000" w:rsidRPr="00000000" w14:paraId="0000033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Mom's been preparing herself.</w:t>
      </w:r>
    </w:p>
    <w:p w:rsidR="00000000" w:rsidDel="00000000" w:rsidP="00000000" w:rsidRDefault="00000000" w:rsidRPr="00000000" w14:paraId="0000033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w:t>
      </w:r>
    </w:p>
    <w:p w:rsidR="00000000" w:rsidDel="00000000" w:rsidP="00000000" w:rsidRDefault="00000000" w:rsidRPr="00000000" w14:paraId="0000033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guess...</w:t>
      </w:r>
    </w:p>
    <w:p w:rsidR="00000000" w:rsidDel="00000000" w:rsidP="00000000" w:rsidRDefault="00000000" w:rsidRPr="00000000" w14:paraId="0000033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kami rin.</w:t>
      </w:r>
    </w:p>
    <w:p w:rsidR="00000000" w:rsidDel="00000000" w:rsidP="00000000" w:rsidRDefault="00000000" w:rsidRPr="00000000" w14:paraId="0000033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gives a small smile.)</w:t>
      </w:r>
    </w:p>
    <w:p w:rsidR="00000000" w:rsidDel="00000000" w:rsidP="00000000" w:rsidRDefault="00000000" w:rsidRPr="00000000" w14:paraId="0000033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because he's okay.</w:t>
      </w:r>
    </w:p>
    <w:p w:rsidR="00000000" w:rsidDel="00000000" w:rsidP="00000000" w:rsidRDefault="00000000" w:rsidRPr="00000000" w14:paraId="0000033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because he's trying to be.</w:t>
      </w:r>
    </w:p>
    <w:p w:rsidR="00000000" w:rsidDel="00000000" w:rsidP="00000000" w:rsidRDefault="00000000" w:rsidRPr="00000000" w14:paraId="0000033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Kumusta naman mom mo?</w:t>
      </w:r>
    </w:p>
    <w:p w:rsidR="00000000" w:rsidDel="00000000" w:rsidP="00000000" w:rsidRDefault="00000000" w:rsidRPr="00000000" w14:paraId="0000033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She's doing her best.</w:t>
      </w:r>
    </w:p>
    <w:p w:rsidR="00000000" w:rsidDel="00000000" w:rsidP="00000000" w:rsidRDefault="00000000" w:rsidRPr="00000000" w14:paraId="0000033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mga araw na mahirap...</w:t>
      </w:r>
    </w:p>
    <w:p w:rsidR="00000000" w:rsidDel="00000000" w:rsidP="00000000" w:rsidRDefault="00000000" w:rsidRPr="00000000" w14:paraId="0000033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pero kinakaya naman.</w:t>
      </w:r>
    </w:p>
    <w:p w:rsidR="00000000" w:rsidDel="00000000" w:rsidP="00000000" w:rsidRDefault="00000000" w:rsidRPr="00000000" w14:paraId="0000033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I'm just trying to help however I can.</w:t>
      </w:r>
    </w:p>
    <w:p w:rsidR="00000000" w:rsidDel="00000000" w:rsidP="00000000" w:rsidRDefault="00000000" w:rsidRPr="00000000" w14:paraId="0000033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watches ETHAN carefully.)</w:t>
      </w:r>
    </w:p>
    <w:p w:rsidR="00000000" w:rsidDel="00000000" w:rsidP="00000000" w:rsidRDefault="00000000" w:rsidRPr="00000000" w14:paraId="0000034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Noticing how calmly he speaks.</w:t>
      </w:r>
    </w:p>
    <w:p w:rsidR="00000000" w:rsidDel="00000000" w:rsidP="00000000" w:rsidRDefault="00000000" w:rsidRPr="00000000" w14:paraId="0000034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How he chooses his words.</w:t>
      </w:r>
    </w:p>
    <w:p w:rsidR="00000000" w:rsidDel="00000000" w:rsidP="00000000" w:rsidRDefault="00000000" w:rsidRPr="00000000" w14:paraId="0000034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How, despite everything happening in his family...</w:t>
      </w:r>
    </w:p>
    <w:p w:rsidR="00000000" w:rsidDel="00000000" w:rsidP="00000000" w:rsidRDefault="00000000" w:rsidRPr="00000000" w14:paraId="0000034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remains composed.</w:t>
      </w:r>
    </w:p>
    <w:p w:rsidR="00000000" w:rsidDel="00000000" w:rsidP="00000000" w:rsidRDefault="00000000" w:rsidRPr="00000000" w14:paraId="0000034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gives a slow nod.)</w:t>
      </w:r>
    </w:p>
    <w:p w:rsidR="00000000" w:rsidDel="00000000" w:rsidP="00000000" w:rsidRDefault="00000000" w:rsidRPr="00000000" w14:paraId="0000034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Your mom raised you well.</w:t>
      </w:r>
    </w:p>
    <w:p w:rsidR="00000000" w:rsidDel="00000000" w:rsidP="00000000" w:rsidRDefault="00000000" w:rsidRPr="00000000" w14:paraId="0000034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smiles politely.)</w:t>
      </w:r>
    </w:p>
    <w:p w:rsidR="00000000" w:rsidDel="00000000" w:rsidP="00000000" w:rsidRDefault="00000000" w:rsidRPr="00000000" w14:paraId="0000034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Salamat po.</w:t>
      </w:r>
    </w:p>
    <w:p w:rsidR="00000000" w:rsidDel="00000000" w:rsidP="00000000" w:rsidRDefault="00000000" w:rsidRPr="00000000" w14:paraId="0000034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just...</w:t>
      </w:r>
    </w:p>
    <w:p w:rsidR="00000000" w:rsidDel="00000000" w:rsidP="00000000" w:rsidRDefault="00000000" w:rsidRPr="00000000" w14:paraId="0000034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don't want to give her more problems than she already has.</w:t>
      </w:r>
    </w:p>
    <w:p w:rsidR="00000000" w:rsidDel="00000000" w:rsidP="00000000" w:rsidRDefault="00000000" w:rsidRPr="00000000" w14:paraId="0000034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reaches over and gives ETHAN's shoulder a reassuring pat.)</w:t>
      </w:r>
    </w:p>
    <w:p w:rsidR="00000000" w:rsidDel="00000000" w:rsidP="00000000" w:rsidRDefault="00000000" w:rsidRPr="00000000" w14:paraId="0000034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She's lucky to have you.</w:t>
      </w:r>
    </w:p>
    <w:p w:rsidR="00000000" w:rsidDel="00000000" w:rsidP="00000000" w:rsidRDefault="00000000" w:rsidRPr="00000000" w14:paraId="0000034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lowers his head slightly.)</w:t>
      </w:r>
    </w:p>
    <w:p w:rsidR="00000000" w:rsidDel="00000000" w:rsidP="00000000" w:rsidRDefault="00000000" w:rsidRPr="00000000" w14:paraId="0000034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Embarrassed.</w:t>
      </w:r>
    </w:p>
    <w:p w:rsidR="00000000" w:rsidDel="00000000" w:rsidP="00000000" w:rsidRDefault="00000000" w:rsidRPr="00000000" w14:paraId="0000034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grateful.</w:t>
      </w:r>
    </w:p>
    <w:p w:rsidR="00000000" w:rsidDel="00000000" w:rsidP="00000000" w:rsidRDefault="00000000" w:rsidRPr="00000000" w14:paraId="0000034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Across the table…</w:t>
      </w:r>
    </w:p>
    <w:p w:rsidR="00000000" w:rsidDel="00000000" w:rsidP="00000000" w:rsidRDefault="00000000" w:rsidRPr="00000000" w14:paraId="0000035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quietly watches the exchange.</w:t>
      </w:r>
    </w:p>
    <w:p w:rsidR="00000000" w:rsidDel="00000000" w:rsidP="00000000" w:rsidRDefault="00000000" w:rsidRPr="00000000" w14:paraId="0000035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doesn't say anything.</w:t>
      </w:r>
    </w:p>
    <w:p w:rsidR="00000000" w:rsidDel="00000000" w:rsidP="00000000" w:rsidRDefault="00000000" w:rsidRPr="00000000" w14:paraId="0000035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Instead…</w:t>
      </w:r>
    </w:p>
    <w:p w:rsidR="00000000" w:rsidDel="00000000" w:rsidP="00000000" w:rsidRDefault="00000000" w:rsidRPr="00000000" w14:paraId="0000035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reaches for her phone beneath the table.</w:t>
      </w:r>
    </w:p>
    <w:p w:rsidR="00000000" w:rsidDel="00000000" w:rsidP="00000000" w:rsidRDefault="00000000" w:rsidRPr="00000000" w14:paraId="0000035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opens the photos she took earlier that afternoon.</w:t>
      </w:r>
    </w:p>
    <w:p w:rsidR="00000000" w:rsidDel="00000000" w:rsidP="00000000" w:rsidRDefault="00000000" w:rsidRPr="00000000" w14:paraId="0000035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w:t>
      </w:r>
    </w:p>
    <w:p w:rsidR="00000000" w:rsidDel="00000000" w:rsidP="00000000" w:rsidRDefault="00000000" w:rsidRPr="00000000" w14:paraId="0000035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w:t>
      </w:r>
    </w:p>
    <w:p w:rsidR="00000000" w:rsidDel="00000000" w:rsidP="00000000" w:rsidRDefault="00000000" w:rsidRPr="00000000" w14:paraId="0000035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Standing side by side.</w:t>
      </w:r>
    </w:p>
    <w:p w:rsidR="00000000" w:rsidDel="00000000" w:rsidP="00000000" w:rsidRDefault="00000000" w:rsidRPr="00000000" w14:paraId="0000035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Laughing.</w:t>
      </w:r>
    </w:p>
    <w:p w:rsidR="00000000" w:rsidDel="00000000" w:rsidP="00000000" w:rsidRDefault="00000000" w:rsidRPr="00000000" w14:paraId="0000035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Working together.</w:t>
      </w:r>
    </w:p>
    <w:p w:rsidR="00000000" w:rsidDel="00000000" w:rsidP="00000000" w:rsidRDefault="00000000" w:rsidRPr="00000000" w14:paraId="0000035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Looking proud.</w:t>
      </w:r>
    </w:p>
    <w:p w:rsidR="00000000" w:rsidDel="00000000" w:rsidP="00000000" w:rsidRDefault="00000000" w:rsidRPr="00000000" w14:paraId="0000035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stares at the screen.</w:t>
      </w:r>
    </w:p>
    <w:p w:rsidR="00000000" w:rsidDel="00000000" w:rsidP="00000000" w:rsidRDefault="00000000" w:rsidRPr="00000000" w14:paraId="0000035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Something tightens in her chest.</w:t>
      </w:r>
    </w:p>
    <w:p w:rsidR="00000000" w:rsidDel="00000000" w:rsidP="00000000" w:rsidRDefault="00000000" w:rsidRPr="00000000" w14:paraId="0000035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Even now...</w:t>
      </w:r>
    </w:p>
    <w:p w:rsidR="00000000" w:rsidDel="00000000" w:rsidP="00000000" w:rsidRDefault="00000000" w:rsidRPr="00000000" w14:paraId="0000035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Even after everything ETHAN has shared...</w:t>
      </w:r>
    </w:p>
    <w:p w:rsidR="00000000" w:rsidDel="00000000" w:rsidP="00000000" w:rsidRDefault="00000000" w:rsidRPr="00000000" w14:paraId="0000035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still seems so composed.</w:t>
      </w:r>
    </w:p>
    <w:p w:rsidR="00000000" w:rsidDel="00000000" w:rsidP="00000000" w:rsidRDefault="00000000" w:rsidRPr="00000000" w14:paraId="0000036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 dependable.</w:t>
      </w:r>
    </w:p>
    <w:p w:rsidR="00000000" w:rsidDel="00000000" w:rsidP="00000000" w:rsidRDefault="00000000" w:rsidRPr="00000000" w14:paraId="0000036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 capable.</w:t>
      </w:r>
    </w:p>
    <w:p w:rsidR="00000000" w:rsidDel="00000000" w:rsidP="00000000" w:rsidRDefault="00000000" w:rsidRPr="00000000" w14:paraId="0000036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thumb slowly scrolls through the photos.</w:t>
      </w:r>
    </w:p>
    <w:p w:rsidR="00000000" w:rsidDel="00000000" w:rsidP="00000000" w:rsidRDefault="00000000" w:rsidRPr="00000000" w14:paraId="0000036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comparison quietly creeps back into her mind.</w:t>
      </w:r>
    </w:p>
    <w:p w:rsidR="00000000" w:rsidDel="00000000" w:rsidP="00000000" w:rsidRDefault="00000000" w:rsidRPr="00000000" w14:paraId="0000036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Once again...</w:t>
      </w:r>
    </w:p>
    <w:p w:rsidR="00000000" w:rsidDel="00000000" w:rsidP="00000000" w:rsidRDefault="00000000" w:rsidRPr="00000000" w14:paraId="0000036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finds herself wondering…</w:t>
      </w:r>
    </w:p>
    <w:p w:rsidR="00000000" w:rsidDel="00000000" w:rsidP="00000000" w:rsidRDefault="00000000" w:rsidRPr="00000000" w14:paraId="0000036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If she'll ever measure up.</w:t>
      </w:r>
    </w:p>
    <w:p w:rsidR="00000000" w:rsidDel="00000000" w:rsidP="00000000" w:rsidRDefault="00000000" w:rsidRPr="00000000" w14:paraId="00000367">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OUT.</w:t>
      </w:r>
    </w:p>
    <w:p w:rsidR="00000000" w:rsidDel="00000000" w:rsidP="00000000" w:rsidRDefault="00000000" w:rsidRPr="00000000" w14:paraId="00000368">
      <w:pPr>
        <w:pStyle w:val="Heading3"/>
        <w:keepNext w:val="0"/>
        <w:keepLines w:val="0"/>
        <w:spacing w:before="280" w:lineRule="auto"/>
        <w:rPr>
          <w:rFonts w:ascii="Courier" w:cs="Courier" w:eastAsia="Courier" w:hAnsi="Courier"/>
          <w:b w:val="1"/>
          <w:bCs w:val="1"/>
          <w:color w:val="000000"/>
          <w:sz w:val="26"/>
          <w:szCs w:val="26"/>
        </w:rPr>
      </w:pPr>
      <w:bookmarkStart w:colFirst="0" w:colLast="0" w:name="_v5fl7xk2foff" w:id="36"/>
      <w:bookmarkEnd w:id="36"/>
      <w:r w:rsidDel="00000000" w:rsidR="00000000" w:rsidRPr="00000000">
        <w:rPr>
          <w:rFonts w:ascii="Courier" w:cs="Courier" w:eastAsia="Courier" w:hAnsi="Courier"/>
          <w:b w:val="1"/>
          <w:bCs w:val="1"/>
          <w:color w:val="000000"/>
          <w:sz w:val="26"/>
          <w:szCs w:val="26"/>
          <w:rtl w:val="0"/>
        </w:rPr>
        <w:t xml:space="preserve">SCENE 3</w:t>
      </w:r>
    </w:p>
    <w:p w:rsidR="00000000" w:rsidDel="00000000" w:rsidP="00000000" w:rsidRDefault="00000000" w:rsidRPr="00000000" w14:paraId="00000369">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INT. ILAGAN HOUSE - DINING ROOM - EVENING</w:t>
      </w:r>
    </w:p>
    <w:p w:rsidR="00000000" w:rsidDel="00000000" w:rsidP="00000000" w:rsidRDefault="00000000" w:rsidRPr="00000000" w14:paraId="0000036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room falls into a comfortable silence.</w:t>
      </w:r>
    </w:p>
    <w:p w:rsidR="00000000" w:rsidDel="00000000" w:rsidP="00000000" w:rsidRDefault="00000000" w:rsidRPr="00000000" w14:paraId="0000036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sound of utensils lightly clinking against plates fills the room.</w:t>
      </w:r>
    </w:p>
    <w:p w:rsidR="00000000" w:rsidDel="00000000" w:rsidP="00000000" w:rsidRDefault="00000000" w:rsidRPr="00000000" w14:paraId="0000036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stands and begins collecting the empty dishes.</w:t>
      </w:r>
    </w:p>
    <w:p w:rsidR="00000000" w:rsidDel="00000000" w:rsidP="00000000" w:rsidRDefault="00000000" w:rsidRPr="00000000" w14:paraId="0000036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br w:type="textWrapping"/>
      </w:r>
      <w:r w:rsidDel="00000000" w:rsidR="00000000" w:rsidRPr="00000000">
        <w:rPr>
          <w:rFonts w:ascii="Courier" w:cs="Courier" w:eastAsia="Courier" w:hAnsi="Courier"/>
          <w:sz w:val="24"/>
          <w:szCs w:val="24"/>
          <w:rtl w:val="0"/>
        </w:rPr>
        <w:t xml:space="preserve">Ako na rito.</w:t>
      </w:r>
    </w:p>
    <w:p w:rsidR="00000000" w:rsidDel="00000000" w:rsidP="00000000" w:rsidRDefault="00000000" w:rsidRPr="00000000" w14:paraId="0000036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Kayo na bahala sa dessert.</w:t>
      </w:r>
    </w:p>
    <w:p w:rsidR="00000000" w:rsidDel="00000000" w:rsidP="00000000" w:rsidRDefault="00000000" w:rsidRPr="00000000" w14:paraId="0000036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smiles.)</w:t>
      </w:r>
    </w:p>
    <w:p w:rsidR="00000000" w:rsidDel="00000000" w:rsidP="00000000" w:rsidRDefault="00000000" w:rsidRPr="00000000" w14:paraId="0000037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Sige.</w:t>
      </w:r>
    </w:p>
    <w:p w:rsidR="00000000" w:rsidDel="00000000" w:rsidP="00000000" w:rsidRDefault="00000000" w:rsidRPr="00000000" w14:paraId="0000037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Tulungan kita maMAYA.</w:t>
      </w:r>
    </w:p>
    <w:p w:rsidR="00000000" w:rsidDel="00000000" w:rsidP="00000000" w:rsidRDefault="00000000" w:rsidRPr="00000000" w14:paraId="0000037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heads toward the kitchen.)</w:t>
      </w:r>
    </w:p>
    <w:p w:rsidR="00000000" w:rsidDel="00000000" w:rsidP="00000000" w:rsidRDefault="00000000" w:rsidRPr="00000000" w14:paraId="0000037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and ETHAN continue talking.</w:t>
      </w:r>
    </w:p>
    <w:p w:rsidR="00000000" w:rsidDel="00000000" w:rsidP="00000000" w:rsidRDefault="00000000" w:rsidRPr="00000000" w14:paraId="0000037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Their voices become distant.</w:t>
      </w:r>
    </w:p>
    <w:p w:rsidR="00000000" w:rsidDel="00000000" w:rsidP="00000000" w:rsidRDefault="00000000" w:rsidRPr="00000000" w14:paraId="0000037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Muffled.</w:t>
      </w:r>
    </w:p>
    <w:p w:rsidR="00000000" w:rsidDel="00000000" w:rsidP="00000000" w:rsidRDefault="00000000" w:rsidRPr="00000000" w14:paraId="0000037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Almost inaudible.</w:t>
      </w:r>
    </w:p>
    <w:p w:rsidR="00000000" w:rsidDel="00000000" w:rsidP="00000000" w:rsidRDefault="00000000" w:rsidRPr="00000000" w14:paraId="0000037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remains seated.</w:t>
      </w:r>
    </w:p>
    <w:p w:rsidR="00000000" w:rsidDel="00000000" w:rsidP="00000000" w:rsidRDefault="00000000" w:rsidRPr="00000000" w14:paraId="0000037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quietly reaches beneath the table and unlocks her phone.</w:t>
      </w:r>
    </w:p>
    <w:p w:rsidR="00000000" w:rsidDel="00000000" w:rsidP="00000000" w:rsidRDefault="00000000" w:rsidRPr="00000000" w14:paraId="0000037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gallery opens.</w:t>
      </w:r>
    </w:p>
    <w:p w:rsidR="00000000" w:rsidDel="00000000" w:rsidP="00000000" w:rsidRDefault="00000000" w:rsidRPr="00000000" w14:paraId="0000037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first photo appears.</w:t>
      </w:r>
    </w:p>
    <w:p w:rsidR="00000000" w:rsidDel="00000000" w:rsidP="00000000" w:rsidRDefault="00000000" w:rsidRPr="00000000" w14:paraId="0000037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and ETHAN stand beside the car, both smiling.</w:t>
      </w:r>
    </w:p>
    <w:p w:rsidR="00000000" w:rsidDel="00000000" w:rsidP="00000000" w:rsidRDefault="00000000" w:rsidRPr="00000000" w14:paraId="0000037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Swipe.</w:t>
      </w:r>
    </w:p>
    <w:p w:rsidR="00000000" w:rsidDel="00000000" w:rsidP="00000000" w:rsidRDefault="00000000" w:rsidRPr="00000000" w14:paraId="0000037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photo.</w:t>
      </w:r>
    </w:p>
    <w:p w:rsidR="00000000" w:rsidDel="00000000" w:rsidP="00000000" w:rsidRDefault="00000000" w:rsidRPr="00000000" w14:paraId="0000037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laughs while RICARDO points at the engine.</w:t>
      </w:r>
    </w:p>
    <w:p w:rsidR="00000000" w:rsidDel="00000000" w:rsidP="00000000" w:rsidRDefault="00000000" w:rsidRPr="00000000" w14:paraId="0000037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Swipe.</w:t>
      </w:r>
    </w:p>
    <w:p w:rsidR="00000000" w:rsidDel="00000000" w:rsidP="00000000" w:rsidRDefault="00000000" w:rsidRPr="00000000" w14:paraId="0000038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w:t>
      </w:r>
    </w:p>
    <w:p w:rsidR="00000000" w:rsidDel="00000000" w:rsidP="00000000" w:rsidRDefault="00000000" w:rsidRPr="00000000" w14:paraId="0000038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two work together naturally, completely absorbed in what they're doing.</w:t>
      </w:r>
    </w:p>
    <w:p w:rsidR="00000000" w:rsidDel="00000000" w:rsidP="00000000" w:rsidRDefault="00000000" w:rsidRPr="00000000" w14:paraId="0000038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lingers on the image.</w:t>
      </w:r>
    </w:p>
    <w:p w:rsidR="00000000" w:rsidDel="00000000" w:rsidP="00000000" w:rsidRDefault="00000000" w:rsidRPr="00000000" w14:paraId="0000038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thumb stops moving.</w:t>
      </w:r>
    </w:p>
    <w:p w:rsidR="00000000" w:rsidDel="00000000" w:rsidP="00000000" w:rsidRDefault="00000000" w:rsidRPr="00000000" w14:paraId="0000038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faint smile forms.</w:t>
      </w:r>
    </w:p>
    <w:p w:rsidR="00000000" w:rsidDel="00000000" w:rsidP="00000000" w:rsidRDefault="00000000" w:rsidRPr="00000000" w14:paraId="0000038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slowly disappears.</w:t>
      </w:r>
    </w:p>
    <w:p w:rsidR="00000000" w:rsidDel="00000000" w:rsidP="00000000" w:rsidRDefault="00000000" w:rsidRPr="00000000" w14:paraId="0000038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grip on the phone tightens.</w:t>
      </w:r>
    </w:p>
    <w:p w:rsidR="00000000" w:rsidDel="00000000" w:rsidP="00000000" w:rsidRDefault="00000000" w:rsidRPr="00000000" w14:paraId="0000038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glances up.</w:t>
      </w:r>
    </w:p>
    <w:p w:rsidR="00000000" w:rsidDel="00000000" w:rsidP="00000000" w:rsidRDefault="00000000" w:rsidRPr="00000000" w14:paraId="0000038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and ETHAN are still talking.</w:t>
      </w:r>
    </w:p>
    <w:p w:rsidR="00000000" w:rsidDel="00000000" w:rsidP="00000000" w:rsidRDefault="00000000" w:rsidRPr="00000000" w14:paraId="0000038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laughs.</w:t>
      </w:r>
    </w:p>
    <w:p w:rsidR="00000000" w:rsidDel="00000000" w:rsidP="00000000" w:rsidRDefault="00000000" w:rsidRPr="00000000" w14:paraId="0000038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laughs with him.</w:t>
      </w:r>
    </w:p>
    <w:p w:rsidR="00000000" w:rsidDel="00000000" w:rsidP="00000000" w:rsidRDefault="00000000" w:rsidRPr="00000000" w14:paraId="0000038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conversation flows effortlessly.</w:t>
      </w:r>
    </w:p>
    <w:p w:rsidR="00000000" w:rsidDel="00000000" w:rsidP="00000000" w:rsidRDefault="00000000" w:rsidRPr="00000000" w14:paraId="0000038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As if they'd known each other for years.</w:t>
      </w:r>
    </w:p>
    <w:p w:rsidR="00000000" w:rsidDel="00000000" w:rsidP="00000000" w:rsidRDefault="00000000" w:rsidRPr="00000000" w14:paraId="0000038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lowers her gaze back to the screen.</w:t>
      </w:r>
    </w:p>
    <w:p w:rsidR="00000000" w:rsidDel="00000000" w:rsidP="00000000" w:rsidRDefault="00000000" w:rsidRPr="00000000" w14:paraId="0000038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reflection faintly appears against the glass of her phone.</w:t>
      </w:r>
    </w:p>
    <w:p w:rsidR="00000000" w:rsidDel="00000000" w:rsidP="00000000" w:rsidRDefault="00000000" w:rsidRPr="00000000" w14:paraId="0000038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stares at it.</w:t>
      </w:r>
    </w:p>
    <w:p w:rsidR="00000000" w:rsidDel="00000000" w:rsidP="00000000" w:rsidRDefault="00000000" w:rsidRPr="00000000" w14:paraId="0000039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Lost in thought.</w:t>
      </w:r>
    </w:p>
    <w:p w:rsidR="00000000" w:rsidDel="00000000" w:rsidP="00000000" w:rsidRDefault="00000000" w:rsidRPr="00000000" w14:paraId="0000039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 (V.O.)</w:t>
        <w:br w:type="textWrapping"/>
      </w:r>
      <w:r w:rsidDel="00000000" w:rsidR="00000000" w:rsidRPr="00000000">
        <w:rPr>
          <w:rFonts w:ascii="Courier" w:cs="Courier" w:eastAsia="Courier" w:hAnsi="Courier"/>
          <w:sz w:val="24"/>
          <w:szCs w:val="24"/>
          <w:rtl w:val="0"/>
        </w:rPr>
        <w:t xml:space="preserve">Dad always says he's proud of people who work hard.</w:t>
      </w:r>
    </w:p>
    <w:p w:rsidR="00000000" w:rsidDel="00000000" w:rsidP="00000000" w:rsidRDefault="00000000" w:rsidRPr="00000000" w14:paraId="0000039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looks back at the photos.)</w:t>
      </w:r>
    </w:p>
    <w:p w:rsidR="00000000" w:rsidDel="00000000" w:rsidP="00000000" w:rsidRDefault="00000000" w:rsidRPr="00000000" w14:paraId="0000039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 (V.O.) (CONT'D)</w:t>
        <w:br w:type="textWrapping"/>
      </w:r>
      <w:r w:rsidDel="00000000" w:rsidR="00000000" w:rsidRPr="00000000">
        <w:rPr>
          <w:rFonts w:ascii="Courier" w:cs="Courier" w:eastAsia="Courier" w:hAnsi="Courier"/>
          <w:sz w:val="24"/>
          <w:szCs w:val="24"/>
          <w:rtl w:val="0"/>
        </w:rPr>
        <w:t xml:space="preserve">He smiles like that around ETHAN...</w:t>
      </w:r>
    </w:p>
    <w:p w:rsidR="00000000" w:rsidDel="00000000" w:rsidP="00000000" w:rsidRDefault="00000000" w:rsidRPr="00000000" w14:paraId="0000039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thumb hovers over another picture.)</w:t>
      </w:r>
    </w:p>
    <w:p w:rsidR="00000000" w:rsidDel="00000000" w:rsidP="00000000" w:rsidRDefault="00000000" w:rsidRPr="00000000" w14:paraId="0000039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 (V.O.) (CONT'D)</w:t>
        <w:br w:type="textWrapping"/>
      </w:r>
      <w:r w:rsidDel="00000000" w:rsidR="00000000" w:rsidRPr="00000000">
        <w:rPr>
          <w:rFonts w:ascii="Courier" w:cs="Courier" w:eastAsia="Courier" w:hAnsi="Courier"/>
          <w:sz w:val="24"/>
          <w:szCs w:val="24"/>
          <w:rtl w:val="0"/>
        </w:rPr>
        <w:t xml:space="preserve">...I wonder if he's ever smiled at me like that.</w:t>
      </w:r>
    </w:p>
    <w:p w:rsidR="00000000" w:rsidDel="00000000" w:rsidP="00000000" w:rsidRDefault="00000000" w:rsidRPr="00000000" w14:paraId="0000039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closes the gallery.)</w:t>
      </w:r>
    </w:p>
    <w:p w:rsidR="00000000" w:rsidDel="00000000" w:rsidP="00000000" w:rsidRDefault="00000000" w:rsidRPr="00000000" w14:paraId="0000039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screen goes dark.</w:t>
      </w:r>
    </w:p>
    <w:p w:rsidR="00000000" w:rsidDel="00000000" w:rsidP="00000000" w:rsidRDefault="00000000" w:rsidRPr="00000000" w14:paraId="0000039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a brief moment...</w:t>
      </w:r>
    </w:p>
    <w:p w:rsidR="00000000" w:rsidDel="00000000" w:rsidP="00000000" w:rsidRDefault="00000000" w:rsidRPr="00000000" w14:paraId="0000039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All she sees is her own reflection.</w:t>
      </w:r>
    </w:p>
    <w:p w:rsidR="00000000" w:rsidDel="00000000" w:rsidP="00000000" w:rsidRDefault="00000000" w:rsidRPr="00000000" w14:paraId="0000039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Surrounded by everyone.</w:t>
      </w:r>
    </w:p>
    <w:p w:rsidR="00000000" w:rsidDel="00000000" w:rsidP="00000000" w:rsidRDefault="00000000" w:rsidRPr="00000000" w14:paraId="0000039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Yet somehow...</w:t>
      </w:r>
    </w:p>
    <w:p w:rsidR="00000000" w:rsidDel="00000000" w:rsidP="00000000" w:rsidRDefault="00000000" w:rsidRPr="00000000" w14:paraId="0000039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Feeling completely alone.</w:t>
      </w:r>
    </w:p>
    <w:p w:rsidR="00000000" w:rsidDel="00000000" w:rsidP="00000000" w:rsidRDefault="00000000" w:rsidRPr="00000000" w14:paraId="0000039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drift toward RICARDO and ETHAN one last time.)</w:t>
      </w:r>
    </w:p>
    <w:p w:rsidR="00000000" w:rsidDel="00000000" w:rsidP="00000000" w:rsidRDefault="00000000" w:rsidRPr="00000000" w14:paraId="0000039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comparison quietly settles in her mind.</w:t>
      </w:r>
    </w:p>
    <w:p w:rsidR="00000000" w:rsidDel="00000000" w:rsidP="00000000" w:rsidRDefault="00000000" w:rsidRPr="00000000" w14:paraId="0000039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Persistent.</w:t>
      </w:r>
    </w:p>
    <w:p w:rsidR="00000000" w:rsidDel="00000000" w:rsidP="00000000" w:rsidRDefault="00000000" w:rsidRPr="00000000" w14:paraId="000003A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Impossible to ignore.</w:t>
      </w:r>
    </w:p>
    <w:p w:rsidR="00000000" w:rsidDel="00000000" w:rsidP="00000000" w:rsidRDefault="00000000" w:rsidRPr="00000000" w14:paraId="000003A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 (V.O.)</w:t>
        <w:br w:type="textWrapping"/>
      </w:r>
      <w:r w:rsidDel="00000000" w:rsidR="00000000" w:rsidRPr="00000000">
        <w:rPr>
          <w:rFonts w:ascii="Courier" w:cs="Courier" w:eastAsia="Courier" w:hAnsi="Courier"/>
          <w:sz w:val="24"/>
          <w:szCs w:val="24"/>
          <w:rtl w:val="0"/>
        </w:rPr>
        <w:t xml:space="preserve">Will I ever measure up?</w:t>
      </w:r>
    </w:p>
    <w:p w:rsidR="00000000" w:rsidDel="00000000" w:rsidP="00000000" w:rsidRDefault="00000000" w:rsidRPr="00000000" w14:paraId="000003A2">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OUT.</w:t>
      </w:r>
    </w:p>
    <w:p w:rsidR="00000000" w:rsidDel="00000000" w:rsidP="00000000" w:rsidRDefault="00000000" w:rsidRPr="00000000" w14:paraId="000003A3">
      <w:pPr>
        <w:pStyle w:val="Heading2"/>
        <w:keepNext w:val="0"/>
        <w:keepLines w:val="0"/>
        <w:rPr>
          <w:sz w:val="26"/>
          <w:szCs w:val="26"/>
        </w:rPr>
      </w:pPr>
      <w:bookmarkStart w:colFirst="0" w:colLast="0" w:name="_sok7dhxew0dz" w:id="37"/>
      <w:bookmarkEnd w:id="37"/>
      <w:r w:rsidDel="00000000" w:rsidR="00000000" w:rsidRPr="00000000">
        <w:rPr>
          <w:rtl w:val="0"/>
        </w:rPr>
        <w:t xml:space="preserve">ACT 4 - THE WEIGHT OF TRUTH</w:t>
      </w:r>
      <w:r w:rsidDel="00000000" w:rsidR="00000000" w:rsidRPr="00000000">
        <w:rPr>
          <w:rtl w:val="0"/>
        </w:rPr>
      </w:r>
    </w:p>
    <w:p w:rsidR="00000000" w:rsidDel="00000000" w:rsidP="00000000" w:rsidRDefault="00000000" w:rsidRPr="00000000" w14:paraId="000003A4">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INT. MAYA'S BEDROOM - NIGHT</w:t>
      </w:r>
    </w:p>
    <w:p w:rsidR="00000000" w:rsidDel="00000000" w:rsidP="00000000" w:rsidRDefault="00000000" w:rsidRPr="00000000" w14:paraId="000003A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room is dimly lit. A desk lamp casts a warm glow over a cluttered study table.</w:t>
      </w:r>
    </w:p>
    <w:p w:rsidR="00000000" w:rsidDel="00000000" w:rsidP="00000000" w:rsidRDefault="00000000" w:rsidRPr="00000000" w14:paraId="000003A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Open textbooks. Printed reviewers. Half-finished thesis notes. Sticky notes cover the edges of MAYA's laptop.</w:t>
      </w:r>
    </w:p>
    <w:p w:rsidR="00000000" w:rsidDel="00000000" w:rsidP="00000000" w:rsidRDefault="00000000" w:rsidRPr="00000000" w14:paraId="000003A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wall calendar hangs nearby.</w:t>
      </w:r>
    </w:p>
    <w:p w:rsidR="00000000" w:rsidDel="00000000" w:rsidP="00000000" w:rsidRDefault="00000000" w:rsidRPr="00000000" w14:paraId="000003A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Almost every day has been crossed out.</w:t>
      </w:r>
    </w:p>
    <w:p w:rsidR="00000000" w:rsidDel="00000000" w:rsidP="00000000" w:rsidRDefault="00000000" w:rsidRPr="00000000" w14:paraId="000003A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end of the term is only a few days away.</w:t>
      </w:r>
    </w:p>
    <w:p w:rsidR="00000000" w:rsidDel="00000000" w:rsidP="00000000" w:rsidRDefault="00000000" w:rsidRPr="00000000" w14:paraId="000003A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sits at her desk, staring blankly at her laptop.</w:t>
      </w:r>
    </w:p>
    <w:p w:rsidR="00000000" w:rsidDel="00000000" w:rsidP="00000000" w:rsidRDefault="00000000" w:rsidRPr="00000000" w14:paraId="000003A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cursor blinks.</w:t>
      </w:r>
    </w:p>
    <w:p w:rsidR="00000000" w:rsidDel="00000000" w:rsidP="00000000" w:rsidRDefault="00000000" w:rsidRPr="00000000" w14:paraId="000003A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Waiting.</w:t>
      </w:r>
    </w:p>
    <w:p w:rsidR="00000000" w:rsidDel="00000000" w:rsidP="00000000" w:rsidRDefault="00000000" w:rsidRPr="00000000" w14:paraId="000003A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doesn't type a single word.</w:t>
      </w:r>
    </w:p>
    <w:p w:rsidR="00000000" w:rsidDel="00000000" w:rsidP="00000000" w:rsidRDefault="00000000" w:rsidRPr="00000000" w14:paraId="000003A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rubs her tired eyes.</w:t>
      </w:r>
    </w:p>
    <w:p w:rsidR="00000000" w:rsidDel="00000000" w:rsidP="00000000" w:rsidRDefault="00000000" w:rsidRPr="00000000" w14:paraId="000003A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phone lights up.</w:t>
      </w:r>
    </w:p>
    <w:p w:rsidR="00000000" w:rsidDel="00000000" w:rsidP="00000000" w:rsidRDefault="00000000" w:rsidRPr="00000000" w14:paraId="000003B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notification from the class group chat.</w:t>
      </w:r>
    </w:p>
    <w:p w:rsidR="00000000" w:rsidDel="00000000" w:rsidP="00000000" w:rsidRDefault="00000000" w:rsidRPr="00000000" w14:paraId="000003B1">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CLASSMATE:</w:t>
        <w:br w:type="textWrapping"/>
      </w:r>
      <w:r w:rsidDel="00000000" w:rsidR="00000000" w:rsidRPr="00000000">
        <w:rPr>
          <w:rFonts w:ascii="Courier" w:cs="Courier" w:eastAsia="Courier" w:hAnsi="Courier"/>
          <w:i w:val="1"/>
          <w:iCs w:val="1"/>
          <w:sz w:val="24"/>
          <w:szCs w:val="24"/>
          <w:rtl w:val="0"/>
        </w:rPr>
        <w:t xml:space="preserve">"Guys, thesis progress update tomorrow."</w:t>
      </w:r>
    </w:p>
    <w:p w:rsidR="00000000" w:rsidDel="00000000" w:rsidP="00000000" w:rsidRDefault="00000000" w:rsidRPr="00000000" w14:paraId="000003B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message follows.</w:t>
      </w:r>
    </w:p>
    <w:p w:rsidR="00000000" w:rsidDel="00000000" w:rsidP="00000000" w:rsidRDefault="00000000" w:rsidRPr="00000000" w14:paraId="000003B3">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CLASSMATE 2:</w:t>
        <w:br w:type="textWrapping"/>
      </w:r>
      <w:r w:rsidDel="00000000" w:rsidR="00000000" w:rsidRPr="00000000">
        <w:rPr>
          <w:rFonts w:ascii="Courier" w:cs="Courier" w:eastAsia="Courier" w:hAnsi="Courier"/>
          <w:i w:val="1"/>
          <w:iCs w:val="1"/>
          <w:sz w:val="24"/>
          <w:szCs w:val="24"/>
          <w:rtl w:val="0"/>
        </w:rPr>
        <w:t xml:space="preserve">"Pakisend na rin ng revisions before 10 PM."</w:t>
      </w:r>
    </w:p>
    <w:p w:rsidR="00000000" w:rsidDel="00000000" w:rsidP="00000000" w:rsidRDefault="00000000" w:rsidRPr="00000000" w14:paraId="000003B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locks her phone without replying.)</w:t>
      </w:r>
    </w:p>
    <w:p w:rsidR="00000000" w:rsidDel="00000000" w:rsidP="00000000" w:rsidRDefault="00000000" w:rsidRPr="00000000" w14:paraId="000003B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leans back in her chair.</w:t>
      </w:r>
    </w:p>
    <w:p w:rsidR="00000000" w:rsidDel="00000000" w:rsidP="00000000" w:rsidRDefault="00000000" w:rsidRPr="00000000" w14:paraId="000003B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Letting out a long, exhausted sigh.</w:t>
      </w:r>
    </w:p>
    <w:p w:rsidR="00000000" w:rsidDel="00000000" w:rsidP="00000000" w:rsidRDefault="00000000" w:rsidRPr="00000000" w14:paraId="000003B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(Softly.)</w:t>
      </w:r>
    </w:p>
    <w:p w:rsidR="00000000" w:rsidDel="00000000" w:rsidP="00000000" w:rsidRDefault="00000000" w:rsidRPr="00000000" w14:paraId="000003B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Hay...</w:t>
      </w:r>
    </w:p>
    <w:p w:rsidR="00000000" w:rsidDel="00000000" w:rsidP="00000000" w:rsidRDefault="00000000" w:rsidRPr="00000000" w14:paraId="000003B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glances at the calendar.)</w:t>
      </w:r>
    </w:p>
    <w:p w:rsidR="00000000" w:rsidDel="00000000" w:rsidP="00000000" w:rsidRDefault="00000000" w:rsidRPr="00000000" w14:paraId="000003B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at the mountain of schoolwork covering her desk.</w:t>
      </w:r>
    </w:p>
    <w:p w:rsidR="00000000" w:rsidDel="00000000" w:rsidP="00000000" w:rsidRDefault="00000000" w:rsidRPr="00000000" w14:paraId="000003B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sigh escapes.</w:t>
      </w:r>
    </w:p>
    <w:p w:rsidR="00000000" w:rsidDel="00000000" w:rsidP="00000000" w:rsidRDefault="00000000" w:rsidRPr="00000000" w14:paraId="000003B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slowly drift toward the ceiling.</w:t>
      </w:r>
    </w:p>
    <w:p w:rsidR="00000000" w:rsidDel="00000000" w:rsidP="00000000" w:rsidRDefault="00000000" w:rsidRPr="00000000" w14:paraId="000003B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Silence.</w:t>
      </w:r>
    </w:p>
    <w:p w:rsidR="00000000" w:rsidDel="00000000" w:rsidP="00000000" w:rsidRDefault="00000000" w:rsidRPr="00000000" w14:paraId="000003B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the first time in days...</w:t>
      </w:r>
    </w:p>
    <w:p w:rsidR="00000000" w:rsidDel="00000000" w:rsidP="00000000" w:rsidRDefault="00000000" w:rsidRPr="00000000" w14:paraId="000003B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allows herself to stop working.</w:t>
      </w:r>
    </w:p>
    <w:p w:rsidR="00000000" w:rsidDel="00000000" w:rsidP="00000000" w:rsidRDefault="00000000" w:rsidRPr="00000000" w14:paraId="000003C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thoughts begin to wander.</w:t>
      </w:r>
    </w:p>
    <w:p w:rsidR="00000000" w:rsidDel="00000000" w:rsidP="00000000" w:rsidRDefault="00000000" w:rsidRPr="00000000" w14:paraId="000003C1">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TO:</w:t>
      </w:r>
    </w:p>
    <w:p w:rsidR="00000000" w:rsidDel="00000000" w:rsidP="00000000" w:rsidRDefault="00000000" w:rsidRPr="00000000" w14:paraId="000003C2">
      <w:pPr>
        <w:pStyle w:val="Heading3"/>
        <w:keepNext w:val="0"/>
        <w:keepLines w:val="0"/>
        <w:spacing w:before="280" w:lineRule="auto"/>
        <w:rPr>
          <w:rFonts w:ascii="Courier" w:cs="Courier" w:eastAsia="Courier" w:hAnsi="Courier"/>
          <w:b w:val="1"/>
          <w:bCs w:val="1"/>
          <w:color w:val="000000"/>
          <w:sz w:val="26"/>
          <w:szCs w:val="26"/>
        </w:rPr>
      </w:pPr>
      <w:bookmarkStart w:colFirst="0" w:colLast="0" w:name="_jxy7uhns25nh" w:id="38"/>
      <w:bookmarkEnd w:id="38"/>
      <w:r w:rsidDel="00000000" w:rsidR="00000000" w:rsidRPr="00000000">
        <w:rPr>
          <w:rFonts w:ascii="Courier" w:cs="Courier" w:eastAsia="Courier" w:hAnsi="Courier"/>
          <w:b w:val="1"/>
          <w:bCs w:val="1"/>
          <w:color w:val="000000"/>
          <w:sz w:val="26"/>
          <w:szCs w:val="26"/>
          <w:rtl w:val="0"/>
        </w:rPr>
        <w:t xml:space="preserve">FLASHBACK - INT. COLLEGE CLASSROOM - MORNING</w:t>
      </w:r>
    </w:p>
    <w:p w:rsidR="00000000" w:rsidDel="00000000" w:rsidP="00000000" w:rsidRDefault="00000000" w:rsidRPr="00000000" w14:paraId="000003C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first day of the semester.</w:t>
      </w:r>
    </w:p>
    <w:p w:rsidR="00000000" w:rsidDel="00000000" w:rsidP="00000000" w:rsidRDefault="00000000" w:rsidRPr="00000000" w14:paraId="000003C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professor stands at the front of the room.</w:t>
      </w:r>
    </w:p>
    <w:p w:rsidR="00000000" w:rsidDel="00000000" w:rsidP="00000000" w:rsidRDefault="00000000" w:rsidRPr="00000000" w14:paraId="000003C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PROFESSOR (V.O.)</w:t>
        <w:br w:type="textWrapping"/>
      </w:r>
      <w:r w:rsidDel="00000000" w:rsidR="00000000" w:rsidRPr="00000000">
        <w:rPr>
          <w:rFonts w:ascii="Courier" w:cs="Courier" w:eastAsia="Courier" w:hAnsi="Courier"/>
          <w:sz w:val="24"/>
          <w:szCs w:val="24"/>
          <w:rtl w:val="0"/>
        </w:rPr>
        <w:t xml:space="preserve">"What are your future dreams and goals?"</w:t>
      </w:r>
    </w:p>
    <w:p w:rsidR="00000000" w:rsidDel="00000000" w:rsidP="00000000" w:rsidRDefault="00000000" w:rsidRPr="00000000" w14:paraId="000003C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words echo.)</w:t>
      </w:r>
    </w:p>
    <w:p w:rsidR="00000000" w:rsidDel="00000000" w:rsidP="00000000" w:rsidRDefault="00000000" w:rsidRPr="00000000" w14:paraId="000003C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remembers standing in front of the class.</w:t>
      </w:r>
    </w:p>
    <w:p w:rsidR="00000000" w:rsidDel="00000000" w:rsidP="00000000" w:rsidRDefault="00000000" w:rsidRPr="00000000" w14:paraId="000003C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Frozen.</w:t>
      </w:r>
    </w:p>
    <w:p w:rsidR="00000000" w:rsidDel="00000000" w:rsidP="00000000" w:rsidRDefault="00000000" w:rsidRPr="00000000" w14:paraId="000003C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Unable to answer.</w:t>
      </w:r>
    </w:p>
    <w:p w:rsidR="00000000" w:rsidDel="00000000" w:rsidP="00000000" w:rsidRDefault="00000000" w:rsidRPr="00000000" w14:paraId="000003C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 (V.O.)</w:t>
        <w:br w:type="textWrapping"/>
      </w:r>
      <w:r w:rsidDel="00000000" w:rsidR="00000000" w:rsidRPr="00000000">
        <w:rPr>
          <w:rFonts w:ascii="Courier" w:cs="Courier" w:eastAsia="Courier" w:hAnsi="Courier"/>
          <w:sz w:val="24"/>
          <w:szCs w:val="24"/>
          <w:rtl w:val="0"/>
        </w:rPr>
        <w:t xml:space="preserve">"I haven't really thought about it yet."</w:t>
      </w:r>
    </w:p>
    <w:p w:rsidR="00000000" w:rsidDel="00000000" w:rsidP="00000000" w:rsidRDefault="00000000" w:rsidRPr="00000000" w14:paraId="000003C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memory lingers.</w:t>
      </w:r>
    </w:p>
    <w:p w:rsidR="00000000" w:rsidDel="00000000" w:rsidP="00000000" w:rsidRDefault="00000000" w:rsidRPr="00000000" w14:paraId="000003C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fades.</w:t>
      </w:r>
    </w:p>
    <w:p w:rsidR="00000000" w:rsidDel="00000000" w:rsidP="00000000" w:rsidRDefault="00000000" w:rsidRPr="00000000" w14:paraId="000003CD">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BACK TO:</w:t>
      </w:r>
    </w:p>
    <w:p w:rsidR="00000000" w:rsidDel="00000000" w:rsidP="00000000" w:rsidRDefault="00000000" w:rsidRPr="00000000" w14:paraId="000003CE">
      <w:pPr>
        <w:pStyle w:val="Heading3"/>
        <w:keepNext w:val="0"/>
        <w:keepLines w:val="0"/>
        <w:spacing w:before="280" w:lineRule="auto"/>
        <w:rPr>
          <w:rFonts w:ascii="Courier" w:cs="Courier" w:eastAsia="Courier" w:hAnsi="Courier"/>
          <w:b w:val="1"/>
          <w:bCs w:val="1"/>
          <w:color w:val="000000"/>
          <w:sz w:val="26"/>
          <w:szCs w:val="26"/>
        </w:rPr>
      </w:pPr>
      <w:bookmarkStart w:colFirst="0" w:colLast="0" w:name="_i2c0v3hf1hfk" w:id="39"/>
      <w:bookmarkEnd w:id="39"/>
      <w:r w:rsidDel="00000000" w:rsidR="00000000" w:rsidRPr="00000000">
        <w:rPr>
          <w:rFonts w:ascii="Courier" w:cs="Courier" w:eastAsia="Courier" w:hAnsi="Courier"/>
          <w:b w:val="1"/>
          <w:bCs w:val="1"/>
          <w:color w:val="000000"/>
          <w:sz w:val="26"/>
          <w:szCs w:val="26"/>
          <w:rtl w:val="0"/>
        </w:rPr>
        <w:t xml:space="preserve">INT. MAYA'S BEDROOM - NIGHT</w:t>
      </w:r>
    </w:p>
    <w:p w:rsidR="00000000" w:rsidDel="00000000" w:rsidP="00000000" w:rsidRDefault="00000000" w:rsidRPr="00000000" w14:paraId="000003C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quietly stares at the blank wall.)</w:t>
      </w:r>
    </w:p>
    <w:p w:rsidR="00000000" w:rsidDel="00000000" w:rsidP="00000000" w:rsidRDefault="00000000" w:rsidRPr="00000000" w14:paraId="000003D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bitter smile forms.</w:t>
      </w:r>
    </w:p>
    <w:p w:rsidR="00000000" w:rsidDel="00000000" w:rsidP="00000000" w:rsidRDefault="00000000" w:rsidRPr="00000000" w14:paraId="000003D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disappears.</w:t>
      </w:r>
    </w:p>
    <w:p w:rsidR="00000000" w:rsidDel="00000000" w:rsidP="00000000" w:rsidRDefault="00000000" w:rsidRPr="00000000" w14:paraId="000003D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(Almost whispering.)</w:t>
      </w:r>
    </w:p>
    <w:p w:rsidR="00000000" w:rsidDel="00000000" w:rsidP="00000000" w:rsidRDefault="00000000" w:rsidRPr="00000000" w14:paraId="000003D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Maybe...</w:t>
      </w:r>
    </w:p>
    <w:p w:rsidR="00000000" w:rsidDel="00000000" w:rsidP="00000000" w:rsidRDefault="00000000" w:rsidRPr="00000000" w14:paraId="000003D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did know.</w:t>
      </w:r>
    </w:p>
    <w:p w:rsidR="00000000" w:rsidDel="00000000" w:rsidP="00000000" w:rsidRDefault="00000000" w:rsidRPr="00000000" w14:paraId="000003D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(Pause.)</w:t>
      </w:r>
    </w:p>
    <w:p w:rsidR="00000000" w:rsidDel="00000000" w:rsidP="00000000" w:rsidRDefault="00000000" w:rsidRPr="00000000" w14:paraId="000003D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just didn't want to admit it.</w:t>
      </w:r>
    </w:p>
    <w:p w:rsidR="00000000" w:rsidDel="00000000" w:rsidP="00000000" w:rsidRDefault="00000000" w:rsidRPr="00000000" w14:paraId="000003D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slowly looks around her room.)</w:t>
      </w:r>
    </w:p>
    <w:p w:rsidR="00000000" w:rsidDel="00000000" w:rsidP="00000000" w:rsidRDefault="00000000" w:rsidRPr="00000000" w14:paraId="000003D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Engineering books.</w:t>
      </w:r>
    </w:p>
    <w:p w:rsidR="00000000" w:rsidDel="00000000" w:rsidP="00000000" w:rsidRDefault="00000000" w:rsidRPr="00000000" w14:paraId="000003D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Programming reviewers.</w:t>
      </w:r>
    </w:p>
    <w:p w:rsidR="00000000" w:rsidDel="00000000" w:rsidP="00000000" w:rsidRDefault="00000000" w:rsidRPr="00000000" w14:paraId="000003D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Circuit diagrams pinned above her desk.</w:t>
      </w:r>
    </w:p>
    <w:p w:rsidR="00000000" w:rsidDel="00000000" w:rsidP="00000000" w:rsidRDefault="00000000" w:rsidRPr="00000000" w14:paraId="000003D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Everything she had spent years convincing herself she wanted.</w:t>
      </w:r>
    </w:p>
    <w:p w:rsidR="00000000" w:rsidDel="00000000" w:rsidP="00000000" w:rsidRDefault="00000000" w:rsidRPr="00000000" w14:paraId="000003D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closes her eyes.</w:t>
      </w:r>
    </w:p>
    <w:p w:rsidR="00000000" w:rsidDel="00000000" w:rsidP="00000000" w:rsidRDefault="00000000" w:rsidRPr="00000000" w14:paraId="000003D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(Quietly.)</w:t>
      </w:r>
    </w:p>
    <w:p w:rsidR="00000000" w:rsidDel="00000000" w:rsidP="00000000" w:rsidRDefault="00000000" w:rsidRPr="00000000" w14:paraId="000003D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This...</w:t>
      </w:r>
    </w:p>
    <w:p w:rsidR="00000000" w:rsidDel="00000000" w:rsidP="00000000" w:rsidRDefault="00000000" w:rsidRPr="00000000" w14:paraId="000003D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isn't me.</w:t>
      </w:r>
    </w:p>
    <w:p w:rsidR="00000000" w:rsidDel="00000000" w:rsidP="00000000" w:rsidRDefault="00000000" w:rsidRPr="00000000" w14:paraId="000003E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voice cracks ever so slightly.)</w:t>
      </w:r>
    </w:p>
    <w:p w:rsidR="00000000" w:rsidDel="00000000" w:rsidP="00000000" w:rsidRDefault="00000000" w:rsidRPr="00000000" w14:paraId="000003E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This isn't the course I wanted.</w:t>
      </w:r>
    </w:p>
    <w:p w:rsidR="00000000" w:rsidDel="00000000" w:rsidP="00000000" w:rsidRDefault="00000000" w:rsidRPr="00000000" w14:paraId="000003E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realization hangs in the silence.)</w:t>
      </w:r>
    </w:p>
    <w:p w:rsidR="00000000" w:rsidDel="00000000" w:rsidP="00000000" w:rsidRDefault="00000000" w:rsidRPr="00000000" w14:paraId="000003E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dramatic.</w:t>
      </w:r>
    </w:p>
    <w:p w:rsidR="00000000" w:rsidDel="00000000" w:rsidP="00000000" w:rsidRDefault="00000000" w:rsidRPr="00000000" w14:paraId="000003E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Just honest.</w:t>
      </w:r>
    </w:p>
    <w:p w:rsidR="00000000" w:rsidDel="00000000" w:rsidP="00000000" w:rsidRDefault="00000000" w:rsidRPr="00000000" w14:paraId="000003E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lowers her head.</w:t>
      </w:r>
    </w:p>
    <w:p w:rsidR="00000000" w:rsidDel="00000000" w:rsidP="00000000" w:rsidRDefault="00000000" w:rsidRPr="00000000" w14:paraId="000003E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tear slips down her cheek.</w:t>
      </w:r>
    </w:p>
    <w:p w:rsidR="00000000" w:rsidDel="00000000" w:rsidP="00000000" w:rsidRDefault="00000000" w:rsidRPr="00000000" w14:paraId="000003E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wipes it away before another can fall.</w:t>
      </w:r>
    </w:p>
    <w:p w:rsidR="00000000" w:rsidDel="00000000" w:rsidP="00000000" w:rsidRDefault="00000000" w:rsidRPr="00000000" w14:paraId="000003E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drift toward the bottom shelf of her bookshelf.</w:t>
      </w:r>
    </w:p>
    <w:p w:rsidR="00000000" w:rsidDel="00000000" w:rsidP="00000000" w:rsidRDefault="00000000" w:rsidRPr="00000000" w14:paraId="000003E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Partially hidden beneath a stack of old folders..</w:t>
      </w:r>
    </w:p>
    <w:p w:rsidR="00000000" w:rsidDel="00000000" w:rsidP="00000000" w:rsidRDefault="00000000" w:rsidRPr="00000000" w14:paraId="000003E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worn sketchbook.</w:t>
      </w:r>
    </w:p>
    <w:p w:rsidR="00000000" w:rsidDel="00000000" w:rsidP="00000000" w:rsidRDefault="00000000" w:rsidRPr="00000000" w14:paraId="000003E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Dust has begun collecting along its edges.</w:t>
      </w:r>
    </w:p>
    <w:p w:rsidR="00000000" w:rsidDel="00000000" w:rsidP="00000000" w:rsidRDefault="00000000" w:rsidRPr="00000000" w14:paraId="000003E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stares at it.</w:t>
      </w:r>
    </w:p>
    <w:p w:rsidR="00000000" w:rsidDel="00000000" w:rsidP="00000000" w:rsidRDefault="00000000" w:rsidRPr="00000000" w14:paraId="000003E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hesitates.</w:t>
      </w:r>
    </w:p>
    <w:p w:rsidR="00000000" w:rsidDel="00000000" w:rsidP="00000000" w:rsidRDefault="00000000" w:rsidRPr="00000000" w14:paraId="000003E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slowly reaches for it.</w:t>
      </w:r>
    </w:p>
    <w:p w:rsidR="00000000" w:rsidDel="00000000" w:rsidP="00000000" w:rsidRDefault="00000000" w:rsidRPr="00000000" w14:paraId="000003E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brushes away the dust.</w:t>
      </w:r>
    </w:p>
    <w:p w:rsidR="00000000" w:rsidDel="00000000" w:rsidP="00000000" w:rsidRDefault="00000000" w:rsidRPr="00000000" w14:paraId="000003F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Running her fingers across the faded cover.</w:t>
      </w:r>
    </w:p>
    <w:p w:rsidR="00000000" w:rsidDel="00000000" w:rsidP="00000000" w:rsidRDefault="00000000" w:rsidRPr="00000000" w14:paraId="000003F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opens it.</w:t>
      </w:r>
    </w:p>
    <w:p w:rsidR="00000000" w:rsidDel="00000000" w:rsidP="00000000" w:rsidRDefault="00000000" w:rsidRPr="00000000" w14:paraId="000003F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Inside are old drawings.</w:t>
      </w:r>
    </w:p>
    <w:p w:rsidR="00000000" w:rsidDel="00000000" w:rsidP="00000000" w:rsidRDefault="00000000" w:rsidRPr="00000000" w14:paraId="000003F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Landscapes.</w:t>
      </w:r>
    </w:p>
    <w:p w:rsidR="00000000" w:rsidDel="00000000" w:rsidP="00000000" w:rsidRDefault="00000000" w:rsidRPr="00000000" w14:paraId="000003F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Portraits.</w:t>
      </w:r>
    </w:p>
    <w:p w:rsidR="00000000" w:rsidDel="00000000" w:rsidP="00000000" w:rsidRDefault="00000000" w:rsidRPr="00000000" w14:paraId="000003F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Character sketches.</w:t>
      </w:r>
    </w:p>
    <w:p w:rsidR="00000000" w:rsidDel="00000000" w:rsidP="00000000" w:rsidRDefault="00000000" w:rsidRPr="00000000" w14:paraId="000003F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Small doodles in the margins.</w:t>
      </w:r>
    </w:p>
    <w:p w:rsidR="00000000" w:rsidDel="00000000" w:rsidP="00000000" w:rsidRDefault="00000000" w:rsidRPr="00000000" w14:paraId="000003F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quietly smiles.</w:t>
      </w:r>
    </w:p>
    <w:p w:rsidR="00000000" w:rsidDel="00000000" w:rsidP="00000000" w:rsidRDefault="00000000" w:rsidRPr="00000000" w14:paraId="000003F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real one.</w:t>
      </w:r>
    </w:p>
    <w:p w:rsidR="00000000" w:rsidDel="00000000" w:rsidP="00000000" w:rsidRDefault="00000000" w:rsidRPr="00000000" w14:paraId="000003F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first genuine smile she's had in a long time.</w:t>
      </w:r>
    </w:p>
    <w:p w:rsidR="00000000" w:rsidDel="00000000" w:rsidP="00000000" w:rsidRDefault="00000000" w:rsidRPr="00000000" w14:paraId="000003F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flips through another page.</w:t>
      </w:r>
    </w:p>
    <w:p w:rsidR="00000000" w:rsidDel="00000000" w:rsidP="00000000" w:rsidRDefault="00000000" w:rsidRPr="00000000" w14:paraId="000003F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another.</w:t>
      </w:r>
    </w:p>
    <w:p w:rsidR="00000000" w:rsidDel="00000000" w:rsidP="00000000" w:rsidRDefault="00000000" w:rsidRPr="00000000" w14:paraId="000003F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Finally…</w:t>
      </w:r>
    </w:p>
    <w:p w:rsidR="00000000" w:rsidDel="00000000" w:rsidP="00000000" w:rsidRDefault="00000000" w:rsidRPr="00000000" w14:paraId="000003F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reaches for a pencil lying forgotten inside the sketchbook.</w:t>
      </w:r>
    </w:p>
    <w:p w:rsidR="00000000" w:rsidDel="00000000" w:rsidP="00000000" w:rsidRDefault="00000000" w:rsidRPr="00000000" w14:paraId="000003F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hesitates.</w:t>
      </w:r>
    </w:p>
    <w:p w:rsidR="00000000" w:rsidDel="00000000" w:rsidP="00000000" w:rsidRDefault="00000000" w:rsidRPr="00000000" w14:paraId="000003F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begins to draw.</w:t>
      </w:r>
    </w:p>
    <w:p w:rsidR="00000000" w:rsidDel="00000000" w:rsidP="00000000" w:rsidRDefault="00000000" w:rsidRPr="00000000" w14:paraId="0000040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graphite glides across the paper.</w:t>
      </w:r>
    </w:p>
    <w:p w:rsidR="00000000" w:rsidDel="00000000" w:rsidP="00000000" w:rsidRDefault="00000000" w:rsidRPr="00000000" w14:paraId="0000040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Gentle.</w:t>
      </w:r>
    </w:p>
    <w:p w:rsidR="00000000" w:rsidDel="00000000" w:rsidP="00000000" w:rsidRDefault="00000000" w:rsidRPr="00000000" w14:paraId="0000040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Effortless.</w:t>
      </w:r>
    </w:p>
    <w:p w:rsidR="00000000" w:rsidDel="00000000" w:rsidP="00000000" w:rsidRDefault="00000000" w:rsidRPr="00000000" w14:paraId="0000040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Time quietly passes.</w:t>
      </w:r>
    </w:p>
    <w:p w:rsidR="00000000" w:rsidDel="00000000" w:rsidP="00000000" w:rsidRDefault="00000000" w:rsidRPr="00000000" w14:paraId="0000040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only sounds are the soft scratching of pencil against paper and the ticking of the clock.</w:t>
      </w:r>
    </w:p>
    <w:p w:rsidR="00000000" w:rsidDel="00000000" w:rsidP="00000000" w:rsidRDefault="00000000" w:rsidRPr="00000000" w14:paraId="0000040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MAYA's tense shoulders slowly begin to relax.</w:t>
      </w:r>
    </w:p>
    <w:p w:rsidR="00000000" w:rsidDel="00000000" w:rsidP="00000000" w:rsidRDefault="00000000" w:rsidRPr="00000000" w14:paraId="0000040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breathing steadies.</w:t>
      </w:r>
    </w:p>
    <w:p w:rsidR="00000000" w:rsidDel="00000000" w:rsidP="00000000" w:rsidRDefault="00000000" w:rsidRPr="00000000" w14:paraId="0000040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the first time in months…</w:t>
      </w:r>
    </w:p>
    <w:p w:rsidR="00000000" w:rsidDel="00000000" w:rsidP="00000000" w:rsidRDefault="00000000" w:rsidRPr="00000000" w14:paraId="0000040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isn't thinking about grades.</w:t>
      </w:r>
    </w:p>
    <w:p w:rsidR="00000000" w:rsidDel="00000000" w:rsidP="00000000" w:rsidRDefault="00000000" w:rsidRPr="00000000" w14:paraId="0000040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Deadlines.</w:t>
      </w:r>
    </w:p>
    <w:p w:rsidR="00000000" w:rsidDel="00000000" w:rsidP="00000000" w:rsidRDefault="00000000" w:rsidRPr="00000000" w14:paraId="0000040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Expectations.</w:t>
      </w:r>
    </w:p>
    <w:p w:rsidR="00000000" w:rsidDel="00000000" w:rsidP="00000000" w:rsidRDefault="00000000" w:rsidRPr="00000000" w14:paraId="0000040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Or disappointing anyone.</w:t>
      </w:r>
    </w:p>
    <w:p w:rsidR="00000000" w:rsidDel="00000000" w:rsidP="00000000" w:rsidRDefault="00000000" w:rsidRPr="00000000" w14:paraId="0000040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She's simply..</w:t>
      </w:r>
    </w:p>
    <w:p w:rsidR="00000000" w:rsidDel="00000000" w:rsidP="00000000" w:rsidRDefault="00000000" w:rsidRPr="00000000" w14:paraId="0000040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Drawing.</w:t>
      </w:r>
    </w:p>
    <w:p w:rsidR="00000000" w:rsidDel="00000000" w:rsidP="00000000" w:rsidRDefault="00000000" w:rsidRPr="00000000" w14:paraId="0000040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peaceful silence fills the room.</w:t>
      </w:r>
    </w:p>
    <w:p w:rsidR="00000000" w:rsidDel="00000000" w:rsidP="00000000" w:rsidRDefault="00000000" w:rsidRPr="00000000" w14:paraId="0000040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Unfamiliar.</w:t>
      </w:r>
    </w:p>
    <w:p w:rsidR="00000000" w:rsidDel="00000000" w:rsidP="00000000" w:rsidRDefault="00000000" w:rsidRPr="00000000" w14:paraId="0000041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comforting.</w:t>
      </w:r>
    </w:p>
    <w:p w:rsidR="00000000" w:rsidDel="00000000" w:rsidP="00000000" w:rsidRDefault="00000000" w:rsidRPr="00000000" w14:paraId="0000041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leans back to admire the unfinished sketch.</w:t>
      </w:r>
    </w:p>
    <w:p w:rsidR="00000000" w:rsidDel="00000000" w:rsidP="00000000" w:rsidRDefault="00000000" w:rsidRPr="00000000" w14:paraId="0000041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small laugh escapes her.</w:t>
      </w:r>
    </w:p>
    <w:p w:rsidR="00000000" w:rsidDel="00000000" w:rsidP="00000000" w:rsidRDefault="00000000" w:rsidRPr="00000000" w14:paraId="0000041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Mahaba pa pala...</w:t>
      </w:r>
    </w:p>
    <w:p w:rsidR="00000000" w:rsidDel="00000000" w:rsidP="00000000" w:rsidRDefault="00000000" w:rsidRPr="00000000" w14:paraId="0000041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ko pa nakakalimutan.</w:t>
      </w:r>
    </w:p>
    <w:p w:rsidR="00000000" w:rsidDel="00000000" w:rsidP="00000000" w:rsidRDefault="00000000" w:rsidRPr="00000000" w14:paraId="0000041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continues adding a few more lines.</w:t>
      </w:r>
    </w:p>
    <w:p w:rsidR="00000000" w:rsidDel="00000000" w:rsidP="00000000" w:rsidRDefault="00000000" w:rsidRPr="00000000" w14:paraId="0000041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w:t>
      </w:r>
    </w:p>
    <w:p w:rsidR="00000000" w:rsidDel="00000000" w:rsidP="00000000" w:rsidRDefault="00000000" w:rsidRPr="00000000" w14:paraId="0000041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wander toward her laptop.</w:t>
      </w:r>
    </w:p>
    <w:p w:rsidR="00000000" w:rsidDel="00000000" w:rsidP="00000000" w:rsidRDefault="00000000" w:rsidRPr="00000000" w14:paraId="0000041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unfinished thesis document remains open.</w:t>
      </w:r>
    </w:p>
    <w:p w:rsidR="00000000" w:rsidDel="00000000" w:rsidP="00000000" w:rsidRDefault="00000000" w:rsidRPr="00000000" w14:paraId="0000041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Beside it...</w:t>
      </w:r>
    </w:p>
    <w:p w:rsidR="00000000" w:rsidDel="00000000" w:rsidP="00000000" w:rsidRDefault="00000000" w:rsidRPr="00000000" w14:paraId="0000041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printed checklist.</w:t>
      </w:r>
    </w:p>
    <w:p w:rsidR="00000000" w:rsidDel="00000000" w:rsidP="00000000" w:rsidRDefault="00000000" w:rsidRPr="00000000" w14:paraId="0000041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“THESIS DEFENSE”</w:t>
      </w:r>
    </w:p>
    <w:p w:rsidR="00000000" w:rsidDel="00000000" w:rsidP="00000000" w:rsidRDefault="00000000" w:rsidRPr="00000000" w14:paraId="0000041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“FINAL REQUIREMENTS”</w:t>
      </w:r>
    </w:p>
    <w:p w:rsidR="00000000" w:rsidDel="00000000" w:rsidP="00000000" w:rsidRDefault="00000000" w:rsidRPr="00000000" w14:paraId="0000041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“GRADUATION CLEARANCE”</w:t>
      </w:r>
    </w:p>
    <w:p w:rsidR="00000000" w:rsidDel="00000000" w:rsidP="00000000" w:rsidRDefault="00000000" w:rsidRPr="00000000" w14:paraId="0000041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smile slowly fades.</w:t>
      </w:r>
    </w:p>
    <w:p w:rsidR="00000000" w:rsidDel="00000000" w:rsidP="00000000" w:rsidRDefault="00000000" w:rsidRPr="00000000" w14:paraId="0000041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Reality settles back into the room.</w:t>
      </w:r>
    </w:p>
    <w:p w:rsidR="00000000" w:rsidDel="00000000" w:rsidP="00000000" w:rsidRDefault="00000000" w:rsidRPr="00000000" w14:paraId="0000042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peace she found lasts only a moment.</w:t>
      </w:r>
    </w:p>
    <w:p w:rsidR="00000000" w:rsidDel="00000000" w:rsidP="00000000" w:rsidRDefault="00000000" w:rsidRPr="00000000" w14:paraId="0000042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gently closes the sketchbook.</w:t>
      </w:r>
    </w:p>
    <w:p w:rsidR="00000000" w:rsidDel="00000000" w:rsidP="00000000" w:rsidRDefault="00000000" w:rsidRPr="00000000" w14:paraId="0000042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Holding it against her chest.</w:t>
      </w:r>
    </w:p>
    <w:p w:rsidR="00000000" w:rsidDel="00000000" w:rsidP="00000000" w:rsidRDefault="00000000" w:rsidRPr="00000000" w14:paraId="0000042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lowers her head.</w:t>
      </w:r>
    </w:p>
    <w:p w:rsidR="00000000" w:rsidDel="00000000" w:rsidP="00000000" w:rsidRDefault="00000000" w:rsidRPr="00000000" w14:paraId="0000042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(Softly.)</w:t>
      </w:r>
    </w:p>
    <w:p w:rsidR="00000000" w:rsidDel="00000000" w:rsidP="00000000" w:rsidRDefault="00000000" w:rsidRPr="00000000" w14:paraId="0000042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Ang saya sana...</w:t>
      </w:r>
    </w:p>
    <w:p w:rsidR="00000000" w:rsidDel="00000000" w:rsidP="00000000" w:rsidRDefault="00000000" w:rsidRPr="00000000" w14:paraId="0000042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kung ganito na lang.</w:t>
      </w:r>
    </w:p>
    <w:p w:rsidR="00000000" w:rsidDel="00000000" w:rsidP="00000000" w:rsidRDefault="00000000" w:rsidRPr="00000000" w14:paraId="0000042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long silence.)</w:t>
      </w:r>
    </w:p>
    <w:p w:rsidR="00000000" w:rsidDel="00000000" w:rsidP="00000000" w:rsidRDefault="00000000" w:rsidRPr="00000000" w14:paraId="0000042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carefully places the sketchbook inside her desk drawer.</w:t>
      </w:r>
    </w:p>
    <w:p w:rsidR="00000000" w:rsidDel="00000000" w:rsidP="00000000" w:rsidRDefault="00000000" w:rsidRPr="00000000" w14:paraId="0000042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throwing it away.</w:t>
      </w:r>
    </w:p>
    <w:p w:rsidR="00000000" w:rsidDel="00000000" w:rsidP="00000000" w:rsidRDefault="00000000" w:rsidRPr="00000000" w14:paraId="0000042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displaying it.</w:t>
      </w:r>
    </w:p>
    <w:p w:rsidR="00000000" w:rsidDel="00000000" w:rsidP="00000000" w:rsidRDefault="00000000" w:rsidRPr="00000000" w14:paraId="0000042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Simply...</w:t>
      </w:r>
    </w:p>
    <w:p w:rsidR="00000000" w:rsidDel="00000000" w:rsidP="00000000" w:rsidRDefault="00000000" w:rsidRPr="00000000" w14:paraId="0000042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Hiding it once again.</w:t>
      </w:r>
    </w:p>
    <w:p w:rsidR="00000000" w:rsidDel="00000000" w:rsidP="00000000" w:rsidRDefault="00000000" w:rsidRPr="00000000" w14:paraId="0000042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takes one last deep breath.</w:t>
      </w:r>
    </w:p>
    <w:p w:rsidR="00000000" w:rsidDel="00000000" w:rsidP="00000000" w:rsidRDefault="00000000" w:rsidRPr="00000000" w14:paraId="0000042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pulls her laptop closer.</w:t>
      </w:r>
    </w:p>
    <w:p w:rsidR="00000000" w:rsidDel="00000000" w:rsidP="00000000" w:rsidRDefault="00000000" w:rsidRPr="00000000" w14:paraId="0000042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fingers return to the keyboard.</w:t>
      </w:r>
    </w:p>
    <w:p w:rsidR="00000000" w:rsidDel="00000000" w:rsidP="00000000" w:rsidRDefault="00000000" w:rsidRPr="00000000" w14:paraId="0000043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cursor continues blinking.</w:t>
      </w:r>
    </w:p>
    <w:p w:rsidR="00000000" w:rsidDel="00000000" w:rsidP="00000000" w:rsidRDefault="00000000" w:rsidRPr="00000000" w14:paraId="0000043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Waiting.</w:t>
      </w:r>
    </w:p>
    <w:p w:rsidR="00000000" w:rsidDel="00000000" w:rsidP="00000000" w:rsidRDefault="00000000" w:rsidRPr="00000000" w14:paraId="00000432">
      <w:pPr>
        <w:spacing w:after="240" w:before="240" w:lineRule="auto"/>
        <w:jc w:val="right"/>
        <w:rPr>
          <w:rFonts w:ascii="Courier" w:cs="Courier" w:eastAsia="Courier" w:hAnsi="Courier"/>
          <w:b w:val="1"/>
          <w:bCs w:val="1"/>
          <w:sz w:val="26"/>
          <w:szCs w:val="26"/>
        </w:rPr>
      </w:pPr>
      <w:r w:rsidDel="00000000" w:rsidR="00000000" w:rsidRPr="00000000">
        <w:rPr>
          <w:rFonts w:ascii="Courier" w:cs="Courier" w:eastAsia="Courier" w:hAnsi="Courier"/>
          <w:sz w:val="24"/>
          <w:szCs w:val="24"/>
          <w:rtl w:val="0"/>
        </w:rPr>
        <w:t xml:space="preserve">FADE OUT.</w:t>
      </w:r>
      <w:r w:rsidDel="00000000" w:rsidR="00000000" w:rsidRPr="00000000">
        <w:rPr>
          <w:rFonts w:ascii="Courier" w:cs="Courier" w:eastAsia="Courier" w:hAnsi="Courier"/>
          <w:b w:val="1"/>
          <w:bCs w:val="1"/>
          <w:sz w:val="34"/>
          <w:szCs w:val="34"/>
          <w:rtl w:val="0"/>
        </w:rPr>
        <w:br w:type="textWrapping"/>
      </w:r>
      <w:r w:rsidDel="00000000" w:rsidR="00000000" w:rsidRPr="00000000">
        <w:rPr>
          <w:rtl w:val="0"/>
        </w:rPr>
      </w:r>
    </w:p>
    <w:p w:rsidR="00000000" w:rsidDel="00000000" w:rsidP="00000000" w:rsidRDefault="00000000" w:rsidRPr="00000000" w14:paraId="00000433">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MONTAGE - PASSAGE OF TIME</w:t>
      </w:r>
    </w:p>
    <w:p w:rsidR="00000000" w:rsidDel="00000000" w:rsidP="00000000" w:rsidRDefault="00000000" w:rsidRPr="00000000" w14:paraId="0000043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days continue to pass.</w:t>
      </w:r>
    </w:p>
    <w:p w:rsidR="00000000" w:rsidDel="00000000" w:rsidP="00000000" w:rsidRDefault="00000000" w:rsidRPr="00000000" w14:paraId="0000043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SCRATCH.</w:t>
      </w:r>
    </w:p>
    <w:p w:rsidR="00000000" w:rsidDel="00000000" w:rsidP="00000000" w:rsidRDefault="00000000" w:rsidRPr="00000000" w14:paraId="0000043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date is crossed out on MAYA's calendar.</w:t>
      </w:r>
    </w:p>
    <w:p w:rsidR="00000000" w:rsidDel="00000000" w:rsidP="00000000" w:rsidRDefault="00000000" w:rsidRPr="00000000" w14:paraId="00000437">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438">
      <w:pPr>
        <w:pStyle w:val="Heading3"/>
        <w:keepNext w:val="0"/>
        <w:keepLines w:val="0"/>
        <w:spacing w:before="280" w:lineRule="auto"/>
        <w:rPr>
          <w:rFonts w:ascii="Courier" w:cs="Courier" w:eastAsia="Courier" w:hAnsi="Courier"/>
          <w:b w:val="1"/>
          <w:bCs w:val="1"/>
          <w:color w:val="000000"/>
          <w:sz w:val="26"/>
          <w:szCs w:val="26"/>
        </w:rPr>
      </w:pPr>
      <w:bookmarkStart w:colFirst="0" w:colLast="0" w:name="_cuejl1gmj57q" w:id="40"/>
      <w:bookmarkEnd w:id="40"/>
      <w:r w:rsidDel="00000000" w:rsidR="00000000" w:rsidRPr="00000000">
        <w:rPr>
          <w:rFonts w:ascii="Courier" w:cs="Courier" w:eastAsia="Courier" w:hAnsi="Courier"/>
          <w:b w:val="1"/>
          <w:bCs w:val="1"/>
          <w:color w:val="000000"/>
          <w:sz w:val="26"/>
          <w:szCs w:val="26"/>
          <w:rtl w:val="0"/>
        </w:rPr>
        <w:t xml:space="preserve">INT. MAYA'S BEDROOM - NIGHT</w:t>
      </w:r>
    </w:p>
    <w:p w:rsidR="00000000" w:rsidDel="00000000" w:rsidP="00000000" w:rsidRDefault="00000000" w:rsidRPr="00000000" w14:paraId="0000043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room is silent.</w:t>
      </w:r>
    </w:p>
    <w:p w:rsidR="00000000" w:rsidDel="00000000" w:rsidP="00000000" w:rsidRDefault="00000000" w:rsidRPr="00000000" w14:paraId="0000043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carefully opens the drawer beside her desk.</w:t>
      </w:r>
    </w:p>
    <w:p w:rsidR="00000000" w:rsidDel="00000000" w:rsidP="00000000" w:rsidRDefault="00000000" w:rsidRPr="00000000" w14:paraId="0000043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takes out the worn sketchbook.</w:t>
      </w:r>
    </w:p>
    <w:p w:rsidR="00000000" w:rsidDel="00000000" w:rsidP="00000000" w:rsidRDefault="00000000" w:rsidRPr="00000000" w14:paraId="0000043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looks toward the closed bedroom door.</w:t>
      </w:r>
    </w:p>
    <w:p w:rsidR="00000000" w:rsidDel="00000000" w:rsidP="00000000" w:rsidRDefault="00000000" w:rsidRPr="00000000" w14:paraId="0000043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begins to draw.</w:t>
      </w:r>
    </w:p>
    <w:p w:rsidR="00000000" w:rsidDel="00000000" w:rsidP="00000000" w:rsidRDefault="00000000" w:rsidRPr="00000000" w14:paraId="0000043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graphite moves smoothly across the paper.</w:t>
      </w:r>
    </w:p>
    <w:p w:rsidR="00000000" w:rsidDel="00000000" w:rsidP="00000000" w:rsidRDefault="00000000" w:rsidRPr="00000000" w14:paraId="0000043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a brief moment...</w:t>
      </w:r>
    </w:p>
    <w:p w:rsidR="00000000" w:rsidDel="00000000" w:rsidP="00000000" w:rsidRDefault="00000000" w:rsidRPr="00000000" w14:paraId="0000044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smiles.</w:t>
      </w:r>
    </w:p>
    <w:p w:rsidR="00000000" w:rsidDel="00000000" w:rsidP="00000000" w:rsidRDefault="00000000" w:rsidRPr="00000000" w14:paraId="00000441">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442">
      <w:pPr>
        <w:pStyle w:val="Heading3"/>
        <w:keepNext w:val="0"/>
        <w:keepLines w:val="0"/>
        <w:spacing w:before="280" w:lineRule="auto"/>
        <w:rPr>
          <w:rFonts w:ascii="Courier" w:cs="Courier" w:eastAsia="Courier" w:hAnsi="Courier"/>
          <w:b w:val="1"/>
          <w:bCs w:val="1"/>
          <w:color w:val="000000"/>
          <w:sz w:val="26"/>
          <w:szCs w:val="26"/>
        </w:rPr>
      </w:pPr>
      <w:bookmarkStart w:colFirst="0" w:colLast="0" w:name="_4alprk3pmked" w:id="41"/>
      <w:bookmarkEnd w:id="41"/>
      <w:r w:rsidDel="00000000" w:rsidR="00000000" w:rsidRPr="00000000">
        <w:rPr>
          <w:rFonts w:ascii="Courier" w:cs="Courier" w:eastAsia="Courier" w:hAnsi="Courier"/>
          <w:b w:val="1"/>
          <w:bCs w:val="1"/>
          <w:color w:val="000000"/>
          <w:sz w:val="26"/>
          <w:szCs w:val="26"/>
          <w:rtl w:val="0"/>
        </w:rPr>
        <w:t xml:space="preserve">INT. COLLEGE CLASSROOM - DAY</w:t>
      </w:r>
    </w:p>
    <w:p w:rsidR="00000000" w:rsidDel="00000000" w:rsidP="00000000" w:rsidRDefault="00000000" w:rsidRPr="00000000" w14:paraId="0000044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professor lectures at the front of the room.</w:t>
      </w:r>
    </w:p>
    <w:p w:rsidR="00000000" w:rsidDel="00000000" w:rsidP="00000000" w:rsidRDefault="00000000" w:rsidRPr="00000000" w14:paraId="0000044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Most students type notes on their laptops.</w:t>
      </w:r>
    </w:p>
    <w:p w:rsidR="00000000" w:rsidDel="00000000" w:rsidP="00000000" w:rsidRDefault="00000000" w:rsidRPr="00000000" w14:paraId="0000044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stares blankly at the presentation.</w:t>
      </w:r>
    </w:p>
    <w:p w:rsidR="00000000" w:rsidDel="00000000" w:rsidP="00000000" w:rsidRDefault="00000000" w:rsidRPr="00000000" w14:paraId="0000044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lesson continues…</w:t>
      </w:r>
    </w:p>
    <w:p w:rsidR="00000000" w:rsidDel="00000000" w:rsidP="00000000" w:rsidRDefault="00000000" w:rsidRPr="00000000" w14:paraId="0000044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her mind is somewhere else.</w:t>
      </w:r>
    </w:p>
    <w:p w:rsidR="00000000" w:rsidDel="00000000" w:rsidP="00000000" w:rsidRDefault="00000000" w:rsidRPr="00000000" w14:paraId="00000448">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449">
      <w:pPr>
        <w:pStyle w:val="Heading3"/>
        <w:keepNext w:val="0"/>
        <w:keepLines w:val="0"/>
        <w:spacing w:before="280" w:lineRule="auto"/>
        <w:rPr>
          <w:rFonts w:ascii="Courier" w:cs="Courier" w:eastAsia="Courier" w:hAnsi="Courier"/>
          <w:b w:val="1"/>
          <w:bCs w:val="1"/>
          <w:color w:val="000000"/>
          <w:sz w:val="26"/>
          <w:szCs w:val="26"/>
        </w:rPr>
      </w:pPr>
      <w:bookmarkStart w:colFirst="0" w:colLast="0" w:name="_i36449m2do1y" w:id="42"/>
      <w:bookmarkEnd w:id="42"/>
      <w:r w:rsidDel="00000000" w:rsidR="00000000" w:rsidRPr="00000000">
        <w:rPr>
          <w:rFonts w:ascii="Courier" w:cs="Courier" w:eastAsia="Courier" w:hAnsi="Courier"/>
          <w:b w:val="1"/>
          <w:bCs w:val="1"/>
          <w:color w:val="000000"/>
          <w:sz w:val="26"/>
          <w:szCs w:val="26"/>
          <w:rtl w:val="0"/>
        </w:rPr>
        <w:t xml:space="preserve">INT. COLLEGE LIBRARY - AFTERNOON</w:t>
      </w:r>
    </w:p>
    <w:p w:rsidR="00000000" w:rsidDel="00000000" w:rsidP="00000000" w:rsidRDefault="00000000" w:rsidRPr="00000000" w14:paraId="0000044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sits with her thesis group.</w:t>
      </w:r>
    </w:p>
    <w:p w:rsidR="00000000" w:rsidDel="00000000" w:rsidP="00000000" w:rsidRDefault="00000000" w:rsidRPr="00000000" w14:paraId="0000044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Laptops are open.</w:t>
      </w:r>
    </w:p>
    <w:p w:rsidR="00000000" w:rsidDel="00000000" w:rsidP="00000000" w:rsidRDefault="00000000" w:rsidRPr="00000000" w14:paraId="0000044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Research papers are scattered across the table.</w:t>
      </w:r>
    </w:p>
    <w:p w:rsidR="00000000" w:rsidDel="00000000" w:rsidP="00000000" w:rsidRDefault="00000000" w:rsidRPr="00000000" w14:paraId="0000044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One of her groupmates checks their phone.</w:t>
      </w:r>
    </w:p>
    <w:p w:rsidR="00000000" w:rsidDel="00000000" w:rsidP="00000000" w:rsidRDefault="00000000" w:rsidRPr="00000000" w14:paraId="0000044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quietly packs up their bag.</w:t>
      </w:r>
    </w:p>
    <w:p w:rsidR="00000000" w:rsidDel="00000000" w:rsidP="00000000" w:rsidRDefault="00000000" w:rsidRPr="00000000" w14:paraId="0000044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GROUPMATE 1</w:t>
        <w:br w:type="textWrapping"/>
      </w:r>
      <w:r w:rsidDel="00000000" w:rsidR="00000000" w:rsidRPr="00000000">
        <w:rPr>
          <w:rFonts w:ascii="Courier" w:cs="Courier" w:eastAsia="Courier" w:hAnsi="Courier"/>
          <w:sz w:val="24"/>
          <w:szCs w:val="24"/>
          <w:rtl w:val="0"/>
        </w:rPr>
        <w:t xml:space="preserve">Guys, may lakad kasi ako.</w:t>
      </w:r>
    </w:p>
    <w:p w:rsidR="00000000" w:rsidDel="00000000" w:rsidP="00000000" w:rsidRDefault="00000000" w:rsidRPr="00000000" w14:paraId="0000045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I'll finish my part maMAYA na lang.</w:t>
      </w:r>
    </w:p>
    <w:p w:rsidR="00000000" w:rsidDel="00000000" w:rsidP="00000000" w:rsidRDefault="00000000" w:rsidRPr="00000000" w14:paraId="0000045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They leave.</w:t>
      </w:r>
    </w:p>
    <w:p w:rsidR="00000000" w:rsidDel="00000000" w:rsidP="00000000" w:rsidRDefault="00000000" w:rsidRPr="00000000" w14:paraId="0000045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second groupmate follows.</w:t>
      </w:r>
    </w:p>
    <w:p w:rsidR="00000000" w:rsidDel="00000000" w:rsidP="00000000" w:rsidRDefault="00000000" w:rsidRPr="00000000" w14:paraId="0000045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GROUPMATE 2</w:t>
        <w:br w:type="textWrapping"/>
      </w:r>
      <w:r w:rsidDel="00000000" w:rsidR="00000000" w:rsidRPr="00000000">
        <w:rPr>
          <w:rFonts w:ascii="Courier" w:cs="Courier" w:eastAsia="Courier" w:hAnsi="Courier"/>
          <w:sz w:val="24"/>
          <w:szCs w:val="24"/>
          <w:rtl w:val="0"/>
        </w:rPr>
        <w:t xml:space="preserve">Sorry, MAYA.</w:t>
      </w:r>
    </w:p>
    <w:p w:rsidR="00000000" w:rsidDel="00000000" w:rsidP="00000000" w:rsidRDefault="00000000" w:rsidRPr="00000000" w14:paraId="0000045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kailangan lang talaga akong asikasuhin.</w:t>
      </w:r>
    </w:p>
    <w:p w:rsidR="00000000" w:rsidDel="00000000" w:rsidP="00000000" w:rsidRDefault="00000000" w:rsidRPr="00000000" w14:paraId="0000045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Ikaw na muna?</w:t>
      </w:r>
    </w:p>
    <w:p w:rsidR="00000000" w:rsidDel="00000000" w:rsidP="00000000" w:rsidRDefault="00000000" w:rsidRPr="00000000" w14:paraId="0000045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forces a small smile.)</w:t>
      </w:r>
    </w:p>
    <w:p w:rsidR="00000000" w:rsidDel="00000000" w:rsidP="00000000" w:rsidRDefault="00000000" w:rsidRPr="00000000" w14:paraId="0000045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Sige...</w:t>
      </w:r>
    </w:p>
    <w:p w:rsidR="00000000" w:rsidDel="00000000" w:rsidP="00000000" w:rsidRDefault="00000000" w:rsidRPr="00000000" w14:paraId="0000045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I'll handle it.</w:t>
      </w:r>
    </w:p>
    <w:p w:rsidR="00000000" w:rsidDel="00000000" w:rsidP="00000000" w:rsidRDefault="00000000" w:rsidRPr="00000000" w14:paraId="0000045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groupmates leave.)</w:t>
      </w:r>
    </w:p>
    <w:p w:rsidR="00000000" w:rsidDel="00000000" w:rsidP="00000000" w:rsidRDefault="00000000" w:rsidRPr="00000000" w14:paraId="0000045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around the now-empty table.</w:t>
      </w:r>
    </w:p>
    <w:p w:rsidR="00000000" w:rsidDel="00000000" w:rsidP="00000000" w:rsidRDefault="00000000" w:rsidRPr="00000000" w14:paraId="0000045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slowly sighs.</w:t>
      </w:r>
    </w:p>
    <w:p w:rsidR="00000000" w:rsidDel="00000000" w:rsidP="00000000" w:rsidRDefault="00000000" w:rsidRPr="00000000" w14:paraId="0000045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begins working alone.</w:t>
      </w:r>
    </w:p>
    <w:p w:rsidR="00000000" w:rsidDel="00000000" w:rsidP="00000000" w:rsidRDefault="00000000" w:rsidRPr="00000000" w14:paraId="0000045D">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45E">
      <w:pPr>
        <w:pStyle w:val="Heading3"/>
        <w:keepNext w:val="0"/>
        <w:keepLines w:val="0"/>
        <w:spacing w:before="280" w:lineRule="auto"/>
        <w:rPr>
          <w:rFonts w:ascii="Courier" w:cs="Courier" w:eastAsia="Courier" w:hAnsi="Courier"/>
          <w:b w:val="1"/>
          <w:bCs w:val="1"/>
          <w:color w:val="000000"/>
          <w:sz w:val="26"/>
          <w:szCs w:val="26"/>
        </w:rPr>
      </w:pPr>
      <w:bookmarkStart w:colFirst="0" w:colLast="0" w:name="_j4xcawe5mcmr" w:id="43"/>
      <w:bookmarkEnd w:id="43"/>
      <w:r w:rsidDel="00000000" w:rsidR="00000000" w:rsidRPr="00000000">
        <w:rPr>
          <w:rFonts w:ascii="Courier" w:cs="Courier" w:eastAsia="Courier" w:hAnsi="Courier"/>
          <w:b w:val="1"/>
          <w:bCs w:val="1"/>
          <w:color w:val="000000"/>
          <w:sz w:val="26"/>
          <w:szCs w:val="26"/>
          <w:rtl w:val="0"/>
        </w:rPr>
        <w:t xml:space="preserve">INT. MAYA'S BEDROOM - LATE NIGHT</w:t>
      </w:r>
    </w:p>
    <w:p w:rsidR="00000000" w:rsidDel="00000000" w:rsidP="00000000" w:rsidRDefault="00000000" w:rsidRPr="00000000" w14:paraId="0000045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clock reads 1:37 A.M.</w:t>
      </w:r>
    </w:p>
    <w:p w:rsidR="00000000" w:rsidDel="00000000" w:rsidP="00000000" w:rsidRDefault="00000000" w:rsidRPr="00000000" w14:paraId="0000046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types continuously.</w:t>
      </w:r>
    </w:p>
    <w:p w:rsidR="00000000" w:rsidDel="00000000" w:rsidP="00000000" w:rsidRDefault="00000000" w:rsidRPr="00000000" w14:paraId="0000046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laptop displays the thesis document.</w:t>
      </w:r>
    </w:p>
    <w:p w:rsidR="00000000" w:rsidDel="00000000" w:rsidP="00000000" w:rsidRDefault="00000000" w:rsidRPr="00000000" w14:paraId="0000046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Several sections remain unfinished.</w:t>
      </w:r>
    </w:p>
    <w:p w:rsidR="00000000" w:rsidDel="00000000" w:rsidP="00000000" w:rsidRDefault="00000000" w:rsidRPr="00000000" w14:paraId="0000046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drift toward the sketchbook resting beside her.</w:t>
      </w:r>
    </w:p>
    <w:p w:rsidR="00000000" w:rsidDel="00000000" w:rsidP="00000000" w:rsidRDefault="00000000" w:rsidRPr="00000000" w14:paraId="0000046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hesitates.</w:t>
      </w:r>
    </w:p>
    <w:p w:rsidR="00000000" w:rsidDel="00000000" w:rsidP="00000000" w:rsidRDefault="00000000" w:rsidRPr="00000000" w14:paraId="0000046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quietly opens it.</w:t>
      </w:r>
    </w:p>
    <w:p w:rsidR="00000000" w:rsidDel="00000000" w:rsidP="00000000" w:rsidRDefault="00000000" w:rsidRPr="00000000" w14:paraId="0000046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sketches for only a few minutes.</w:t>
      </w:r>
    </w:p>
    <w:p w:rsidR="00000000" w:rsidDel="00000000" w:rsidP="00000000" w:rsidRDefault="00000000" w:rsidRPr="00000000" w14:paraId="0000046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shoulders slowly relax.</w:t>
      </w:r>
    </w:p>
    <w:p w:rsidR="00000000" w:rsidDel="00000000" w:rsidP="00000000" w:rsidRDefault="00000000" w:rsidRPr="00000000" w14:paraId="0000046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Until—</w:t>
      </w:r>
    </w:p>
    <w:p w:rsidR="00000000" w:rsidDel="00000000" w:rsidP="00000000" w:rsidRDefault="00000000" w:rsidRPr="00000000" w14:paraId="0000046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notification appears.</w:t>
      </w:r>
    </w:p>
    <w:p w:rsidR="00000000" w:rsidDel="00000000" w:rsidP="00000000" w:rsidRDefault="00000000" w:rsidRPr="00000000" w14:paraId="0000046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THESIS GROUP CHAT</w:t>
      </w:r>
    </w:p>
    <w:p w:rsidR="00000000" w:rsidDel="00000000" w:rsidP="00000000" w:rsidRDefault="00000000" w:rsidRPr="00000000" w14:paraId="0000046B">
      <w:pPr>
        <w:spacing w:after="240" w:before="240" w:lineRule="auto"/>
        <w:rPr>
          <w:rFonts w:ascii="Courier" w:cs="Courier" w:eastAsia="Courier" w:hAnsi="Courier"/>
          <w:i w:val="1"/>
          <w:iCs w:val="1"/>
          <w:sz w:val="24"/>
          <w:szCs w:val="24"/>
        </w:rPr>
      </w:pPr>
      <w:r w:rsidDel="00000000" w:rsidR="00000000" w:rsidRPr="00000000">
        <w:rPr>
          <w:rFonts w:ascii="Courier" w:cs="Courier" w:eastAsia="Courier" w:hAnsi="Courier"/>
          <w:i w:val="1"/>
          <w:iCs w:val="1"/>
          <w:sz w:val="24"/>
          <w:szCs w:val="24"/>
          <w:rtl w:val="0"/>
        </w:rPr>
        <w:t xml:space="preserve">"Reminder: Final draft due tomorrow."</w:t>
      </w:r>
    </w:p>
    <w:p w:rsidR="00000000" w:rsidDel="00000000" w:rsidP="00000000" w:rsidRDefault="00000000" w:rsidRPr="00000000" w14:paraId="0000046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immediately closes the sketchbook.</w:t>
      </w:r>
    </w:p>
    <w:p w:rsidR="00000000" w:rsidDel="00000000" w:rsidP="00000000" w:rsidRDefault="00000000" w:rsidRPr="00000000" w14:paraId="0000046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smile disappears.</w:t>
      </w:r>
    </w:p>
    <w:p w:rsidR="00000000" w:rsidDel="00000000" w:rsidP="00000000" w:rsidRDefault="00000000" w:rsidRPr="00000000" w14:paraId="0000046E">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46F">
      <w:pPr>
        <w:pStyle w:val="Heading3"/>
        <w:keepNext w:val="0"/>
        <w:keepLines w:val="0"/>
        <w:spacing w:before="280" w:lineRule="auto"/>
        <w:rPr>
          <w:rFonts w:ascii="Courier" w:cs="Courier" w:eastAsia="Courier" w:hAnsi="Courier"/>
          <w:b w:val="1"/>
          <w:bCs w:val="1"/>
          <w:color w:val="000000"/>
          <w:sz w:val="26"/>
          <w:szCs w:val="26"/>
        </w:rPr>
      </w:pPr>
      <w:bookmarkStart w:colFirst="0" w:colLast="0" w:name="_jcph7scgkfv2" w:id="44"/>
      <w:bookmarkEnd w:id="44"/>
      <w:r w:rsidDel="00000000" w:rsidR="00000000" w:rsidRPr="00000000">
        <w:rPr>
          <w:rFonts w:ascii="Courier" w:cs="Courier" w:eastAsia="Courier" w:hAnsi="Courier"/>
          <w:b w:val="1"/>
          <w:bCs w:val="1"/>
          <w:color w:val="000000"/>
          <w:sz w:val="26"/>
          <w:szCs w:val="26"/>
          <w:rtl w:val="0"/>
        </w:rPr>
        <w:t xml:space="preserve">INT. UNIVERSITY HALLWAY - DAY</w:t>
      </w:r>
    </w:p>
    <w:p w:rsidR="00000000" w:rsidDel="00000000" w:rsidP="00000000" w:rsidRDefault="00000000" w:rsidRPr="00000000" w14:paraId="0000047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walks alone.</w:t>
      </w:r>
    </w:p>
    <w:p w:rsidR="00000000" w:rsidDel="00000000" w:rsidP="00000000" w:rsidRDefault="00000000" w:rsidRPr="00000000" w14:paraId="0000047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Students excitedly discuss internships…</w:t>
      </w:r>
    </w:p>
    <w:p w:rsidR="00000000" w:rsidDel="00000000" w:rsidP="00000000" w:rsidRDefault="00000000" w:rsidRPr="00000000" w14:paraId="0000047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Graduation…</w:t>
      </w:r>
    </w:p>
    <w:p w:rsidR="00000000" w:rsidDel="00000000" w:rsidP="00000000" w:rsidRDefault="00000000" w:rsidRPr="00000000" w14:paraId="0000047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Future plans.</w:t>
      </w:r>
    </w:p>
    <w:p w:rsidR="00000000" w:rsidDel="00000000" w:rsidP="00000000" w:rsidRDefault="00000000" w:rsidRPr="00000000" w14:paraId="0000047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Their voices overlap as they pass by.</w:t>
      </w:r>
    </w:p>
    <w:p w:rsidR="00000000" w:rsidDel="00000000" w:rsidP="00000000" w:rsidRDefault="00000000" w:rsidRPr="00000000" w14:paraId="0000047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STUDENT 1</w:t>
        <w:br w:type="textWrapping"/>
      </w:r>
      <w:r w:rsidDel="00000000" w:rsidR="00000000" w:rsidRPr="00000000">
        <w:rPr>
          <w:rFonts w:ascii="Courier" w:cs="Courier" w:eastAsia="Courier" w:hAnsi="Courier"/>
          <w:sz w:val="24"/>
          <w:szCs w:val="24"/>
          <w:rtl w:val="0"/>
        </w:rPr>
        <w:t xml:space="preserve">Konti na lang, graduate na tayo.</w:t>
      </w:r>
    </w:p>
    <w:p w:rsidR="00000000" w:rsidDel="00000000" w:rsidP="00000000" w:rsidRDefault="00000000" w:rsidRPr="00000000" w14:paraId="0000047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STUDENT 2</w:t>
        <w:br w:type="textWrapping"/>
      </w:r>
      <w:r w:rsidDel="00000000" w:rsidR="00000000" w:rsidRPr="00000000">
        <w:rPr>
          <w:rFonts w:ascii="Courier" w:cs="Courier" w:eastAsia="Courier" w:hAnsi="Courier"/>
          <w:sz w:val="24"/>
          <w:szCs w:val="24"/>
          <w:rtl w:val="0"/>
        </w:rPr>
        <w:t xml:space="preserve">Sana makahanap agad ako ng trabaho.</w:t>
      </w:r>
    </w:p>
    <w:p w:rsidR="00000000" w:rsidDel="00000000" w:rsidP="00000000" w:rsidRDefault="00000000" w:rsidRPr="00000000" w14:paraId="0000047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lowers her gaze.)</w:t>
      </w:r>
    </w:p>
    <w:p w:rsidR="00000000" w:rsidDel="00000000" w:rsidP="00000000" w:rsidRDefault="00000000" w:rsidRPr="00000000" w14:paraId="0000047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continues walking in silence.</w:t>
      </w:r>
    </w:p>
    <w:p w:rsidR="00000000" w:rsidDel="00000000" w:rsidP="00000000" w:rsidRDefault="00000000" w:rsidRPr="00000000" w14:paraId="00000479">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47A">
      <w:pPr>
        <w:pStyle w:val="Heading3"/>
        <w:keepNext w:val="0"/>
        <w:keepLines w:val="0"/>
        <w:spacing w:before="280" w:lineRule="auto"/>
        <w:rPr>
          <w:rFonts w:ascii="Courier" w:cs="Courier" w:eastAsia="Courier" w:hAnsi="Courier"/>
          <w:b w:val="1"/>
          <w:bCs w:val="1"/>
          <w:color w:val="000000"/>
          <w:sz w:val="26"/>
          <w:szCs w:val="26"/>
        </w:rPr>
      </w:pPr>
      <w:bookmarkStart w:colFirst="0" w:colLast="0" w:name="_z0e0525adoc8" w:id="45"/>
      <w:bookmarkEnd w:id="45"/>
      <w:r w:rsidDel="00000000" w:rsidR="00000000" w:rsidRPr="00000000">
        <w:rPr>
          <w:rFonts w:ascii="Courier" w:cs="Courier" w:eastAsia="Courier" w:hAnsi="Courier"/>
          <w:b w:val="1"/>
          <w:bCs w:val="1"/>
          <w:color w:val="000000"/>
          <w:sz w:val="26"/>
          <w:szCs w:val="26"/>
          <w:rtl w:val="0"/>
        </w:rPr>
        <w:t xml:space="preserve">INT. MAYA'S BEDROOM - EVENING</w:t>
      </w:r>
    </w:p>
    <w:p w:rsidR="00000000" w:rsidDel="00000000" w:rsidP="00000000" w:rsidRDefault="00000000" w:rsidRPr="00000000" w14:paraId="0000047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sits at her desk.</w:t>
      </w:r>
    </w:p>
    <w:p w:rsidR="00000000" w:rsidDel="00000000" w:rsidP="00000000" w:rsidRDefault="00000000" w:rsidRPr="00000000" w14:paraId="0000047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sketchbook lies open.</w:t>
      </w:r>
    </w:p>
    <w:p w:rsidR="00000000" w:rsidDel="00000000" w:rsidP="00000000" w:rsidRDefault="00000000" w:rsidRPr="00000000" w14:paraId="0000047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Beside it...</w:t>
      </w:r>
    </w:p>
    <w:p w:rsidR="00000000" w:rsidDel="00000000" w:rsidP="00000000" w:rsidRDefault="00000000" w:rsidRPr="00000000" w14:paraId="0000047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printed copy of her latest exam results.</w:t>
      </w:r>
    </w:p>
    <w:p w:rsidR="00000000" w:rsidDel="00000000" w:rsidP="00000000" w:rsidRDefault="00000000" w:rsidRPr="00000000" w14:paraId="0000047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slowly picks up the paper.</w:t>
      </w:r>
    </w:p>
    <w:p w:rsidR="00000000" w:rsidDel="00000000" w:rsidP="00000000" w:rsidRDefault="00000000" w:rsidRPr="00000000" w14:paraId="0000048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Several grades are noticeably lower than before.</w:t>
      </w:r>
    </w:p>
    <w:p w:rsidR="00000000" w:rsidDel="00000000" w:rsidP="00000000" w:rsidRDefault="00000000" w:rsidRPr="00000000" w14:paraId="0000048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quietly stares at them.</w:t>
      </w:r>
    </w:p>
    <w:p w:rsidR="00000000" w:rsidDel="00000000" w:rsidP="00000000" w:rsidRDefault="00000000" w:rsidRPr="00000000" w14:paraId="0000048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grips the paper tighter.</w:t>
      </w:r>
    </w:p>
    <w:p w:rsidR="00000000" w:rsidDel="00000000" w:rsidP="00000000" w:rsidRDefault="00000000" w:rsidRPr="00000000" w14:paraId="0000048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folds it.</w:t>
      </w:r>
    </w:p>
    <w:p w:rsidR="00000000" w:rsidDel="00000000" w:rsidP="00000000" w:rsidRDefault="00000000" w:rsidRPr="00000000" w14:paraId="0000048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Hiding it beneath a pile of reviewers.</w:t>
      </w:r>
    </w:p>
    <w:p w:rsidR="00000000" w:rsidDel="00000000" w:rsidP="00000000" w:rsidRDefault="00000000" w:rsidRPr="00000000" w14:paraId="00000485">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486">
      <w:pPr>
        <w:pStyle w:val="Heading3"/>
        <w:keepNext w:val="0"/>
        <w:keepLines w:val="0"/>
        <w:spacing w:before="280" w:lineRule="auto"/>
        <w:rPr>
          <w:rFonts w:ascii="Courier" w:cs="Courier" w:eastAsia="Courier" w:hAnsi="Courier"/>
          <w:b w:val="1"/>
          <w:bCs w:val="1"/>
          <w:color w:val="000000"/>
          <w:sz w:val="26"/>
          <w:szCs w:val="26"/>
        </w:rPr>
      </w:pPr>
      <w:bookmarkStart w:colFirst="0" w:colLast="0" w:name="_xqgic2ggmrw6" w:id="46"/>
      <w:bookmarkEnd w:id="46"/>
      <w:r w:rsidDel="00000000" w:rsidR="00000000" w:rsidRPr="00000000">
        <w:rPr>
          <w:rFonts w:ascii="Courier" w:cs="Courier" w:eastAsia="Courier" w:hAnsi="Courier"/>
          <w:b w:val="1"/>
          <w:bCs w:val="1"/>
          <w:color w:val="000000"/>
          <w:sz w:val="26"/>
          <w:szCs w:val="26"/>
          <w:rtl w:val="0"/>
        </w:rPr>
        <w:t xml:space="preserve">INT. ILAGAN HOUSE - DINING ROOM - EVENING</w:t>
      </w:r>
    </w:p>
    <w:p w:rsidR="00000000" w:rsidDel="00000000" w:rsidP="00000000" w:rsidRDefault="00000000" w:rsidRPr="00000000" w14:paraId="0000048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family eats dinner together.</w:t>
      </w:r>
    </w:p>
    <w:p w:rsidR="00000000" w:rsidDel="00000000" w:rsidP="00000000" w:rsidRDefault="00000000" w:rsidRPr="00000000" w14:paraId="0000048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notices MAYA unusually quiet.</w:t>
      </w:r>
    </w:p>
    <w:p w:rsidR="00000000" w:rsidDel="00000000" w:rsidP="00000000" w:rsidRDefault="00000000" w:rsidRPr="00000000" w14:paraId="0000048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br w:type="textWrapping"/>
      </w:r>
      <w:r w:rsidDel="00000000" w:rsidR="00000000" w:rsidRPr="00000000">
        <w:rPr>
          <w:rFonts w:ascii="Courier" w:cs="Courier" w:eastAsia="Courier" w:hAnsi="Courier"/>
          <w:sz w:val="24"/>
          <w:szCs w:val="24"/>
          <w:rtl w:val="0"/>
        </w:rPr>
        <w:t xml:space="preserve">Anak...</w:t>
      </w:r>
    </w:p>
    <w:p w:rsidR="00000000" w:rsidDel="00000000" w:rsidP="00000000" w:rsidRDefault="00000000" w:rsidRPr="00000000" w14:paraId="0000048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Okay ka lang ba?</w:t>
      </w:r>
    </w:p>
    <w:p w:rsidR="00000000" w:rsidDel="00000000" w:rsidP="00000000" w:rsidRDefault="00000000" w:rsidRPr="00000000" w14:paraId="0000048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up.)</w:t>
      </w:r>
    </w:p>
    <w:p w:rsidR="00000000" w:rsidDel="00000000" w:rsidP="00000000" w:rsidRDefault="00000000" w:rsidRPr="00000000" w14:paraId="0000048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Po?</w:t>
      </w:r>
    </w:p>
    <w:p w:rsidR="00000000" w:rsidDel="00000000" w:rsidP="00000000" w:rsidRDefault="00000000" w:rsidRPr="00000000" w14:paraId="0000048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br w:type="textWrapping"/>
      </w:r>
      <w:r w:rsidDel="00000000" w:rsidR="00000000" w:rsidRPr="00000000">
        <w:rPr>
          <w:rFonts w:ascii="Courier" w:cs="Courier" w:eastAsia="Courier" w:hAnsi="Courier"/>
          <w:sz w:val="24"/>
          <w:szCs w:val="24"/>
          <w:rtl w:val="0"/>
        </w:rPr>
        <w:t xml:space="preserve">Parang ang tahimik mo nitong mga nakaraang araw.</w:t>
      </w:r>
    </w:p>
    <w:p w:rsidR="00000000" w:rsidDel="00000000" w:rsidP="00000000" w:rsidRDefault="00000000" w:rsidRPr="00000000" w14:paraId="0000048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Pagod lang po.</w:t>
      </w:r>
    </w:p>
    <w:p w:rsidR="00000000" w:rsidDel="00000000" w:rsidP="00000000" w:rsidRDefault="00000000" w:rsidRPr="00000000" w14:paraId="0000048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Marami lang ginagawa sa school.</w:t>
      </w:r>
    </w:p>
    <w:p w:rsidR="00000000" w:rsidDel="00000000" w:rsidP="00000000" w:rsidRDefault="00000000" w:rsidRPr="00000000" w14:paraId="0000049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studies her for a moment.)</w:t>
      </w:r>
    </w:p>
    <w:p w:rsidR="00000000" w:rsidDel="00000000" w:rsidP="00000000" w:rsidRDefault="00000000" w:rsidRPr="00000000" w14:paraId="0000049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br w:type="textWrapping"/>
      </w:r>
      <w:r w:rsidDel="00000000" w:rsidR="00000000" w:rsidRPr="00000000">
        <w:rPr>
          <w:rFonts w:ascii="Courier" w:cs="Courier" w:eastAsia="Courier" w:hAnsi="Courier"/>
          <w:sz w:val="24"/>
          <w:szCs w:val="24"/>
          <w:rtl w:val="0"/>
        </w:rPr>
        <w:t xml:space="preserve">Sure ka?</w:t>
      </w:r>
    </w:p>
    <w:p w:rsidR="00000000" w:rsidDel="00000000" w:rsidP="00000000" w:rsidRDefault="00000000" w:rsidRPr="00000000" w14:paraId="0000049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nods.)</w:t>
      </w:r>
    </w:p>
    <w:p w:rsidR="00000000" w:rsidDel="00000000" w:rsidP="00000000" w:rsidRDefault="00000000" w:rsidRPr="00000000" w14:paraId="0000049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Opo.</w:t>
      </w:r>
    </w:p>
    <w:p w:rsidR="00000000" w:rsidDel="00000000" w:rsidP="00000000" w:rsidRDefault="00000000" w:rsidRPr="00000000" w14:paraId="0000049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looks between the two.)</w:t>
      </w:r>
    </w:p>
    <w:p w:rsidR="00000000" w:rsidDel="00000000" w:rsidP="00000000" w:rsidRDefault="00000000" w:rsidRPr="00000000" w14:paraId="0000049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Malapit na rin kasi matapos ang term.</w:t>
      </w:r>
    </w:p>
    <w:p w:rsidR="00000000" w:rsidDel="00000000" w:rsidP="00000000" w:rsidRDefault="00000000" w:rsidRPr="00000000" w14:paraId="0000049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Normal lang 'yan.</w:t>
      </w:r>
    </w:p>
    <w:p w:rsidR="00000000" w:rsidDel="00000000" w:rsidP="00000000" w:rsidRDefault="00000000" w:rsidRPr="00000000" w14:paraId="0000049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gives a small smile.)</w:t>
      </w:r>
    </w:p>
    <w:p w:rsidR="00000000" w:rsidDel="00000000" w:rsidP="00000000" w:rsidRDefault="00000000" w:rsidRPr="00000000" w14:paraId="0000049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Oo nga po.</w:t>
      </w:r>
    </w:p>
    <w:p w:rsidR="00000000" w:rsidDel="00000000" w:rsidP="00000000" w:rsidRDefault="00000000" w:rsidRPr="00000000" w14:paraId="0000049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conversation moves on.)</w:t>
      </w:r>
    </w:p>
    <w:p w:rsidR="00000000" w:rsidDel="00000000" w:rsidP="00000000" w:rsidRDefault="00000000" w:rsidRPr="00000000" w14:paraId="0000049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JENNIFER continues glancing at MAYA every now and then.</w:t>
      </w:r>
    </w:p>
    <w:p w:rsidR="00000000" w:rsidDel="00000000" w:rsidP="00000000" w:rsidRDefault="00000000" w:rsidRPr="00000000" w14:paraId="0000049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convinced.</w:t>
      </w:r>
    </w:p>
    <w:p w:rsidR="00000000" w:rsidDel="00000000" w:rsidP="00000000" w:rsidRDefault="00000000" w:rsidRPr="00000000" w14:paraId="0000049C">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49D">
      <w:pPr>
        <w:pStyle w:val="Heading3"/>
        <w:keepNext w:val="0"/>
        <w:keepLines w:val="0"/>
        <w:spacing w:before="280" w:lineRule="auto"/>
        <w:rPr>
          <w:rFonts w:ascii="Courier" w:cs="Courier" w:eastAsia="Courier" w:hAnsi="Courier"/>
          <w:b w:val="1"/>
          <w:bCs w:val="1"/>
          <w:color w:val="000000"/>
          <w:sz w:val="26"/>
          <w:szCs w:val="26"/>
        </w:rPr>
      </w:pPr>
      <w:bookmarkStart w:colFirst="0" w:colLast="0" w:name="_soy7wzjq865z" w:id="47"/>
      <w:bookmarkEnd w:id="47"/>
      <w:r w:rsidDel="00000000" w:rsidR="00000000" w:rsidRPr="00000000">
        <w:rPr>
          <w:rFonts w:ascii="Courier" w:cs="Courier" w:eastAsia="Courier" w:hAnsi="Courier"/>
          <w:b w:val="1"/>
          <w:bCs w:val="1"/>
          <w:color w:val="000000"/>
          <w:sz w:val="26"/>
          <w:szCs w:val="26"/>
          <w:rtl w:val="0"/>
        </w:rPr>
        <w:t xml:space="preserve">INT. MAYA'S BEDROOM - NIGHT</w:t>
      </w:r>
    </w:p>
    <w:p w:rsidR="00000000" w:rsidDel="00000000" w:rsidP="00000000" w:rsidRDefault="00000000" w:rsidRPr="00000000" w14:paraId="0000049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enters her room and quietly closes the door.</w:t>
      </w:r>
    </w:p>
    <w:p w:rsidR="00000000" w:rsidDel="00000000" w:rsidP="00000000" w:rsidRDefault="00000000" w:rsidRPr="00000000" w14:paraId="0000049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leans against it.</w:t>
      </w:r>
    </w:p>
    <w:p w:rsidR="00000000" w:rsidDel="00000000" w:rsidP="00000000" w:rsidRDefault="00000000" w:rsidRPr="00000000" w14:paraId="000004A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Taking a deep breath.</w:t>
      </w:r>
    </w:p>
    <w:p w:rsidR="00000000" w:rsidDel="00000000" w:rsidP="00000000" w:rsidRDefault="00000000" w:rsidRPr="00000000" w14:paraId="000004A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fall on the sketchbook.</w:t>
      </w:r>
    </w:p>
    <w:p w:rsidR="00000000" w:rsidDel="00000000" w:rsidP="00000000" w:rsidRDefault="00000000" w:rsidRPr="00000000" w14:paraId="000004A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walks over and opens it.</w:t>
      </w:r>
    </w:p>
    <w:p w:rsidR="00000000" w:rsidDel="00000000" w:rsidP="00000000" w:rsidRDefault="00000000" w:rsidRPr="00000000" w14:paraId="000004A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unfinished drawing from the other night greets her.</w:t>
      </w:r>
    </w:p>
    <w:p w:rsidR="00000000" w:rsidDel="00000000" w:rsidP="00000000" w:rsidRDefault="00000000" w:rsidRPr="00000000" w14:paraId="000004A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smiles faintly.</w:t>
      </w:r>
    </w:p>
    <w:p w:rsidR="00000000" w:rsidDel="00000000" w:rsidP="00000000" w:rsidRDefault="00000000" w:rsidRPr="00000000" w14:paraId="000004A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her expression softens.</w:t>
      </w:r>
    </w:p>
    <w:p w:rsidR="00000000" w:rsidDel="00000000" w:rsidP="00000000" w:rsidRDefault="00000000" w:rsidRPr="00000000" w14:paraId="000004A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(Softly.)</w:t>
      </w:r>
    </w:p>
    <w:p w:rsidR="00000000" w:rsidDel="00000000" w:rsidP="00000000" w:rsidRDefault="00000000" w:rsidRPr="00000000" w14:paraId="000004A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Maybe...</w:t>
      </w:r>
    </w:p>
    <w:p w:rsidR="00000000" w:rsidDel="00000000" w:rsidP="00000000" w:rsidRDefault="00000000" w:rsidRPr="00000000" w14:paraId="000004A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should just tell them.</w:t>
      </w:r>
    </w:p>
    <w:p w:rsidR="00000000" w:rsidDel="00000000" w:rsidP="00000000" w:rsidRDefault="00000000" w:rsidRPr="00000000" w14:paraId="000004A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imagines it.)</w:t>
      </w:r>
    </w:p>
    <w:p w:rsidR="00000000" w:rsidDel="00000000" w:rsidP="00000000" w:rsidRDefault="00000000" w:rsidRPr="00000000" w14:paraId="000004A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parents.</w:t>
      </w:r>
    </w:p>
    <w:p w:rsidR="00000000" w:rsidDel="00000000" w:rsidP="00000000" w:rsidRDefault="00000000" w:rsidRPr="00000000" w14:paraId="000004A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disappointment.</w:t>
      </w:r>
    </w:p>
    <w:p w:rsidR="00000000" w:rsidDel="00000000" w:rsidP="00000000" w:rsidRDefault="00000000" w:rsidRPr="00000000" w14:paraId="000004A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questions.</w:t>
      </w:r>
    </w:p>
    <w:p w:rsidR="00000000" w:rsidDel="00000000" w:rsidP="00000000" w:rsidRDefault="00000000" w:rsidRPr="00000000" w14:paraId="000004A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expectations.</w:t>
      </w:r>
    </w:p>
    <w:p w:rsidR="00000000" w:rsidDel="00000000" w:rsidP="00000000" w:rsidRDefault="00000000" w:rsidRPr="00000000" w14:paraId="000004A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smile fades.</w:t>
      </w:r>
    </w:p>
    <w:p w:rsidR="00000000" w:rsidDel="00000000" w:rsidP="00000000" w:rsidRDefault="00000000" w:rsidRPr="00000000" w14:paraId="000004A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slowly shakes her head.</w:t>
      </w:r>
    </w:p>
    <w:p w:rsidR="00000000" w:rsidDel="00000000" w:rsidP="00000000" w:rsidRDefault="00000000" w:rsidRPr="00000000" w14:paraId="000004B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Hindi pa...</w:t>
      </w:r>
    </w:p>
    <w:p w:rsidR="00000000" w:rsidDel="00000000" w:rsidP="00000000" w:rsidRDefault="00000000" w:rsidRPr="00000000" w14:paraId="000004B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yet.</w:t>
      </w:r>
    </w:p>
    <w:p w:rsidR="00000000" w:rsidDel="00000000" w:rsidP="00000000" w:rsidRDefault="00000000" w:rsidRPr="00000000" w14:paraId="000004B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gently closes the sketchbook.)</w:t>
      </w:r>
    </w:p>
    <w:p w:rsidR="00000000" w:rsidDel="00000000" w:rsidP="00000000" w:rsidRDefault="00000000" w:rsidRPr="00000000" w14:paraId="000004B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Slides it back inside the drawer.</w:t>
      </w:r>
    </w:p>
    <w:p w:rsidR="00000000" w:rsidDel="00000000" w:rsidP="00000000" w:rsidRDefault="00000000" w:rsidRPr="00000000" w14:paraId="000004B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And locks it.</w:t>
      </w:r>
    </w:p>
    <w:p w:rsidR="00000000" w:rsidDel="00000000" w:rsidP="00000000" w:rsidRDefault="00000000" w:rsidRPr="00000000" w14:paraId="000004B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As if hiding it from everyone...</w:t>
      </w:r>
    </w:p>
    <w:p w:rsidR="00000000" w:rsidDel="00000000" w:rsidP="00000000" w:rsidRDefault="00000000" w:rsidRPr="00000000" w14:paraId="000004B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Including herself.</w:t>
      </w:r>
    </w:p>
    <w:p w:rsidR="00000000" w:rsidDel="00000000" w:rsidP="00000000" w:rsidRDefault="00000000" w:rsidRPr="00000000" w14:paraId="000004B7">
      <w:pPr>
        <w:spacing w:after="240" w:before="240" w:lineRule="auto"/>
        <w:jc w:val="right"/>
        <w:rPr>
          <w:rFonts w:ascii="Courier" w:cs="Courier" w:eastAsia="Courier" w:hAnsi="Courier"/>
          <w:b w:val="1"/>
          <w:bCs w:val="1"/>
          <w:sz w:val="26"/>
          <w:szCs w:val="26"/>
        </w:rPr>
      </w:pPr>
      <w:r w:rsidDel="00000000" w:rsidR="00000000" w:rsidRPr="00000000">
        <w:rPr>
          <w:rFonts w:ascii="Courier" w:cs="Courier" w:eastAsia="Courier" w:hAnsi="Courier"/>
          <w:sz w:val="24"/>
          <w:szCs w:val="24"/>
          <w:rtl w:val="0"/>
        </w:rPr>
        <w:t xml:space="preserve">FADE OUT.</w:t>
      </w:r>
      <w:r w:rsidDel="00000000" w:rsidR="00000000" w:rsidRPr="00000000">
        <w:rPr>
          <w:rtl w:val="0"/>
        </w:rPr>
      </w:r>
    </w:p>
    <w:p w:rsidR="00000000" w:rsidDel="00000000" w:rsidP="00000000" w:rsidRDefault="00000000" w:rsidRPr="00000000" w14:paraId="000004B8">
      <w:pPr>
        <w:spacing w:after="240" w:before="240" w:lineRule="auto"/>
        <w:rPr>
          <w:rFonts w:ascii="Courier" w:cs="Courier" w:eastAsia="Courier" w:hAnsi="Courier"/>
          <w:b w:val="1"/>
          <w:bCs w:val="1"/>
          <w:sz w:val="26"/>
          <w:szCs w:val="26"/>
        </w:rPr>
      </w:pPr>
      <w:r w:rsidDel="00000000" w:rsidR="00000000" w:rsidRPr="00000000">
        <w:rPr>
          <w:rFonts w:ascii="Courier" w:cs="Courier" w:eastAsia="Courier" w:hAnsi="Courier"/>
          <w:b w:val="1"/>
          <w:bCs w:val="1"/>
          <w:sz w:val="26"/>
          <w:szCs w:val="26"/>
          <w:rtl w:val="0"/>
        </w:rPr>
        <w:t xml:space="preserve">INT. ILAGAN HOUSE - DINING ROOM - EVENING</w:t>
      </w:r>
    </w:p>
    <w:p w:rsidR="00000000" w:rsidDel="00000000" w:rsidP="00000000" w:rsidRDefault="00000000" w:rsidRPr="00000000" w14:paraId="000004B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house is unusually quiet.</w:t>
      </w:r>
    </w:p>
    <w:p w:rsidR="00000000" w:rsidDel="00000000" w:rsidP="00000000" w:rsidRDefault="00000000" w:rsidRPr="00000000" w14:paraId="000004B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only sounds are the soft clinking of utensils against plates and the occasional hum of the ceiling fan.</w:t>
      </w:r>
    </w:p>
    <w:p w:rsidR="00000000" w:rsidDel="00000000" w:rsidP="00000000" w:rsidRDefault="00000000" w:rsidRPr="00000000" w14:paraId="000004B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JENNIFER, and RICARDO sit around the dining table eating dinner.</w:t>
      </w:r>
    </w:p>
    <w:p w:rsidR="00000000" w:rsidDel="00000000" w:rsidP="00000000" w:rsidRDefault="00000000" w:rsidRPr="00000000" w14:paraId="000004B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absentmindedly pushes the food around her plate.</w:t>
      </w:r>
    </w:p>
    <w:p w:rsidR="00000000" w:rsidDel="00000000" w:rsidP="00000000" w:rsidRDefault="00000000" w:rsidRPr="00000000" w14:paraId="000004B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barely takes a bite.</w:t>
      </w:r>
    </w:p>
    <w:p w:rsidR="00000000" w:rsidDel="00000000" w:rsidP="00000000" w:rsidRDefault="00000000" w:rsidRPr="00000000" w14:paraId="000004B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notices.</w:t>
      </w:r>
    </w:p>
    <w:p w:rsidR="00000000" w:rsidDel="00000000" w:rsidP="00000000" w:rsidRDefault="00000000" w:rsidRPr="00000000" w14:paraId="000004B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watches MAYA for a few moments before finally speaking.</w:t>
      </w:r>
    </w:p>
    <w:p w:rsidR="00000000" w:rsidDel="00000000" w:rsidP="00000000" w:rsidRDefault="00000000" w:rsidRPr="00000000" w14:paraId="000004C0">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04C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Anak...</w:t>
      </w:r>
    </w:p>
    <w:p w:rsidR="00000000" w:rsidDel="00000000" w:rsidP="00000000" w:rsidRDefault="00000000" w:rsidRPr="00000000" w14:paraId="000004C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Okay ka lang ba?</w:t>
      </w:r>
    </w:p>
    <w:p w:rsidR="00000000" w:rsidDel="00000000" w:rsidP="00000000" w:rsidRDefault="00000000" w:rsidRPr="00000000" w14:paraId="000004C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up.)</w:t>
      </w:r>
    </w:p>
    <w:p w:rsidR="00000000" w:rsidDel="00000000" w:rsidP="00000000" w:rsidRDefault="00000000" w:rsidRPr="00000000" w14:paraId="000004C4">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04C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Po?</w:t>
      </w:r>
    </w:p>
    <w:p w:rsidR="00000000" w:rsidDel="00000000" w:rsidP="00000000" w:rsidRDefault="00000000" w:rsidRPr="00000000" w14:paraId="000004C6">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04C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Ang tahimik mo nitong mga nakaraang araw.</w:t>
      </w:r>
    </w:p>
    <w:p w:rsidR="00000000" w:rsidDel="00000000" w:rsidP="00000000" w:rsidRDefault="00000000" w:rsidRPr="00000000" w14:paraId="000004C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School okay naman?</w:t>
      </w:r>
    </w:p>
    <w:p w:rsidR="00000000" w:rsidDel="00000000" w:rsidP="00000000" w:rsidRDefault="00000000" w:rsidRPr="00000000" w14:paraId="000004C9">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04C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(Odds her head slightly.)</w:t>
      </w:r>
    </w:p>
    <w:p w:rsidR="00000000" w:rsidDel="00000000" w:rsidP="00000000" w:rsidRDefault="00000000" w:rsidRPr="00000000" w14:paraId="000004C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Okay lang po.</w:t>
      </w:r>
    </w:p>
    <w:p w:rsidR="00000000" w:rsidDel="00000000" w:rsidP="00000000" w:rsidRDefault="00000000" w:rsidRPr="00000000" w14:paraId="000004C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Marami lang talagang ginagawa.</w:t>
      </w:r>
    </w:p>
    <w:p w:rsidR="00000000" w:rsidDel="00000000" w:rsidP="00000000" w:rsidRDefault="00000000" w:rsidRPr="00000000" w14:paraId="000004C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nods.)</w:t>
      </w:r>
    </w:p>
    <w:p w:rsidR="00000000" w:rsidDel="00000000" w:rsidP="00000000" w:rsidRDefault="00000000" w:rsidRPr="00000000" w14:paraId="000004C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she doesn't look convinced.</w:t>
      </w:r>
    </w:p>
    <w:p w:rsidR="00000000" w:rsidDel="00000000" w:rsidP="00000000" w:rsidRDefault="00000000" w:rsidRPr="00000000" w14:paraId="000004CF">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04D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Normal lang 'yan.</w:t>
      </w:r>
    </w:p>
    <w:p w:rsidR="00000000" w:rsidDel="00000000" w:rsidP="00000000" w:rsidRDefault="00000000" w:rsidRPr="00000000" w14:paraId="000004D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Malapit na matapos ang term.</w:t>
      </w:r>
    </w:p>
    <w:p w:rsidR="00000000" w:rsidDel="00000000" w:rsidP="00000000" w:rsidRDefault="00000000" w:rsidRPr="00000000" w14:paraId="000004D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Stress talaga.</w:t>
      </w:r>
    </w:p>
    <w:p w:rsidR="00000000" w:rsidDel="00000000" w:rsidP="00000000" w:rsidRDefault="00000000" w:rsidRPr="00000000" w14:paraId="000004D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forces a small smile.)</w:t>
      </w:r>
    </w:p>
    <w:p w:rsidR="00000000" w:rsidDel="00000000" w:rsidP="00000000" w:rsidRDefault="00000000" w:rsidRPr="00000000" w14:paraId="000004D4">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04D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Oo nga po.</w:t>
      </w:r>
    </w:p>
    <w:p w:rsidR="00000000" w:rsidDel="00000000" w:rsidP="00000000" w:rsidRDefault="00000000" w:rsidRPr="00000000" w14:paraId="000004D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conversation dies down.)</w:t>
      </w:r>
    </w:p>
    <w:p w:rsidR="00000000" w:rsidDel="00000000" w:rsidP="00000000" w:rsidRDefault="00000000" w:rsidRPr="00000000" w14:paraId="000004D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a brief moment…</w:t>
      </w:r>
    </w:p>
    <w:p w:rsidR="00000000" w:rsidDel="00000000" w:rsidP="00000000" w:rsidRDefault="00000000" w:rsidRPr="00000000" w14:paraId="000004D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Only silence remains.</w:t>
      </w:r>
    </w:p>
    <w:p w:rsidR="00000000" w:rsidDel="00000000" w:rsidP="00000000" w:rsidRDefault="00000000" w:rsidRPr="00000000" w14:paraId="000004D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w:t>
      </w:r>
    </w:p>
    <w:p w:rsidR="00000000" w:rsidDel="00000000" w:rsidP="00000000" w:rsidRDefault="00000000" w:rsidRPr="00000000" w14:paraId="000004D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sets her spoon down.</w:t>
      </w:r>
    </w:p>
    <w:p w:rsidR="00000000" w:rsidDel="00000000" w:rsidP="00000000" w:rsidRDefault="00000000" w:rsidRPr="00000000" w14:paraId="000004D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looks directly at MAYA.</w:t>
      </w:r>
    </w:p>
    <w:p w:rsidR="00000000" w:rsidDel="00000000" w:rsidP="00000000" w:rsidRDefault="00000000" w:rsidRPr="00000000" w14:paraId="000004DC">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04D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w:t>
      </w:r>
    </w:p>
    <w:p w:rsidR="00000000" w:rsidDel="00000000" w:rsidP="00000000" w:rsidRDefault="00000000" w:rsidRPr="00000000" w14:paraId="000004D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itatanong ako.</w:t>
      </w:r>
    </w:p>
    <w:p w:rsidR="00000000" w:rsidDel="00000000" w:rsidP="00000000" w:rsidRDefault="00000000" w:rsidRPr="00000000" w14:paraId="000004D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slowly meets her mother's eyes.)</w:t>
      </w:r>
    </w:p>
    <w:p w:rsidR="00000000" w:rsidDel="00000000" w:rsidP="00000000" w:rsidRDefault="00000000" w:rsidRPr="00000000" w14:paraId="000004E0">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04E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 po?</w:t>
      </w:r>
    </w:p>
    <w:p w:rsidR="00000000" w:rsidDel="00000000" w:rsidP="00000000" w:rsidRDefault="00000000" w:rsidRPr="00000000" w14:paraId="000004E2">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04E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Kanina...</w:t>
      </w:r>
    </w:p>
    <w:p w:rsidR="00000000" w:rsidDel="00000000" w:rsidP="00000000" w:rsidRDefault="00000000" w:rsidRPr="00000000" w14:paraId="000004E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Naglinis ako ng kwarto mo.</w:t>
      </w:r>
    </w:p>
    <w:p w:rsidR="00000000" w:rsidDel="00000000" w:rsidP="00000000" w:rsidRDefault="00000000" w:rsidRPr="00000000" w14:paraId="000004E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freezes.)</w:t>
      </w:r>
    </w:p>
    <w:p w:rsidR="00000000" w:rsidDel="00000000" w:rsidP="00000000" w:rsidRDefault="00000000" w:rsidRPr="00000000" w14:paraId="000004E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grip around her spoon tightens).</w:t>
      </w:r>
    </w:p>
    <w:p w:rsidR="00000000" w:rsidDel="00000000" w:rsidP="00000000" w:rsidRDefault="00000000" w:rsidRPr="00000000" w14:paraId="000004E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notices.)</w:t>
      </w:r>
    </w:p>
    <w:p w:rsidR="00000000" w:rsidDel="00000000" w:rsidP="00000000" w:rsidRDefault="00000000" w:rsidRPr="00000000" w14:paraId="000004E8">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 (CONT'D)</w:t>
      </w:r>
    </w:p>
    <w:p w:rsidR="00000000" w:rsidDel="00000000" w:rsidP="00000000" w:rsidRDefault="00000000" w:rsidRPr="00000000" w14:paraId="000004E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Habang inaayos ko 'yung desk mo...</w:t>
      </w:r>
    </w:p>
    <w:p w:rsidR="00000000" w:rsidDel="00000000" w:rsidP="00000000" w:rsidRDefault="00000000" w:rsidRPr="00000000" w14:paraId="000004E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nakita ako.</w:t>
      </w:r>
    </w:p>
    <w:p w:rsidR="00000000" w:rsidDel="00000000" w:rsidP="00000000" w:rsidRDefault="00000000" w:rsidRPr="00000000" w14:paraId="000004E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long pause.)</w:t>
      </w:r>
    </w:p>
    <w:p w:rsidR="00000000" w:rsidDel="00000000" w:rsidP="00000000" w:rsidRDefault="00000000" w:rsidRPr="00000000" w14:paraId="000004EC">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04E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4EE">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04E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Sketchbook.</w:t>
      </w:r>
    </w:p>
    <w:p w:rsidR="00000000" w:rsidDel="00000000" w:rsidP="00000000" w:rsidRDefault="00000000" w:rsidRPr="00000000" w14:paraId="000004F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(MAYA's heart sinks.)</w:t>
      </w:r>
    </w:p>
    <w:p w:rsidR="00000000" w:rsidDel="00000000" w:rsidP="00000000" w:rsidRDefault="00000000" w:rsidRPr="00000000" w14:paraId="000004F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reaches beside her chair.</w:t>
      </w:r>
    </w:p>
    <w:p w:rsidR="00000000" w:rsidDel="00000000" w:rsidP="00000000" w:rsidRDefault="00000000" w:rsidRPr="00000000" w14:paraId="000004F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places the worn sketchbook on the dining table.</w:t>
      </w:r>
    </w:p>
    <w:p w:rsidR="00000000" w:rsidDel="00000000" w:rsidP="00000000" w:rsidRDefault="00000000" w:rsidRPr="00000000" w14:paraId="000004F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Silence.</w:t>
      </w:r>
    </w:p>
    <w:p w:rsidR="00000000" w:rsidDel="00000000" w:rsidP="00000000" w:rsidRDefault="00000000" w:rsidRPr="00000000" w14:paraId="000004F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looks between the two.</w:t>
      </w:r>
    </w:p>
    <w:p w:rsidR="00000000" w:rsidDel="00000000" w:rsidP="00000000" w:rsidRDefault="00000000" w:rsidRPr="00000000" w14:paraId="000004F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Confused.</w:t>
      </w:r>
    </w:p>
    <w:p w:rsidR="00000000" w:rsidDel="00000000" w:rsidP="00000000" w:rsidRDefault="00000000" w:rsidRPr="00000000" w14:paraId="000004F6">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04F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Sketchbook?</w:t>
      </w:r>
    </w:p>
    <w:p w:rsidR="00000000" w:rsidDel="00000000" w:rsidP="00000000" w:rsidRDefault="00000000" w:rsidRPr="00000000" w14:paraId="000004F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cannot take her eyes off it.)</w:t>
      </w:r>
    </w:p>
    <w:p w:rsidR="00000000" w:rsidDel="00000000" w:rsidP="00000000" w:rsidRDefault="00000000" w:rsidRPr="00000000" w14:paraId="000004F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slowly opens it.</w:t>
      </w:r>
    </w:p>
    <w:p w:rsidR="00000000" w:rsidDel="00000000" w:rsidP="00000000" w:rsidRDefault="00000000" w:rsidRPr="00000000" w14:paraId="000004F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Several pages reveal detailed sketches.</w:t>
      </w:r>
    </w:p>
    <w:p w:rsidR="00000000" w:rsidDel="00000000" w:rsidP="00000000" w:rsidRDefault="00000000" w:rsidRPr="00000000" w14:paraId="000004F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Portraits.</w:t>
      </w:r>
    </w:p>
    <w:p w:rsidR="00000000" w:rsidDel="00000000" w:rsidP="00000000" w:rsidRDefault="00000000" w:rsidRPr="00000000" w14:paraId="000004F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Landscapes.</w:t>
      </w:r>
    </w:p>
    <w:p w:rsidR="00000000" w:rsidDel="00000000" w:rsidP="00000000" w:rsidRDefault="00000000" w:rsidRPr="00000000" w14:paraId="000004F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Character designs.</w:t>
      </w:r>
    </w:p>
    <w:p w:rsidR="00000000" w:rsidDel="00000000" w:rsidP="00000000" w:rsidRDefault="00000000" w:rsidRPr="00000000" w14:paraId="000004F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Some old.</w:t>
      </w:r>
    </w:p>
    <w:p w:rsidR="00000000" w:rsidDel="00000000" w:rsidP="00000000" w:rsidRDefault="00000000" w:rsidRPr="00000000" w14:paraId="000004F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Some obviously recent.</w:t>
      </w:r>
    </w:p>
    <w:p w:rsidR="00000000" w:rsidDel="00000000" w:rsidP="00000000" w:rsidRDefault="00000000" w:rsidRPr="00000000" w14:paraId="0000050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quietly flips through a few pages.)</w:t>
      </w:r>
    </w:p>
    <w:p w:rsidR="00000000" w:rsidDel="00000000" w:rsidP="00000000" w:rsidRDefault="00000000" w:rsidRPr="00000000" w14:paraId="0000050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(His expression softens.)</w:t>
      </w:r>
    </w:p>
    <w:p w:rsidR="00000000" w:rsidDel="00000000" w:rsidP="00000000" w:rsidRDefault="00000000" w:rsidRPr="00000000" w14:paraId="00000502">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050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Ikaw gumawa nito?</w:t>
      </w:r>
    </w:p>
    <w:p w:rsidR="00000000" w:rsidDel="00000000" w:rsidP="00000000" w:rsidRDefault="00000000" w:rsidRPr="00000000" w14:paraId="0000050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slowly nods.)</w:t>
      </w:r>
    </w:p>
    <w:p w:rsidR="00000000" w:rsidDel="00000000" w:rsidP="00000000" w:rsidRDefault="00000000" w:rsidRPr="00000000" w14:paraId="00000505">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050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Opo.</w:t>
      </w:r>
    </w:p>
    <w:p w:rsidR="00000000" w:rsidDel="00000000" w:rsidP="00000000" w:rsidRDefault="00000000" w:rsidRPr="00000000" w14:paraId="00000507">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050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Ang galing naman...</w:t>
      </w:r>
    </w:p>
    <w:p w:rsidR="00000000" w:rsidDel="00000000" w:rsidP="00000000" w:rsidRDefault="00000000" w:rsidRPr="00000000" w14:paraId="0000050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doesn't respond.)</w:t>
      </w:r>
    </w:p>
    <w:p w:rsidR="00000000" w:rsidDel="00000000" w:rsidP="00000000" w:rsidRDefault="00000000" w:rsidRPr="00000000" w14:paraId="0000050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gently closes the sketchbook.</w:t>
      </w:r>
    </w:p>
    <w:p w:rsidR="00000000" w:rsidDel="00000000" w:rsidP="00000000" w:rsidRDefault="00000000" w:rsidRPr="00000000" w14:paraId="0000050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voice remains calm.</w:t>
      </w:r>
    </w:p>
    <w:p w:rsidR="00000000" w:rsidDel="00000000" w:rsidP="00000000" w:rsidRDefault="00000000" w:rsidRPr="00000000" w14:paraId="0000050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Too calm.</w:t>
      </w:r>
    </w:p>
    <w:p w:rsidR="00000000" w:rsidDel="00000000" w:rsidP="00000000" w:rsidRDefault="00000000" w:rsidRPr="00000000" w14:paraId="0000050D">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050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Bakit mo itinago?</w:t>
      </w:r>
    </w:p>
    <w:p w:rsidR="00000000" w:rsidDel="00000000" w:rsidP="00000000" w:rsidRDefault="00000000" w:rsidRPr="00000000" w14:paraId="0000050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stays silent.)</w:t>
      </w:r>
    </w:p>
    <w:p w:rsidR="00000000" w:rsidDel="00000000" w:rsidP="00000000" w:rsidRDefault="00000000" w:rsidRPr="00000000" w14:paraId="00000510">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 (CONT'D)</w:t>
      </w:r>
    </w:p>
    <w:p w:rsidR="00000000" w:rsidDel="00000000" w:rsidP="00000000" w:rsidRDefault="00000000" w:rsidRPr="00000000" w14:paraId="0000051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Matagal mo na ba itong ginagawa ulit?</w:t>
      </w:r>
    </w:p>
    <w:p w:rsidR="00000000" w:rsidDel="00000000" w:rsidP="00000000" w:rsidRDefault="00000000" w:rsidRPr="00000000" w14:paraId="0000051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lowers her head.)</w:t>
      </w:r>
    </w:p>
    <w:p w:rsidR="00000000" w:rsidDel="00000000" w:rsidP="00000000" w:rsidRDefault="00000000" w:rsidRPr="00000000" w14:paraId="00000513">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051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1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Opo.</w:t>
      </w:r>
    </w:p>
    <w:p w:rsidR="00000000" w:rsidDel="00000000" w:rsidP="00000000" w:rsidRDefault="00000000" w:rsidRPr="00000000" w14:paraId="00000516">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051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Since when?</w:t>
      </w:r>
    </w:p>
    <w:p w:rsidR="00000000" w:rsidDel="00000000" w:rsidP="00000000" w:rsidRDefault="00000000" w:rsidRPr="00000000" w14:paraId="0000051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beat.)</w:t>
      </w:r>
    </w:p>
    <w:p w:rsidR="00000000" w:rsidDel="00000000" w:rsidP="00000000" w:rsidRDefault="00000000" w:rsidRPr="00000000" w14:paraId="00000519">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051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ko na po alam.</w:t>
      </w:r>
    </w:p>
    <w:p w:rsidR="00000000" w:rsidDel="00000000" w:rsidP="00000000" w:rsidRDefault="00000000" w:rsidRPr="00000000" w14:paraId="0000051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Maybe...</w:t>
      </w:r>
    </w:p>
    <w:p w:rsidR="00000000" w:rsidDel="00000000" w:rsidP="00000000" w:rsidRDefault="00000000" w:rsidRPr="00000000" w14:paraId="0000051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few months.</w:t>
      </w:r>
    </w:p>
    <w:p w:rsidR="00000000" w:rsidDel="00000000" w:rsidP="00000000" w:rsidRDefault="00000000" w:rsidRPr="00000000" w14:paraId="0000051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exchanges a quick glance with RICARDO.)</w:t>
      </w:r>
    </w:p>
    <w:p w:rsidR="00000000" w:rsidDel="00000000" w:rsidP="00000000" w:rsidRDefault="00000000" w:rsidRPr="00000000" w14:paraId="0000051E">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051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Kaya ba bumababa grades mo?</w:t>
      </w:r>
    </w:p>
    <w:p w:rsidR="00000000" w:rsidDel="00000000" w:rsidP="00000000" w:rsidRDefault="00000000" w:rsidRPr="00000000" w14:paraId="0000052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(MAYA's eyes widen.)</w:t>
      </w:r>
    </w:p>
    <w:p w:rsidR="00000000" w:rsidDel="00000000" w:rsidP="00000000" w:rsidRDefault="00000000" w:rsidRPr="00000000" w14:paraId="0000052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doesn't answer.</w:t>
      </w:r>
    </w:p>
    <w:p w:rsidR="00000000" w:rsidDel="00000000" w:rsidP="00000000" w:rsidRDefault="00000000" w:rsidRPr="00000000" w14:paraId="0000052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JENNIFER's voice becomes firmer.</w:t>
      </w:r>
    </w:p>
    <w:p w:rsidR="00000000" w:rsidDel="00000000" w:rsidP="00000000" w:rsidRDefault="00000000" w:rsidRPr="00000000" w14:paraId="0000052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louder.</w:t>
      </w:r>
    </w:p>
    <w:p w:rsidR="00000000" w:rsidDel="00000000" w:rsidP="00000000" w:rsidRDefault="00000000" w:rsidRPr="00000000" w14:paraId="0000052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Just firmer.</w:t>
      </w:r>
    </w:p>
    <w:p w:rsidR="00000000" w:rsidDel="00000000" w:rsidP="00000000" w:rsidRDefault="00000000" w:rsidRPr="00000000" w14:paraId="00000525">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 (CONT'D)</w:t>
      </w:r>
    </w:p>
    <w:p w:rsidR="00000000" w:rsidDel="00000000" w:rsidP="00000000" w:rsidRDefault="00000000" w:rsidRPr="00000000" w14:paraId="0000052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w:t>
      </w:r>
    </w:p>
    <w:p w:rsidR="00000000" w:rsidDel="00000000" w:rsidP="00000000" w:rsidRDefault="00000000" w:rsidRPr="00000000" w14:paraId="0000052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I'm asking you.</w:t>
      </w:r>
    </w:p>
    <w:p w:rsidR="00000000" w:rsidDel="00000000" w:rsidP="00000000" w:rsidRDefault="00000000" w:rsidRPr="00000000" w14:paraId="0000052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Is this the reason?</w:t>
      </w:r>
    </w:p>
    <w:p w:rsidR="00000000" w:rsidDel="00000000" w:rsidP="00000000" w:rsidRDefault="00000000" w:rsidRPr="00000000" w14:paraId="0000052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takes a shaky breath.)</w:t>
      </w:r>
    </w:p>
    <w:p w:rsidR="00000000" w:rsidDel="00000000" w:rsidP="00000000" w:rsidRDefault="00000000" w:rsidRPr="00000000" w14:paraId="0000052A">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052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po...</w:t>
      </w:r>
    </w:p>
    <w:p w:rsidR="00000000" w:rsidDel="00000000" w:rsidP="00000000" w:rsidRDefault="00000000" w:rsidRPr="00000000" w14:paraId="0000052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lang...</w:t>
      </w:r>
    </w:p>
    <w:p w:rsidR="00000000" w:rsidDel="00000000" w:rsidP="00000000" w:rsidRDefault="00000000" w:rsidRPr="00000000" w14:paraId="0000052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(Pause.)</w:t>
      </w:r>
    </w:p>
    <w:p w:rsidR="00000000" w:rsidDel="00000000" w:rsidP="00000000" w:rsidRDefault="00000000" w:rsidRPr="00000000" w14:paraId="0000052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lang talaga ako okay.</w:t>
      </w:r>
    </w:p>
    <w:p w:rsidR="00000000" w:rsidDel="00000000" w:rsidP="00000000" w:rsidRDefault="00000000" w:rsidRPr="00000000" w14:paraId="0000052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room falls silent.)</w:t>
      </w:r>
    </w:p>
    <w:p w:rsidR="00000000" w:rsidDel="00000000" w:rsidP="00000000" w:rsidRDefault="00000000" w:rsidRPr="00000000" w14:paraId="0000053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JENNIFER's expression changes.</w:t>
      </w:r>
    </w:p>
    <w:p w:rsidR="00000000" w:rsidDel="00000000" w:rsidP="00000000" w:rsidRDefault="00000000" w:rsidRPr="00000000" w14:paraId="00000531">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053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Anong ibig mong sabihin?</w:t>
      </w:r>
    </w:p>
    <w:p w:rsidR="00000000" w:rsidDel="00000000" w:rsidP="00000000" w:rsidRDefault="00000000" w:rsidRPr="00000000" w14:paraId="0000053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stares at the table.)</w:t>
      </w:r>
    </w:p>
    <w:p w:rsidR="00000000" w:rsidDel="00000000" w:rsidP="00000000" w:rsidRDefault="00000000" w:rsidRPr="00000000" w14:paraId="0000053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struggles to speak.</w:t>
      </w:r>
    </w:p>
    <w:p w:rsidR="00000000" w:rsidDel="00000000" w:rsidP="00000000" w:rsidRDefault="00000000" w:rsidRPr="00000000" w14:paraId="00000535">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536">
      <w:pPr>
        <w:spacing w:after="240" w:before="240" w:lineRule="auto"/>
        <w:jc w:val="center"/>
        <w:rPr>
          <w:rFonts w:ascii="Courier" w:cs="Courier" w:eastAsia="Courier" w:hAnsi="Courier"/>
          <w:color w:val="38761d"/>
          <w:sz w:val="24"/>
          <w:szCs w:val="24"/>
        </w:rPr>
      </w:pPr>
      <w:commentRangeStart w:id="7"/>
      <w:r w:rsidDel="00000000" w:rsidR="00000000" w:rsidRPr="00000000">
        <w:rPr>
          <w:rFonts w:ascii="Courier" w:cs="Courier" w:eastAsia="Courier" w:hAnsi="Courier"/>
          <w:color w:val="38761d"/>
          <w:sz w:val="24"/>
          <w:szCs w:val="24"/>
          <w:rtl w:val="0"/>
        </w:rPr>
        <w:t xml:space="preserve">Honestly, I feel like I’m having trouble with my studies, Ma.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53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Pero...</w:t>
      </w:r>
    </w:p>
    <w:p w:rsidR="00000000" w:rsidDel="00000000" w:rsidP="00000000" w:rsidRDefault="00000000" w:rsidRPr="00000000" w14:paraId="0000053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habang tumatagal...</w:t>
      </w:r>
    </w:p>
    <w:p w:rsidR="00000000" w:rsidDel="00000000" w:rsidP="00000000" w:rsidRDefault="00000000" w:rsidRPr="00000000" w14:paraId="0000053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mas lalo kong nare-realize...</w:t>
      </w:r>
    </w:p>
    <w:p w:rsidR="00000000" w:rsidDel="00000000" w:rsidP="00000000" w:rsidRDefault="00000000" w:rsidRPr="00000000" w14:paraId="0000053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(Pause.)</w:t>
      </w:r>
    </w:p>
    <w:p w:rsidR="00000000" w:rsidDel="00000000" w:rsidP="00000000" w:rsidRDefault="00000000" w:rsidRPr="00000000" w14:paraId="0000053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ko na kaya.</w:t>
      </w:r>
    </w:p>
    <w:p w:rsidR="00000000" w:rsidDel="00000000" w:rsidP="00000000" w:rsidRDefault="00000000" w:rsidRPr="00000000" w14:paraId="0000053C">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53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Anak...</w:t>
      </w:r>
    </w:p>
    <w:p w:rsidR="00000000" w:rsidDel="00000000" w:rsidP="00000000" w:rsidRDefault="00000000" w:rsidRPr="00000000" w14:paraId="0000053E">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53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(Putting her fork down.)</w:t>
      </w:r>
    </w:p>
    <w:p w:rsidR="00000000" w:rsidDel="00000000" w:rsidP="00000000" w:rsidRDefault="00000000" w:rsidRPr="00000000" w14:paraId="0000054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ko na po alam kung gusto ko pa ba 'tong course.</w:t>
      </w:r>
    </w:p>
    <w:p w:rsidR="00000000" w:rsidDel="00000000" w:rsidP="00000000" w:rsidRDefault="00000000" w:rsidRPr="00000000" w14:paraId="0000054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(Silence.)</w:t>
      </w:r>
    </w:p>
    <w:p w:rsidR="00000000" w:rsidDel="00000000" w:rsidP="00000000" w:rsidRDefault="00000000" w:rsidRPr="00000000" w14:paraId="0000054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blinks.</w:t>
      </w:r>
    </w:p>
    <w:p w:rsidR="00000000" w:rsidDel="00000000" w:rsidP="00000000" w:rsidRDefault="00000000" w:rsidRPr="00000000" w14:paraId="0000054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As if she misheard.</w:t>
      </w:r>
    </w:p>
    <w:p w:rsidR="00000000" w:rsidDel="00000000" w:rsidP="00000000" w:rsidRDefault="00000000" w:rsidRPr="00000000" w14:paraId="00000544">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54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Ano?</w:t>
      </w:r>
    </w:p>
    <w:p w:rsidR="00000000" w:rsidDel="00000000" w:rsidP="00000000" w:rsidRDefault="00000000" w:rsidRPr="00000000" w14:paraId="00000546">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54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(Voice trembling.)</w:t>
      </w:r>
    </w:p>
    <w:p w:rsidR="00000000" w:rsidDel="00000000" w:rsidP="00000000" w:rsidRDefault="00000000" w:rsidRPr="00000000" w14:paraId="0000054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 don't think...</w:t>
      </w:r>
    </w:p>
    <w:p w:rsidR="00000000" w:rsidDel="00000000" w:rsidP="00000000" w:rsidRDefault="00000000" w:rsidRPr="00000000" w14:paraId="0000054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Computer Science is for me.</w:t>
      </w:r>
    </w:p>
    <w:p w:rsidR="00000000" w:rsidDel="00000000" w:rsidP="00000000" w:rsidRDefault="00000000" w:rsidRPr="00000000" w14:paraId="0000054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sits back.)</w:t>
      </w:r>
    </w:p>
    <w:p w:rsidR="00000000" w:rsidDel="00000000" w:rsidP="00000000" w:rsidRDefault="00000000" w:rsidRPr="00000000" w14:paraId="0000054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Speechless.</w:t>
      </w:r>
    </w:p>
    <w:p w:rsidR="00000000" w:rsidDel="00000000" w:rsidP="00000000" w:rsidRDefault="00000000" w:rsidRPr="00000000" w14:paraId="0000054C">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looks at MAYA.</w:t>
      </w:r>
    </w:p>
    <w:p w:rsidR="00000000" w:rsidDel="00000000" w:rsidP="00000000" w:rsidRDefault="00000000" w:rsidRPr="00000000" w14:paraId="0000054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Concerned.</w:t>
      </w:r>
    </w:p>
    <w:p w:rsidR="00000000" w:rsidDel="00000000" w:rsidP="00000000" w:rsidRDefault="00000000" w:rsidRPr="00000000" w14:paraId="0000054E">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54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w:t>
      </w:r>
    </w:p>
    <w:p w:rsidR="00000000" w:rsidDel="00000000" w:rsidP="00000000" w:rsidRDefault="00000000" w:rsidRPr="00000000" w14:paraId="0000055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Bakit ngayon mo lang sinabi?</w:t>
      </w:r>
    </w:p>
    <w:p w:rsidR="00000000" w:rsidDel="00000000" w:rsidP="00000000" w:rsidRDefault="00000000" w:rsidRPr="00000000" w14:paraId="0000055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laughs softly.)</w:t>
      </w:r>
    </w:p>
    <w:p w:rsidR="00000000" w:rsidDel="00000000" w:rsidP="00000000" w:rsidRDefault="00000000" w:rsidRPr="00000000" w14:paraId="0000055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Not because it's funny.</w:t>
      </w:r>
    </w:p>
    <w:p w:rsidR="00000000" w:rsidDel="00000000" w:rsidP="00000000" w:rsidRDefault="00000000" w:rsidRPr="00000000" w14:paraId="0000055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Because she's exhausted.</w:t>
      </w:r>
    </w:p>
    <w:p w:rsidR="00000000" w:rsidDel="00000000" w:rsidP="00000000" w:rsidRDefault="00000000" w:rsidRPr="00000000" w14:paraId="00000554">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55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Kasi natatakot ako.</w:t>
      </w:r>
    </w:p>
    <w:p w:rsidR="00000000" w:rsidDel="00000000" w:rsidP="00000000" w:rsidRDefault="00000000" w:rsidRPr="00000000" w14:paraId="0000055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(Pause.)</w:t>
      </w:r>
    </w:p>
    <w:p w:rsidR="00000000" w:rsidDel="00000000" w:rsidP="00000000" w:rsidRDefault="00000000" w:rsidRPr="00000000" w14:paraId="0000055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Natatakot akong madisappoint kayo.</w:t>
      </w:r>
    </w:p>
    <w:p w:rsidR="00000000" w:rsidDel="00000000" w:rsidP="00000000" w:rsidRDefault="00000000" w:rsidRPr="00000000" w14:paraId="0000055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Natatakot akong isipin n'yo na sinayang ko lahat.</w:t>
      </w:r>
    </w:p>
    <w:p w:rsidR="00000000" w:rsidDel="00000000" w:rsidP="00000000" w:rsidRDefault="00000000" w:rsidRPr="00000000" w14:paraId="0000055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grips the edge of the table.)</w:t>
      </w:r>
    </w:p>
    <w:p w:rsidR="00000000" w:rsidDel="00000000" w:rsidP="00000000" w:rsidRDefault="00000000" w:rsidRPr="00000000" w14:paraId="0000055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Her breathing grows uneven.</w:t>
      </w:r>
    </w:p>
    <w:p w:rsidR="00000000" w:rsidDel="00000000" w:rsidP="00000000" w:rsidRDefault="00000000" w:rsidRPr="00000000" w14:paraId="0000055B">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55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Lahat ng paghihirap mo...</w:t>
      </w:r>
    </w:p>
    <w:p w:rsidR="00000000" w:rsidDel="00000000" w:rsidP="00000000" w:rsidRDefault="00000000" w:rsidRPr="00000000" w14:paraId="0000055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Lahat ng sakripisyo natin...</w:t>
      </w:r>
    </w:p>
    <w:p w:rsidR="00000000" w:rsidDel="00000000" w:rsidP="00000000" w:rsidRDefault="00000000" w:rsidRPr="00000000" w14:paraId="0000055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Tapos ngayon mo lang sasabihin?</w:t>
      </w:r>
    </w:p>
    <w:p w:rsidR="00000000" w:rsidDel="00000000" w:rsidP="00000000" w:rsidRDefault="00000000" w:rsidRPr="00000000" w14:paraId="0000055F">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56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I'm sorry...</w:t>
      </w:r>
    </w:p>
    <w:p w:rsidR="00000000" w:rsidDel="00000000" w:rsidP="00000000" w:rsidRDefault="00000000" w:rsidRPr="00000000" w14:paraId="00000561">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56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Sorry?</w:t>
      </w:r>
    </w:p>
    <w:p w:rsidR="00000000" w:rsidDel="00000000" w:rsidP="00000000" w:rsidRDefault="00000000" w:rsidRPr="00000000" w14:paraId="0000056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w:t>
      </w:r>
    </w:p>
    <w:p w:rsidR="00000000" w:rsidDel="00000000" w:rsidP="00000000" w:rsidRDefault="00000000" w:rsidRPr="00000000" w14:paraId="0000056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Alam mo ba kung gaano ka namin pinagtrabahuhan para makarating ka rito?</w:t>
      </w:r>
    </w:p>
    <w:p w:rsidR="00000000" w:rsidDel="00000000" w:rsidP="00000000" w:rsidRDefault="00000000" w:rsidRPr="00000000" w14:paraId="00000565">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56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Alam ko po.</w:t>
      </w:r>
    </w:p>
    <w:p w:rsidR="00000000" w:rsidDel="00000000" w:rsidP="00000000" w:rsidRDefault="00000000" w:rsidRPr="00000000" w14:paraId="0000056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Kaya nga hindi ko sinabi.</w:t>
      </w:r>
    </w:p>
    <w:p w:rsidR="00000000" w:rsidDel="00000000" w:rsidP="00000000" w:rsidRDefault="00000000" w:rsidRPr="00000000" w14:paraId="00000568">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56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Then why keep drawing?</w:t>
      </w:r>
    </w:p>
    <w:p w:rsidR="00000000" w:rsidDel="00000000" w:rsidP="00000000" w:rsidRDefault="00000000" w:rsidRPr="00000000" w14:paraId="0000056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Why hide this from us?</w:t>
      </w:r>
    </w:p>
    <w:p w:rsidR="00000000" w:rsidDel="00000000" w:rsidP="00000000" w:rsidRDefault="00000000" w:rsidRPr="00000000" w14:paraId="0000056B">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56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Because...</w:t>
      </w:r>
    </w:p>
    <w:p w:rsidR="00000000" w:rsidDel="00000000" w:rsidP="00000000" w:rsidRDefault="00000000" w:rsidRPr="00000000" w14:paraId="0000056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(Pause.)</w:t>
      </w:r>
    </w:p>
    <w:p w:rsidR="00000000" w:rsidDel="00000000" w:rsidP="00000000" w:rsidRDefault="00000000" w:rsidRPr="00000000" w14:paraId="0000056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It's the only thing that still makes me happy.</w:t>
      </w:r>
    </w:p>
    <w:p w:rsidR="00000000" w:rsidDel="00000000" w:rsidP="00000000" w:rsidRDefault="00000000" w:rsidRPr="00000000" w14:paraId="0000056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words hang heavily in the room.)</w:t>
      </w:r>
    </w:p>
    <w:p w:rsidR="00000000" w:rsidDel="00000000" w:rsidP="00000000" w:rsidRDefault="00000000" w:rsidRPr="00000000" w14:paraId="0000057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falls completely silent.</w:t>
      </w:r>
    </w:p>
    <w:p w:rsidR="00000000" w:rsidDel="00000000" w:rsidP="00000000" w:rsidRDefault="00000000" w:rsidRPr="00000000" w14:paraId="00000571">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lowers his gaze.</w:t>
      </w:r>
    </w:p>
    <w:p w:rsidR="00000000" w:rsidDel="00000000" w:rsidP="00000000" w:rsidRDefault="00000000" w:rsidRPr="00000000" w14:paraId="0000057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 one knows what to say.</w:t>
      </w:r>
    </w:p>
    <w:p w:rsidR="00000000" w:rsidDel="00000000" w:rsidP="00000000" w:rsidRDefault="00000000" w:rsidRPr="00000000" w14:paraId="0000057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slowly stands from her chair.)</w:t>
      </w:r>
    </w:p>
    <w:p w:rsidR="00000000" w:rsidDel="00000000" w:rsidP="00000000" w:rsidRDefault="00000000" w:rsidRPr="00000000" w14:paraId="0000057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(Tears begin forming in her eyes.)</w:t>
      </w:r>
    </w:p>
    <w:p w:rsidR="00000000" w:rsidDel="00000000" w:rsidP="00000000" w:rsidRDefault="00000000" w:rsidRPr="00000000" w14:paraId="00000575">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57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I'm sorry.</w:t>
      </w:r>
    </w:p>
    <w:p w:rsidR="00000000" w:rsidDel="00000000" w:rsidP="00000000" w:rsidRDefault="00000000" w:rsidRPr="00000000" w14:paraId="0000057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w:t>
      </w:r>
    </w:p>
    <w:p w:rsidR="00000000" w:rsidDel="00000000" w:rsidP="00000000" w:rsidRDefault="00000000" w:rsidRPr="00000000" w14:paraId="0000057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 can't do this right now.</w:t>
      </w:r>
    </w:p>
    <w:p w:rsidR="00000000" w:rsidDel="00000000" w:rsidP="00000000" w:rsidRDefault="00000000" w:rsidRPr="00000000" w14:paraId="0000057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hurriedly walks away.)</w:t>
      </w:r>
    </w:p>
    <w:p w:rsidR="00000000" w:rsidDel="00000000" w:rsidP="00000000" w:rsidRDefault="00000000" w:rsidRPr="00000000" w14:paraId="0000057A">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57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w:t>
      </w:r>
    </w:p>
    <w:p w:rsidR="00000000" w:rsidDel="00000000" w:rsidP="00000000" w:rsidRDefault="00000000" w:rsidRPr="00000000" w14:paraId="0000057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doesn't stop.)</w:t>
      </w:r>
    </w:p>
    <w:p w:rsidR="00000000" w:rsidDel="00000000" w:rsidP="00000000" w:rsidRDefault="00000000" w:rsidRPr="00000000" w14:paraId="0000057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disappears down the hallway.</w:t>
      </w:r>
    </w:p>
    <w:p w:rsidR="00000000" w:rsidDel="00000000" w:rsidP="00000000" w:rsidRDefault="00000000" w:rsidRPr="00000000" w14:paraId="0000057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bedroom door closes.</w:t>
      </w:r>
    </w:p>
    <w:p w:rsidR="00000000" w:rsidDel="00000000" w:rsidP="00000000" w:rsidRDefault="00000000" w:rsidRPr="00000000" w14:paraId="0000057F">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Then—</w:t>
      </w:r>
    </w:p>
    <w:p w:rsidR="00000000" w:rsidDel="00000000" w:rsidP="00000000" w:rsidRDefault="00000000" w:rsidRPr="00000000" w14:paraId="00000580">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Silence.</w:t>
      </w:r>
    </w:p>
    <w:p w:rsidR="00000000" w:rsidDel="00000000" w:rsidP="00000000" w:rsidRDefault="00000000" w:rsidRPr="00000000" w14:paraId="00000581">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sighs deeply.</w:t>
      </w:r>
    </w:p>
    <w:p w:rsidR="00000000" w:rsidDel="00000000" w:rsidP="00000000" w:rsidRDefault="00000000" w:rsidRPr="00000000" w14:paraId="0000058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remains seated.</w:t>
      </w:r>
    </w:p>
    <w:p w:rsidR="00000000" w:rsidDel="00000000" w:rsidP="00000000" w:rsidRDefault="00000000" w:rsidRPr="00000000" w14:paraId="0000058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Still staring at the sketchbook.</w:t>
      </w:r>
    </w:p>
    <w:p w:rsidR="00000000" w:rsidDel="00000000" w:rsidP="00000000" w:rsidRDefault="00000000" w:rsidRPr="00000000" w14:paraId="0000058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Unable to process everything she has just heard.</w:t>
      </w:r>
    </w:p>
    <w:p w:rsidR="00000000" w:rsidDel="00000000" w:rsidP="00000000" w:rsidRDefault="00000000" w:rsidRPr="00000000" w14:paraId="0000058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room suddenly feels much larger.</w:t>
      </w:r>
    </w:p>
    <w:p w:rsidR="00000000" w:rsidDel="00000000" w:rsidP="00000000" w:rsidRDefault="00000000" w:rsidRPr="00000000" w14:paraId="00000586">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Much quieter.</w:t>
      </w:r>
    </w:p>
    <w:p w:rsidR="00000000" w:rsidDel="00000000" w:rsidP="00000000" w:rsidRDefault="00000000" w:rsidRPr="00000000" w14:paraId="0000058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camera slowly pushes toward JENNIFER.</w:t>
      </w:r>
    </w:p>
    <w:p w:rsidR="00000000" w:rsidDel="00000000" w:rsidP="00000000" w:rsidRDefault="00000000" w:rsidRPr="00000000" w14:paraId="00000588">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Her breathing becomes the only audible sound.</w:t>
      </w:r>
    </w:p>
    <w:p w:rsidR="00000000" w:rsidDel="00000000" w:rsidP="00000000" w:rsidRDefault="00000000" w:rsidRPr="00000000" w14:paraId="00000589">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58A">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PERSPECTIVE SHIFT: JENNIFER ILAGAN</w:t>
      </w:r>
    </w:p>
    <w:p w:rsidR="00000000" w:rsidDel="00000000" w:rsidP="00000000" w:rsidRDefault="00000000" w:rsidRPr="00000000" w14:paraId="0000058B">
      <w:pPr>
        <w:pStyle w:val="Heading3"/>
        <w:keepNext w:val="0"/>
        <w:keepLines w:val="0"/>
        <w:spacing w:before="280" w:lineRule="auto"/>
        <w:rPr>
          <w:rFonts w:ascii="Courier" w:cs="Courier" w:eastAsia="Courier" w:hAnsi="Courier"/>
          <w:b w:val="1"/>
          <w:bCs w:val="1"/>
          <w:color w:val="000000"/>
          <w:sz w:val="26"/>
          <w:szCs w:val="26"/>
        </w:rPr>
      </w:pPr>
      <w:bookmarkStart w:colFirst="0" w:colLast="0" w:name="_7k1oeju041mk" w:id="48"/>
      <w:bookmarkEnd w:id="48"/>
      <w:r w:rsidDel="00000000" w:rsidR="00000000" w:rsidRPr="00000000">
        <w:rPr>
          <w:rtl w:val="0"/>
        </w:rPr>
      </w:r>
    </w:p>
    <w:p w:rsidR="00000000" w:rsidDel="00000000" w:rsidP="00000000" w:rsidRDefault="00000000" w:rsidRPr="00000000" w14:paraId="0000058C">
      <w:pPr>
        <w:spacing w:after="240" w:before="240" w:lineRule="auto"/>
        <w:rPr>
          <w:rFonts w:ascii="Courier" w:cs="Courier" w:eastAsia="Courier" w:hAnsi="Courier"/>
          <w:b w:val="1"/>
          <w:bCs w:val="1"/>
          <w:sz w:val="26"/>
          <w:szCs w:val="26"/>
        </w:rPr>
      </w:pPr>
      <w:r w:rsidDel="00000000" w:rsidR="00000000" w:rsidRPr="00000000">
        <w:rPr>
          <w:rFonts w:ascii="Courier" w:cs="Courier" w:eastAsia="Courier" w:hAnsi="Courier"/>
          <w:b w:val="1"/>
          <w:bCs w:val="1"/>
          <w:sz w:val="26"/>
          <w:szCs w:val="26"/>
          <w:rtl w:val="0"/>
        </w:rPr>
        <w:t xml:space="preserve">INT. ILAGAN HOUSE - DINING ROOM - CONTINUOUS</w:t>
      </w:r>
    </w:p>
    <w:p w:rsidR="00000000" w:rsidDel="00000000" w:rsidP="00000000" w:rsidRDefault="00000000" w:rsidRPr="00000000" w14:paraId="0000058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room remains silent after MAYA rushes upstairs.</w:t>
      </w:r>
    </w:p>
    <w:p w:rsidR="00000000" w:rsidDel="00000000" w:rsidP="00000000" w:rsidRDefault="00000000" w:rsidRPr="00000000" w14:paraId="0000058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echo of her bedroom door closing lingers throughout the house.</w:t>
      </w:r>
    </w:p>
    <w:p w:rsidR="00000000" w:rsidDel="00000000" w:rsidP="00000000" w:rsidRDefault="00000000" w:rsidRPr="00000000" w14:paraId="0000058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remains frozen in her seat.</w:t>
      </w:r>
    </w:p>
    <w:p w:rsidR="00000000" w:rsidDel="00000000" w:rsidP="00000000" w:rsidRDefault="00000000" w:rsidRPr="00000000" w14:paraId="0000059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stay fixed on the sketchbook resting in front of her.</w:t>
      </w:r>
    </w:p>
    <w:p w:rsidR="00000000" w:rsidDel="00000000" w:rsidP="00000000" w:rsidRDefault="00000000" w:rsidRPr="00000000" w14:paraId="0000059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quietly exhales and leans back in his chair.</w:t>
      </w:r>
    </w:p>
    <w:p w:rsidR="00000000" w:rsidDel="00000000" w:rsidP="00000000" w:rsidRDefault="00000000" w:rsidRPr="00000000" w14:paraId="0000059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Neither of them speaks.</w:t>
      </w:r>
    </w:p>
    <w:p w:rsidR="00000000" w:rsidDel="00000000" w:rsidP="00000000" w:rsidRDefault="00000000" w:rsidRPr="00000000" w14:paraId="0000059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the first time in years...</w:t>
      </w:r>
    </w:p>
    <w:p w:rsidR="00000000" w:rsidDel="00000000" w:rsidP="00000000" w:rsidRDefault="00000000" w:rsidRPr="00000000" w14:paraId="0000059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They don't know what to say.</w:t>
      </w:r>
    </w:p>
    <w:p w:rsidR="00000000" w:rsidDel="00000000" w:rsidP="00000000" w:rsidRDefault="00000000" w:rsidRPr="00000000" w14:paraId="0000059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gently closes the sketchbook.</w:t>
      </w:r>
    </w:p>
    <w:p w:rsidR="00000000" w:rsidDel="00000000" w:rsidP="00000000" w:rsidRDefault="00000000" w:rsidRPr="00000000" w14:paraId="0000059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looks toward the hallway leading to MAYA's room.</w:t>
      </w:r>
    </w:p>
    <w:p w:rsidR="00000000" w:rsidDel="00000000" w:rsidP="00000000" w:rsidRDefault="00000000" w:rsidRPr="00000000" w14:paraId="0000059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back at JENNIFER.</w:t>
      </w:r>
    </w:p>
    <w:p w:rsidR="00000000" w:rsidDel="00000000" w:rsidP="00000000" w:rsidRDefault="00000000" w:rsidRPr="00000000" w14:paraId="00000598">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059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59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natin napansin.</w:t>
      </w:r>
    </w:p>
    <w:p w:rsidR="00000000" w:rsidDel="00000000" w:rsidP="00000000" w:rsidRDefault="00000000" w:rsidRPr="00000000" w14:paraId="0000059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doesn't answer.)</w:t>
      </w:r>
    </w:p>
    <w:p w:rsidR="00000000" w:rsidDel="00000000" w:rsidP="00000000" w:rsidRDefault="00000000" w:rsidRPr="00000000" w14:paraId="0000059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continues staring at the sketchbook.</w:t>
      </w:r>
    </w:p>
    <w:p w:rsidR="00000000" w:rsidDel="00000000" w:rsidP="00000000" w:rsidRDefault="00000000" w:rsidRPr="00000000" w14:paraId="0000059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Almost as if she's seeing it for the first time.</w:t>
      </w:r>
    </w:p>
    <w:p w:rsidR="00000000" w:rsidDel="00000000" w:rsidP="00000000" w:rsidRDefault="00000000" w:rsidRPr="00000000" w14:paraId="0000059E">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 (CONT'D)</w:t>
      </w:r>
    </w:p>
    <w:p w:rsidR="00000000" w:rsidDel="00000000" w:rsidP="00000000" w:rsidRDefault="00000000" w:rsidRPr="00000000" w14:paraId="0000059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Mukhang matagal na niya 'tong dinadala.</w:t>
      </w:r>
    </w:p>
    <w:p w:rsidR="00000000" w:rsidDel="00000000" w:rsidP="00000000" w:rsidRDefault="00000000" w:rsidRPr="00000000" w14:paraId="000005A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finally looks at RICARDO.)</w:t>
      </w:r>
    </w:p>
    <w:p w:rsidR="00000000" w:rsidDel="00000000" w:rsidP="00000000" w:rsidRDefault="00000000" w:rsidRPr="00000000" w14:paraId="000005A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voice is barely above a whisper.</w:t>
      </w:r>
    </w:p>
    <w:p w:rsidR="00000000" w:rsidDel="00000000" w:rsidP="00000000" w:rsidRDefault="00000000" w:rsidRPr="00000000" w14:paraId="000005A2">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05A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Bakit...</w:t>
      </w:r>
    </w:p>
    <w:p w:rsidR="00000000" w:rsidDel="00000000" w:rsidP="00000000" w:rsidRDefault="00000000" w:rsidRPr="00000000" w14:paraId="000005A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Bakit hindi niya sinabi?</w:t>
      </w:r>
    </w:p>
    <w:p w:rsidR="00000000" w:rsidDel="00000000" w:rsidP="00000000" w:rsidRDefault="00000000" w:rsidRPr="00000000" w14:paraId="000005A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sighs.)</w:t>
      </w:r>
    </w:p>
    <w:p w:rsidR="00000000" w:rsidDel="00000000" w:rsidP="00000000" w:rsidRDefault="00000000" w:rsidRPr="00000000" w14:paraId="000005A6">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05A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Baka natakot.</w:t>
      </w:r>
    </w:p>
    <w:p w:rsidR="00000000" w:rsidDel="00000000" w:rsidP="00000000" w:rsidRDefault="00000000" w:rsidRPr="00000000" w14:paraId="000005A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lets out a small, disbelieving laugh.)</w:t>
      </w:r>
    </w:p>
    <w:p w:rsidR="00000000" w:rsidDel="00000000" w:rsidP="00000000" w:rsidRDefault="00000000" w:rsidRPr="00000000" w14:paraId="000005A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out of amusement.</w:t>
      </w:r>
    </w:p>
    <w:p w:rsidR="00000000" w:rsidDel="00000000" w:rsidP="00000000" w:rsidRDefault="00000000" w:rsidRPr="00000000" w14:paraId="000005A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Out of frustration.</w:t>
      </w:r>
    </w:p>
    <w:p w:rsidR="00000000" w:rsidDel="00000000" w:rsidP="00000000" w:rsidRDefault="00000000" w:rsidRPr="00000000" w14:paraId="000005AB">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05A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Natakot...</w:t>
      </w:r>
    </w:p>
    <w:p w:rsidR="00000000" w:rsidDel="00000000" w:rsidP="00000000" w:rsidRDefault="00000000" w:rsidRPr="00000000" w14:paraId="000005A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sa atin?</w:t>
      </w:r>
    </w:p>
    <w:p w:rsidR="00000000" w:rsidDel="00000000" w:rsidP="00000000" w:rsidRDefault="00000000" w:rsidRPr="00000000" w14:paraId="000005A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doesn't answer immediately.)</w:t>
      </w:r>
    </w:p>
    <w:p w:rsidR="00000000" w:rsidDel="00000000" w:rsidP="00000000" w:rsidRDefault="00000000" w:rsidRPr="00000000" w14:paraId="000005A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Instead...</w:t>
      </w:r>
    </w:p>
    <w:p w:rsidR="00000000" w:rsidDel="00000000" w:rsidP="00000000" w:rsidRDefault="00000000" w:rsidRPr="00000000" w14:paraId="000005B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quietly nods.</w:t>
      </w:r>
    </w:p>
    <w:p w:rsidR="00000000" w:rsidDel="00000000" w:rsidP="00000000" w:rsidRDefault="00000000" w:rsidRPr="00000000" w14:paraId="000005B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looks away.</w:t>
      </w:r>
    </w:p>
    <w:p w:rsidR="00000000" w:rsidDel="00000000" w:rsidP="00000000" w:rsidRDefault="00000000" w:rsidRPr="00000000" w14:paraId="000005B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His answer hurts more than she expected.</w:t>
      </w:r>
    </w:p>
    <w:p w:rsidR="00000000" w:rsidDel="00000000" w:rsidP="00000000" w:rsidRDefault="00000000" w:rsidRPr="00000000" w14:paraId="000005B3">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05B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Lahat ng ginagawa ko...</w:t>
      </w:r>
    </w:p>
    <w:p w:rsidR="00000000" w:rsidDel="00000000" w:rsidP="00000000" w:rsidRDefault="00000000" w:rsidRPr="00000000" w14:paraId="000005B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para sa kaniya.</w:t>
      </w:r>
    </w:p>
    <w:p w:rsidR="00000000" w:rsidDel="00000000" w:rsidP="00000000" w:rsidRDefault="00000000" w:rsidRPr="00000000" w14:paraId="000005B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Para maging okay ang future niya.</w:t>
      </w:r>
    </w:p>
    <w:p w:rsidR="00000000" w:rsidDel="00000000" w:rsidP="00000000" w:rsidRDefault="00000000" w:rsidRPr="00000000" w14:paraId="000005B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Para hindi siya mahirapan.</w:t>
      </w:r>
    </w:p>
    <w:p w:rsidR="00000000" w:rsidDel="00000000" w:rsidP="00000000" w:rsidRDefault="00000000" w:rsidRPr="00000000" w14:paraId="000005B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(Pause.)</w:t>
      </w:r>
    </w:p>
    <w:p w:rsidR="00000000" w:rsidDel="00000000" w:rsidP="00000000" w:rsidRDefault="00000000" w:rsidRPr="00000000" w14:paraId="000005B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Mali ba 'yon?</w:t>
      </w:r>
    </w:p>
    <w:p w:rsidR="00000000" w:rsidDel="00000000" w:rsidP="00000000" w:rsidRDefault="00000000" w:rsidRPr="00000000" w14:paraId="000005B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studies her.)</w:t>
      </w:r>
    </w:p>
    <w:p w:rsidR="00000000" w:rsidDel="00000000" w:rsidP="00000000" w:rsidRDefault="00000000" w:rsidRPr="00000000" w14:paraId="000005B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knows she isn't asking him.</w:t>
      </w:r>
    </w:p>
    <w:p w:rsidR="00000000" w:rsidDel="00000000" w:rsidP="00000000" w:rsidRDefault="00000000" w:rsidRPr="00000000" w14:paraId="000005B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She's asking herself.</w:t>
      </w:r>
    </w:p>
    <w:p w:rsidR="00000000" w:rsidDel="00000000" w:rsidP="00000000" w:rsidRDefault="00000000" w:rsidRPr="00000000" w14:paraId="000005BD">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05B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mali ang gusto mong mangyari.</w:t>
      </w:r>
    </w:p>
    <w:p w:rsidR="00000000" w:rsidDel="00000000" w:rsidP="00000000" w:rsidRDefault="00000000" w:rsidRPr="00000000" w14:paraId="000005B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(Pause.)</w:t>
      </w:r>
    </w:p>
    <w:p w:rsidR="00000000" w:rsidDel="00000000" w:rsidP="00000000" w:rsidRDefault="00000000" w:rsidRPr="00000000" w14:paraId="000005C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Pero...</w:t>
      </w:r>
    </w:p>
    <w:p w:rsidR="00000000" w:rsidDel="00000000" w:rsidP="00000000" w:rsidRDefault="00000000" w:rsidRPr="00000000" w14:paraId="000005C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baka mali na 'yung paraan.</w:t>
      </w:r>
    </w:p>
    <w:p w:rsidR="00000000" w:rsidDel="00000000" w:rsidP="00000000" w:rsidRDefault="00000000" w:rsidRPr="00000000" w14:paraId="000005C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lowers her head.)</w:t>
      </w:r>
    </w:p>
    <w:p w:rsidR="00000000" w:rsidDel="00000000" w:rsidP="00000000" w:rsidRDefault="00000000" w:rsidRPr="00000000" w14:paraId="000005C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hands tighten around the edge of the table.)</w:t>
      </w:r>
    </w:p>
    <w:p w:rsidR="00000000" w:rsidDel="00000000" w:rsidP="00000000" w:rsidRDefault="00000000" w:rsidRPr="00000000" w14:paraId="000005C4">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05C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was just trying to protect her.</w:t>
      </w:r>
    </w:p>
    <w:p w:rsidR="00000000" w:rsidDel="00000000" w:rsidP="00000000" w:rsidRDefault="00000000" w:rsidRPr="00000000" w14:paraId="000005C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(RICARDO's expression softens.)</w:t>
      </w:r>
    </w:p>
    <w:p w:rsidR="00000000" w:rsidDel="00000000" w:rsidP="00000000" w:rsidRDefault="00000000" w:rsidRPr="00000000" w14:paraId="000005C7">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05C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Alam ko.</w:t>
      </w:r>
    </w:p>
    <w:p w:rsidR="00000000" w:rsidDel="00000000" w:rsidP="00000000" w:rsidRDefault="00000000" w:rsidRPr="00000000" w14:paraId="000005C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takes a shaky breath.)</w:t>
      </w:r>
    </w:p>
    <w:p w:rsidR="00000000" w:rsidDel="00000000" w:rsidP="00000000" w:rsidRDefault="00000000" w:rsidRPr="00000000" w14:paraId="000005CA">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05C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No'ng sinabi niyang...</w:t>
      </w:r>
    </w:p>
    <w:p w:rsidR="00000000" w:rsidDel="00000000" w:rsidP="00000000" w:rsidRDefault="00000000" w:rsidRPr="00000000" w14:paraId="000005C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niya gusto 'yung course...</w:t>
      </w:r>
    </w:p>
    <w:p w:rsidR="00000000" w:rsidDel="00000000" w:rsidP="00000000" w:rsidRDefault="00000000" w:rsidRPr="00000000" w14:paraId="000005C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Parang...</w:t>
      </w:r>
    </w:p>
    <w:p w:rsidR="00000000" w:rsidDel="00000000" w:rsidP="00000000" w:rsidRDefault="00000000" w:rsidRPr="00000000" w14:paraId="000005C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ko siya kilala.</w:t>
      </w:r>
    </w:p>
    <w:p w:rsidR="00000000" w:rsidDel="00000000" w:rsidP="00000000" w:rsidRDefault="00000000" w:rsidRPr="00000000" w14:paraId="000005C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quietly nods.)</w:t>
      </w:r>
    </w:p>
    <w:p w:rsidR="00000000" w:rsidDel="00000000" w:rsidP="00000000" w:rsidRDefault="00000000" w:rsidRPr="00000000" w14:paraId="000005D0">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05D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Baka...</w:t>
      </w:r>
    </w:p>
    <w:p w:rsidR="00000000" w:rsidDel="00000000" w:rsidP="00000000" w:rsidRDefault="00000000" w:rsidRPr="00000000" w14:paraId="000005D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matagal na niyang sinusubukang sabihin.</w:t>
      </w:r>
    </w:p>
    <w:p w:rsidR="00000000" w:rsidDel="00000000" w:rsidP="00000000" w:rsidRDefault="00000000" w:rsidRPr="00000000" w14:paraId="000005D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lang natin narinig.</w:t>
      </w:r>
    </w:p>
    <w:p w:rsidR="00000000" w:rsidDel="00000000" w:rsidP="00000000" w:rsidRDefault="00000000" w:rsidRPr="00000000" w14:paraId="000005D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words linger.)</w:t>
      </w:r>
    </w:p>
    <w:p w:rsidR="00000000" w:rsidDel="00000000" w:rsidP="00000000" w:rsidRDefault="00000000" w:rsidRPr="00000000" w14:paraId="000005D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blinks rapidly.</w:t>
      </w:r>
    </w:p>
    <w:p w:rsidR="00000000" w:rsidDel="00000000" w:rsidP="00000000" w:rsidRDefault="00000000" w:rsidRPr="00000000" w14:paraId="000005D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Trying to keep herself together.</w:t>
      </w:r>
    </w:p>
    <w:p w:rsidR="00000000" w:rsidDel="00000000" w:rsidP="00000000" w:rsidRDefault="00000000" w:rsidRPr="00000000" w14:paraId="000005D7">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05D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Akala ko...</w:t>
      </w:r>
    </w:p>
    <w:p w:rsidR="00000000" w:rsidDel="00000000" w:rsidP="00000000" w:rsidRDefault="00000000" w:rsidRPr="00000000" w14:paraId="000005D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was doing everything right.</w:t>
      </w:r>
    </w:p>
    <w:p w:rsidR="00000000" w:rsidDel="00000000" w:rsidP="00000000" w:rsidRDefault="00000000" w:rsidRPr="00000000" w14:paraId="000005D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gently reaches across the table.)</w:t>
      </w:r>
    </w:p>
    <w:p w:rsidR="00000000" w:rsidDel="00000000" w:rsidP="00000000" w:rsidRDefault="00000000" w:rsidRPr="00000000" w14:paraId="000005D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places a comforting hand over hers.)</w:t>
      </w:r>
    </w:p>
    <w:p w:rsidR="00000000" w:rsidDel="00000000" w:rsidP="00000000" w:rsidRDefault="00000000" w:rsidRPr="00000000" w14:paraId="000005DC">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05D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w:t>
      </w:r>
    </w:p>
    <w:p w:rsidR="00000000" w:rsidDel="00000000" w:rsidP="00000000" w:rsidRDefault="00000000" w:rsidRPr="00000000" w14:paraId="000005D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Nobody teaches us how to become parents.</w:t>
      </w:r>
    </w:p>
    <w:p w:rsidR="00000000" w:rsidDel="00000000" w:rsidP="00000000" w:rsidRDefault="00000000" w:rsidRPr="00000000" w14:paraId="000005D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We're learning too.</w:t>
      </w:r>
    </w:p>
    <w:p w:rsidR="00000000" w:rsidDel="00000000" w:rsidP="00000000" w:rsidRDefault="00000000" w:rsidRPr="00000000" w14:paraId="000005E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Every day.</w:t>
      </w:r>
    </w:p>
    <w:p w:rsidR="00000000" w:rsidDel="00000000" w:rsidP="00000000" w:rsidRDefault="00000000" w:rsidRPr="00000000" w14:paraId="000005E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slowly nods.)</w:t>
      </w:r>
    </w:p>
    <w:p w:rsidR="00000000" w:rsidDel="00000000" w:rsidP="00000000" w:rsidRDefault="00000000" w:rsidRPr="00000000" w14:paraId="000005E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the reassurance doesn't erase the guilt settling inside her.</w:t>
      </w:r>
    </w:p>
    <w:p w:rsidR="00000000" w:rsidDel="00000000" w:rsidP="00000000" w:rsidRDefault="00000000" w:rsidRPr="00000000" w14:paraId="000005E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glances back at the sketchbook.)</w:t>
      </w:r>
    </w:p>
    <w:p w:rsidR="00000000" w:rsidDel="00000000" w:rsidP="00000000" w:rsidRDefault="00000000" w:rsidRPr="00000000" w14:paraId="000005E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fingers carefully brush over its worn cover.</w:t>
      </w:r>
    </w:p>
    <w:p w:rsidR="00000000" w:rsidDel="00000000" w:rsidP="00000000" w:rsidRDefault="00000000" w:rsidRPr="00000000" w14:paraId="000005E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edges are faded.</w:t>
      </w:r>
    </w:p>
    <w:p w:rsidR="00000000" w:rsidDel="00000000" w:rsidP="00000000" w:rsidRDefault="00000000" w:rsidRPr="00000000" w14:paraId="000005E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pages have begun to curl.</w:t>
      </w:r>
    </w:p>
    <w:p w:rsidR="00000000" w:rsidDel="00000000" w:rsidP="00000000" w:rsidRDefault="00000000" w:rsidRPr="00000000" w14:paraId="000005E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It's obvious...</w:t>
      </w:r>
    </w:p>
    <w:p w:rsidR="00000000" w:rsidDel="00000000" w:rsidP="00000000" w:rsidRDefault="00000000" w:rsidRPr="00000000" w14:paraId="000005E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This wasn't something MAYA started yesterday.</w:t>
      </w:r>
    </w:p>
    <w:p w:rsidR="00000000" w:rsidDel="00000000" w:rsidP="00000000" w:rsidRDefault="00000000" w:rsidRPr="00000000" w14:paraId="000005E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This had been hidden for a long time.</w:t>
      </w:r>
    </w:p>
    <w:p w:rsidR="00000000" w:rsidDel="00000000" w:rsidP="00000000" w:rsidRDefault="00000000" w:rsidRPr="00000000" w14:paraId="000005E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slowly stands.)</w:t>
      </w:r>
    </w:p>
    <w:p w:rsidR="00000000" w:rsidDel="00000000" w:rsidP="00000000" w:rsidRDefault="00000000" w:rsidRPr="00000000" w14:paraId="000005EB">
      <w:pPr>
        <w:spacing w:after="240" w:before="240" w:lineRule="auto"/>
        <w:jc w:val="center"/>
        <w:rPr>
          <w:rFonts w:ascii="Courier" w:cs="Courier" w:eastAsia="Courier" w:hAnsi="Courier"/>
          <w:color w:val="38761d"/>
          <w:sz w:val="24"/>
          <w:szCs w:val="24"/>
        </w:rPr>
      </w:pPr>
      <w:commentRangeStart w:id="8"/>
      <w:r w:rsidDel="00000000" w:rsidR="00000000" w:rsidRPr="00000000">
        <w:rPr>
          <w:rFonts w:ascii="Courier" w:cs="Courier" w:eastAsia="Courier" w:hAnsi="Courier"/>
          <w:color w:val="38761d"/>
          <w:sz w:val="24"/>
          <w:szCs w:val="24"/>
          <w:rtl w:val="0"/>
        </w:rPr>
        <w:t xml:space="preserve">(She picks up the sketchbook.)</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5EC">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5E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Saan ka pupunta?</w:t>
      </w:r>
    </w:p>
    <w:p w:rsidR="00000000" w:rsidDel="00000000" w:rsidP="00000000" w:rsidRDefault="00000000" w:rsidRPr="00000000" w14:paraId="000005E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r w:rsidDel="00000000" w:rsidR="00000000" w:rsidRPr="00000000">
        <w:rPr>
          <w:rtl w:val="0"/>
        </w:rPr>
      </w:r>
    </w:p>
    <w:p w:rsidR="00000000" w:rsidDel="00000000" w:rsidP="00000000" w:rsidRDefault="00000000" w:rsidRPr="00000000" w14:paraId="000005E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Gusto ko lang…</w:t>
      </w:r>
    </w:p>
    <w:p w:rsidR="00000000" w:rsidDel="00000000" w:rsidP="00000000" w:rsidRDefault="00000000" w:rsidRPr="00000000" w14:paraId="000005F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makita 'yung kwarto niya.</w:t>
      </w:r>
    </w:p>
    <w:p w:rsidR="00000000" w:rsidDel="00000000" w:rsidP="00000000" w:rsidRDefault="00000000" w:rsidRPr="00000000" w14:paraId="000005F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nods.)</w:t>
      </w:r>
    </w:p>
    <w:p w:rsidR="00000000" w:rsidDel="00000000" w:rsidP="00000000" w:rsidRDefault="00000000" w:rsidRPr="00000000" w14:paraId="000005F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 doesn't stop her.</w:t>
      </w:r>
    </w:p>
    <w:p w:rsidR="00000000" w:rsidDel="00000000" w:rsidP="00000000" w:rsidRDefault="00000000" w:rsidRPr="00000000" w14:paraId="000005F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quietly walks toward the hallway.</w:t>
      </w:r>
    </w:p>
    <w:p w:rsidR="00000000" w:rsidDel="00000000" w:rsidP="00000000" w:rsidRDefault="00000000" w:rsidRPr="00000000" w14:paraId="000005F4">
      <w:pPr>
        <w:rPr>
          <w:rFonts w:ascii="Courier" w:cs="Courier" w:eastAsia="Courier" w:hAnsi="Courier"/>
          <w:color w:val="38761d"/>
          <w:sz w:val="24"/>
          <w:szCs w:val="24"/>
        </w:rPr>
      </w:pPr>
      <w:r w:rsidDel="00000000" w:rsidR="00000000" w:rsidRPr="00000000">
        <w:rPr>
          <w:rtl w:val="0"/>
        </w:rPr>
      </w:r>
    </w:p>
    <w:p w:rsidR="00000000" w:rsidDel="00000000" w:rsidP="00000000" w:rsidRDefault="00000000" w:rsidRPr="00000000" w14:paraId="000005F5">
      <w:pPr>
        <w:pStyle w:val="Heading3"/>
        <w:keepNext w:val="0"/>
        <w:keepLines w:val="0"/>
        <w:spacing w:before="280" w:lineRule="auto"/>
        <w:rPr>
          <w:rFonts w:ascii="Courier" w:cs="Courier" w:eastAsia="Courier" w:hAnsi="Courier"/>
          <w:b w:val="1"/>
          <w:bCs w:val="1"/>
          <w:color w:val="38761d"/>
          <w:sz w:val="26"/>
          <w:szCs w:val="26"/>
        </w:rPr>
      </w:pPr>
      <w:bookmarkStart w:colFirst="0" w:colLast="0" w:name="_5fz1x1154w0i" w:id="49"/>
      <w:bookmarkEnd w:id="49"/>
      <w:r w:rsidDel="00000000" w:rsidR="00000000" w:rsidRPr="00000000">
        <w:rPr>
          <w:rFonts w:ascii="Courier" w:cs="Courier" w:eastAsia="Courier" w:hAnsi="Courier"/>
          <w:b w:val="1"/>
          <w:bCs w:val="1"/>
          <w:color w:val="38761d"/>
          <w:sz w:val="26"/>
          <w:szCs w:val="26"/>
          <w:rtl w:val="0"/>
        </w:rPr>
        <w:t xml:space="preserve">INT. ILAGAN HOUSE - HALLWAY - CONTINUOUS</w:t>
      </w:r>
    </w:p>
    <w:p w:rsidR="00000000" w:rsidDel="00000000" w:rsidP="00000000" w:rsidRDefault="00000000" w:rsidRPr="00000000" w14:paraId="000005F6">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hallway is dimly lit.</w:t>
      </w:r>
    </w:p>
    <w:p w:rsidR="00000000" w:rsidDel="00000000" w:rsidP="00000000" w:rsidRDefault="00000000" w:rsidRPr="00000000" w14:paraId="000005F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Family photographs decorate the walls.</w:t>
      </w:r>
    </w:p>
    <w:p w:rsidR="00000000" w:rsidDel="00000000" w:rsidP="00000000" w:rsidRDefault="00000000" w:rsidRPr="00000000" w14:paraId="000005F8">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One catches JENNIFER's attention.</w:t>
      </w:r>
    </w:p>
    <w:p w:rsidR="00000000" w:rsidDel="00000000" w:rsidP="00000000" w:rsidRDefault="00000000" w:rsidRPr="00000000" w14:paraId="000005F9">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younger MAYA.</w:t>
      </w:r>
    </w:p>
    <w:p w:rsidR="00000000" w:rsidDel="00000000" w:rsidP="00000000" w:rsidRDefault="00000000" w:rsidRPr="00000000" w14:paraId="000005FA">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Holding up a drawing made with crayons.</w:t>
      </w:r>
    </w:p>
    <w:p w:rsidR="00000000" w:rsidDel="00000000" w:rsidP="00000000" w:rsidRDefault="00000000" w:rsidRPr="00000000" w14:paraId="000005F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pauses.</w:t>
      </w:r>
    </w:p>
    <w:p w:rsidR="00000000" w:rsidDel="00000000" w:rsidP="00000000" w:rsidRDefault="00000000" w:rsidRPr="00000000" w14:paraId="000005FC">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smiles faintly.</w:t>
      </w:r>
    </w:p>
    <w:p w:rsidR="00000000" w:rsidDel="00000000" w:rsidP="00000000" w:rsidRDefault="00000000" w:rsidRPr="00000000" w14:paraId="000005F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Then continues walking.</w:t>
      </w:r>
    </w:p>
    <w:p w:rsidR="00000000" w:rsidDel="00000000" w:rsidP="00000000" w:rsidRDefault="00000000" w:rsidRPr="00000000" w14:paraId="000005FE">
      <w:pPr>
        <w:rPr>
          <w:rFonts w:ascii="Courier" w:cs="Courier" w:eastAsia="Courier" w:hAnsi="Courier"/>
          <w:color w:val="38761d"/>
          <w:sz w:val="24"/>
          <w:szCs w:val="24"/>
        </w:rPr>
      </w:pPr>
      <w:r w:rsidDel="00000000" w:rsidR="00000000" w:rsidRPr="00000000">
        <w:rPr>
          <w:rtl w:val="0"/>
        </w:rPr>
      </w:r>
    </w:p>
    <w:p w:rsidR="00000000" w:rsidDel="00000000" w:rsidP="00000000" w:rsidRDefault="00000000" w:rsidRPr="00000000" w14:paraId="000005FF">
      <w:pPr>
        <w:pStyle w:val="Heading3"/>
        <w:keepNext w:val="0"/>
        <w:keepLines w:val="0"/>
        <w:spacing w:before="280" w:lineRule="auto"/>
        <w:rPr>
          <w:rFonts w:ascii="Courier" w:cs="Courier" w:eastAsia="Courier" w:hAnsi="Courier"/>
          <w:b w:val="1"/>
          <w:bCs w:val="1"/>
          <w:color w:val="38761d"/>
          <w:sz w:val="26"/>
          <w:szCs w:val="26"/>
        </w:rPr>
      </w:pPr>
      <w:bookmarkStart w:colFirst="0" w:colLast="0" w:name="_fi58jgruird" w:id="50"/>
      <w:bookmarkEnd w:id="50"/>
      <w:r w:rsidDel="00000000" w:rsidR="00000000" w:rsidRPr="00000000">
        <w:rPr>
          <w:rFonts w:ascii="Courier" w:cs="Courier" w:eastAsia="Courier" w:hAnsi="Courier"/>
          <w:b w:val="1"/>
          <w:bCs w:val="1"/>
          <w:color w:val="38761d"/>
          <w:sz w:val="26"/>
          <w:szCs w:val="26"/>
          <w:rtl w:val="0"/>
        </w:rPr>
        <w:t xml:space="preserve">INT. MAYA'S BEDROOM - CONTINUOUS</w:t>
      </w:r>
    </w:p>
    <w:p w:rsidR="00000000" w:rsidDel="00000000" w:rsidP="00000000" w:rsidRDefault="00000000" w:rsidRPr="00000000" w14:paraId="00000600">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bedroom door is slightly open.</w:t>
      </w:r>
    </w:p>
    <w:p w:rsidR="00000000" w:rsidDel="00000000" w:rsidP="00000000" w:rsidRDefault="00000000" w:rsidRPr="00000000" w14:paraId="00000601">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gently pushes it wider.</w:t>
      </w:r>
    </w:p>
    <w:p w:rsidR="00000000" w:rsidDel="00000000" w:rsidP="00000000" w:rsidRDefault="00000000" w:rsidRPr="00000000" w14:paraId="0000060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room is silent.</w:t>
      </w:r>
    </w:p>
    <w:p w:rsidR="00000000" w:rsidDel="00000000" w:rsidP="00000000" w:rsidRDefault="00000000" w:rsidRPr="00000000" w14:paraId="0000060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Empty.</w:t>
      </w:r>
    </w:p>
    <w:p w:rsidR="00000000" w:rsidDel="00000000" w:rsidP="00000000" w:rsidRDefault="00000000" w:rsidRPr="00000000" w14:paraId="0000060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is nowhere to be seen.</w:t>
      </w:r>
    </w:p>
    <w:p w:rsidR="00000000" w:rsidDel="00000000" w:rsidP="00000000" w:rsidRDefault="00000000" w:rsidRPr="00000000" w14:paraId="0000060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slowly steps inside.</w:t>
      </w:r>
    </w:p>
    <w:p w:rsidR="00000000" w:rsidDel="00000000" w:rsidP="00000000" w:rsidRDefault="00000000" w:rsidRPr="00000000" w14:paraId="00000606">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carefully closes the door behind her.</w:t>
      </w:r>
    </w:p>
    <w:p w:rsidR="00000000" w:rsidDel="00000000" w:rsidP="00000000" w:rsidRDefault="00000000" w:rsidRPr="00000000" w14:paraId="0000060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Her eyes wander around the room.</w:t>
      </w:r>
    </w:p>
    <w:p w:rsidR="00000000" w:rsidDel="00000000" w:rsidP="00000000" w:rsidRDefault="00000000" w:rsidRPr="00000000" w14:paraId="00000608">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study desk.</w:t>
      </w:r>
    </w:p>
    <w:p w:rsidR="00000000" w:rsidDel="00000000" w:rsidP="00000000" w:rsidRDefault="00000000" w:rsidRPr="00000000" w14:paraId="00000609">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laptop.</w:t>
      </w:r>
    </w:p>
    <w:p w:rsidR="00000000" w:rsidDel="00000000" w:rsidP="00000000" w:rsidRDefault="00000000" w:rsidRPr="00000000" w14:paraId="0000060A">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Stacks of engineering books.</w:t>
      </w:r>
    </w:p>
    <w:p w:rsidR="00000000" w:rsidDel="00000000" w:rsidP="00000000" w:rsidRDefault="00000000" w:rsidRPr="00000000" w14:paraId="0000060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Reviewers highlighted in different colors.</w:t>
      </w:r>
    </w:p>
    <w:p w:rsidR="00000000" w:rsidDel="00000000" w:rsidP="00000000" w:rsidRDefault="00000000" w:rsidRPr="00000000" w14:paraId="0000060C">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Sticky notes reminding MAYA of deadlines.</w:t>
      </w:r>
    </w:p>
    <w:p w:rsidR="00000000" w:rsidDel="00000000" w:rsidP="00000000" w:rsidRDefault="00000000" w:rsidRPr="00000000" w14:paraId="0000060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Everything looks…</w:t>
      </w:r>
    </w:p>
    <w:p w:rsidR="00000000" w:rsidDel="00000000" w:rsidP="00000000" w:rsidRDefault="00000000" w:rsidRPr="00000000" w14:paraId="0000060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Organized.</w:t>
      </w:r>
    </w:p>
    <w:p w:rsidR="00000000" w:rsidDel="00000000" w:rsidP="00000000" w:rsidRDefault="00000000" w:rsidRPr="00000000" w14:paraId="0000060F">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Responsible.</w:t>
      </w:r>
    </w:p>
    <w:p w:rsidR="00000000" w:rsidDel="00000000" w:rsidP="00000000" w:rsidRDefault="00000000" w:rsidRPr="00000000" w14:paraId="00000610">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Exactly how JENNIFER always expected it to be.</w:t>
      </w:r>
    </w:p>
    <w:p w:rsidR="00000000" w:rsidDel="00000000" w:rsidP="00000000" w:rsidRDefault="00000000" w:rsidRPr="00000000" w14:paraId="00000611">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But now...</w:t>
      </w:r>
    </w:p>
    <w:p w:rsidR="00000000" w:rsidDel="00000000" w:rsidP="00000000" w:rsidRDefault="00000000" w:rsidRPr="00000000" w14:paraId="0000061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notices the little things.</w:t>
      </w:r>
    </w:p>
    <w:p w:rsidR="00000000" w:rsidDel="00000000" w:rsidP="00000000" w:rsidRDefault="00000000" w:rsidRPr="00000000" w14:paraId="0000061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cup of coffee left untouched.</w:t>
      </w:r>
    </w:p>
    <w:p w:rsidR="00000000" w:rsidDel="00000000" w:rsidP="00000000" w:rsidRDefault="00000000" w:rsidRPr="00000000" w14:paraId="0000061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crumpled worksheet in the trash.</w:t>
      </w:r>
    </w:p>
    <w:p w:rsidR="00000000" w:rsidDel="00000000" w:rsidP="00000000" w:rsidRDefault="00000000" w:rsidRPr="00000000" w14:paraId="0000061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Several failed quiz papers tucked beneath a notebook.</w:t>
      </w:r>
    </w:p>
    <w:p w:rsidR="00000000" w:rsidDel="00000000" w:rsidP="00000000" w:rsidRDefault="00000000" w:rsidRPr="00000000" w14:paraId="00000616">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Dark circles sketched into a self-portrait on a loose piece of paper.</w:t>
      </w:r>
    </w:p>
    <w:p w:rsidR="00000000" w:rsidDel="00000000" w:rsidP="00000000" w:rsidRDefault="00000000" w:rsidRPr="00000000" w14:paraId="0000061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JENNIFER's expression changes.</w:t>
      </w:r>
    </w:p>
    <w:p w:rsidR="00000000" w:rsidDel="00000000" w:rsidP="00000000" w:rsidRDefault="00000000" w:rsidRPr="00000000" w14:paraId="00000618">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hadn't noticed any of it before.</w:t>
      </w:r>
    </w:p>
    <w:p w:rsidR="00000000" w:rsidDel="00000000" w:rsidP="00000000" w:rsidRDefault="00000000" w:rsidRPr="00000000" w14:paraId="00000619">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walks toward MAYA's desk.</w:t>
      </w:r>
    </w:p>
    <w:p w:rsidR="00000000" w:rsidDel="00000000" w:rsidP="00000000" w:rsidRDefault="00000000" w:rsidRPr="00000000" w14:paraId="0000061A">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Her fingers lightly run across its surface.</w:t>
      </w:r>
    </w:p>
    <w:p w:rsidR="00000000" w:rsidDel="00000000" w:rsidP="00000000" w:rsidRDefault="00000000" w:rsidRPr="00000000" w14:paraId="0000061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carefully opens one of the drawers.</w:t>
      </w:r>
    </w:p>
    <w:p w:rsidR="00000000" w:rsidDel="00000000" w:rsidP="00000000" w:rsidRDefault="00000000" w:rsidRPr="00000000" w14:paraId="0000061C">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More pencils.</w:t>
      </w:r>
    </w:p>
    <w:p w:rsidR="00000000" w:rsidDel="00000000" w:rsidP="00000000" w:rsidRDefault="00000000" w:rsidRPr="00000000" w14:paraId="0000061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Erasers worn down from constant use.</w:t>
      </w:r>
    </w:p>
    <w:p w:rsidR="00000000" w:rsidDel="00000000" w:rsidP="00000000" w:rsidRDefault="00000000" w:rsidRPr="00000000" w14:paraId="0000061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Charcoal sticks.</w:t>
      </w:r>
    </w:p>
    <w:p w:rsidR="00000000" w:rsidDel="00000000" w:rsidP="00000000" w:rsidRDefault="00000000" w:rsidRPr="00000000" w14:paraId="0000061F">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Fine liners.</w:t>
      </w:r>
    </w:p>
    <w:p w:rsidR="00000000" w:rsidDel="00000000" w:rsidP="00000000" w:rsidRDefault="00000000" w:rsidRPr="00000000" w14:paraId="00000620">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small watercolor set.</w:t>
      </w:r>
    </w:p>
    <w:p w:rsidR="00000000" w:rsidDel="00000000" w:rsidP="00000000" w:rsidRDefault="00000000" w:rsidRPr="00000000" w14:paraId="00000621">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Supplies.</w:t>
      </w:r>
    </w:p>
    <w:p w:rsidR="00000000" w:rsidDel="00000000" w:rsidP="00000000" w:rsidRDefault="00000000" w:rsidRPr="00000000" w14:paraId="0000062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Not bought recently.</w:t>
      </w:r>
    </w:p>
    <w:p w:rsidR="00000000" w:rsidDel="00000000" w:rsidP="00000000" w:rsidRDefault="00000000" w:rsidRPr="00000000" w14:paraId="0000062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Used.</w:t>
      </w:r>
    </w:p>
    <w:p w:rsidR="00000000" w:rsidDel="00000000" w:rsidP="00000000" w:rsidRDefault="00000000" w:rsidRPr="00000000" w14:paraId="0000062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Frequently.</w:t>
      </w:r>
    </w:p>
    <w:p w:rsidR="00000000" w:rsidDel="00000000" w:rsidP="00000000" w:rsidRDefault="00000000" w:rsidRPr="00000000" w14:paraId="0000062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slowly kneels.</w:t>
      </w:r>
    </w:p>
    <w:p w:rsidR="00000000" w:rsidDel="00000000" w:rsidP="00000000" w:rsidRDefault="00000000" w:rsidRPr="00000000" w14:paraId="00000626">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opens another drawer.</w:t>
      </w:r>
    </w:p>
    <w:p w:rsidR="00000000" w:rsidDel="00000000" w:rsidP="00000000" w:rsidRDefault="00000000" w:rsidRPr="00000000" w14:paraId="0000062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Inside are loose sketches.</w:t>
      </w:r>
    </w:p>
    <w:p w:rsidR="00000000" w:rsidDel="00000000" w:rsidP="00000000" w:rsidRDefault="00000000" w:rsidRPr="00000000" w14:paraId="00000628">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Dozens of them.</w:t>
      </w:r>
    </w:p>
    <w:p w:rsidR="00000000" w:rsidDel="00000000" w:rsidP="00000000" w:rsidRDefault="00000000" w:rsidRPr="00000000" w14:paraId="00000629">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Portraits.</w:t>
      </w:r>
    </w:p>
    <w:p w:rsidR="00000000" w:rsidDel="00000000" w:rsidP="00000000" w:rsidRDefault="00000000" w:rsidRPr="00000000" w14:paraId="0000062A">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Buildings.</w:t>
      </w:r>
    </w:p>
    <w:p w:rsidR="00000000" w:rsidDel="00000000" w:rsidP="00000000" w:rsidRDefault="00000000" w:rsidRPr="00000000" w14:paraId="0000062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Hands.</w:t>
      </w:r>
    </w:p>
    <w:p w:rsidR="00000000" w:rsidDel="00000000" w:rsidP="00000000" w:rsidRDefault="00000000" w:rsidRPr="00000000" w14:paraId="0000062C">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Eyes.</w:t>
      </w:r>
    </w:p>
    <w:p w:rsidR="00000000" w:rsidDel="00000000" w:rsidP="00000000" w:rsidRDefault="00000000" w:rsidRPr="00000000" w14:paraId="0000062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Landscapes.</w:t>
      </w:r>
    </w:p>
    <w:p w:rsidR="00000000" w:rsidDel="00000000" w:rsidP="00000000" w:rsidRDefault="00000000" w:rsidRPr="00000000" w14:paraId="0000062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Some unfinished.</w:t>
      </w:r>
    </w:p>
    <w:p w:rsidR="00000000" w:rsidDel="00000000" w:rsidP="00000000" w:rsidRDefault="00000000" w:rsidRPr="00000000" w14:paraId="0000062F">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Some incredibly detailed.</w:t>
      </w:r>
    </w:p>
    <w:p w:rsidR="00000000" w:rsidDel="00000000" w:rsidP="00000000" w:rsidRDefault="00000000" w:rsidRPr="00000000" w14:paraId="00000630">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One sketch catches her attention.</w:t>
      </w:r>
    </w:p>
    <w:p w:rsidR="00000000" w:rsidDel="00000000" w:rsidP="00000000" w:rsidRDefault="00000000" w:rsidRPr="00000000" w14:paraId="00000631">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It is a drawing of the entire Ilagan family.</w:t>
      </w:r>
    </w:p>
    <w:p w:rsidR="00000000" w:rsidDel="00000000" w:rsidP="00000000" w:rsidRDefault="00000000" w:rsidRPr="00000000" w14:paraId="0000063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w:t>
      </w:r>
    </w:p>
    <w:p w:rsidR="00000000" w:rsidDel="00000000" w:rsidP="00000000" w:rsidRDefault="00000000" w:rsidRPr="00000000" w14:paraId="0000063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w:t>
      </w:r>
    </w:p>
    <w:p w:rsidR="00000000" w:rsidDel="00000000" w:rsidP="00000000" w:rsidRDefault="00000000" w:rsidRPr="00000000" w14:paraId="0000063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w:t>
      </w:r>
    </w:p>
    <w:p w:rsidR="00000000" w:rsidDel="00000000" w:rsidP="00000000" w:rsidRDefault="00000000" w:rsidRPr="00000000" w14:paraId="0000063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Holding hands.</w:t>
      </w:r>
    </w:p>
    <w:p w:rsidR="00000000" w:rsidDel="00000000" w:rsidP="00000000" w:rsidRDefault="00000000" w:rsidRPr="00000000" w14:paraId="00000636">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Smiling.</w:t>
      </w:r>
    </w:p>
    <w:p w:rsidR="00000000" w:rsidDel="00000000" w:rsidP="00000000" w:rsidRDefault="00000000" w:rsidRPr="00000000" w14:paraId="0000063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gently traces the edge of the paper.</w:t>
      </w:r>
    </w:p>
    <w:p w:rsidR="00000000" w:rsidDel="00000000" w:rsidP="00000000" w:rsidRDefault="00000000" w:rsidRPr="00000000" w14:paraId="00000638">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Her eyes begin to water.</w:t>
      </w:r>
    </w:p>
    <w:p w:rsidR="00000000" w:rsidDel="00000000" w:rsidP="00000000" w:rsidRDefault="00000000" w:rsidRPr="00000000" w14:paraId="00000639">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63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(Whispering.)</w:t>
      </w:r>
    </w:p>
    <w:p w:rsidR="00000000" w:rsidDel="00000000" w:rsidP="00000000" w:rsidRDefault="00000000" w:rsidRPr="00000000" w14:paraId="0000063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Ang tagal mo na palang...</w:t>
      </w:r>
    </w:p>
    <w:p w:rsidR="00000000" w:rsidDel="00000000" w:rsidP="00000000" w:rsidRDefault="00000000" w:rsidRPr="00000000" w14:paraId="0000063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gumuguhit ulit.</w:t>
      </w:r>
    </w:p>
    <w:p w:rsidR="00000000" w:rsidDel="00000000" w:rsidP="00000000" w:rsidRDefault="00000000" w:rsidRPr="00000000" w14:paraId="0000063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flips through another drawing.)</w:t>
      </w:r>
    </w:p>
    <w:p w:rsidR="00000000" w:rsidDel="00000000" w:rsidP="00000000" w:rsidRDefault="00000000" w:rsidRPr="00000000" w14:paraId="0000063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Then another.</w:t>
      </w:r>
    </w:p>
    <w:p w:rsidR="00000000" w:rsidDel="00000000" w:rsidP="00000000" w:rsidRDefault="00000000" w:rsidRPr="00000000" w14:paraId="0000063F">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Each one more refined than the last.</w:t>
      </w:r>
    </w:p>
    <w:p w:rsidR="00000000" w:rsidDel="00000000" w:rsidP="00000000" w:rsidRDefault="00000000" w:rsidRPr="00000000" w14:paraId="00000640">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Each one revealing a side of MAYA...</w:t>
      </w:r>
    </w:p>
    <w:p w:rsidR="00000000" w:rsidDel="00000000" w:rsidP="00000000" w:rsidRDefault="00000000" w:rsidRPr="00000000" w14:paraId="00000641">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never knew existed.</w:t>
      </w:r>
    </w:p>
    <w:p w:rsidR="00000000" w:rsidDel="00000000" w:rsidP="00000000" w:rsidRDefault="00000000" w:rsidRPr="00000000" w14:paraId="0000064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realization slowly settles over her.</w:t>
      </w:r>
    </w:p>
    <w:p w:rsidR="00000000" w:rsidDel="00000000" w:rsidP="00000000" w:rsidRDefault="00000000" w:rsidRPr="00000000" w14:paraId="0000064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How many nights...</w:t>
      </w:r>
    </w:p>
    <w:p w:rsidR="00000000" w:rsidDel="00000000" w:rsidP="00000000" w:rsidRDefault="00000000" w:rsidRPr="00000000" w14:paraId="0000064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had MAYA been sitting here...</w:t>
      </w:r>
    </w:p>
    <w:p w:rsidR="00000000" w:rsidDel="00000000" w:rsidP="00000000" w:rsidRDefault="00000000" w:rsidRPr="00000000" w14:paraId="0000064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drawing alone...</w:t>
      </w:r>
    </w:p>
    <w:p w:rsidR="00000000" w:rsidDel="00000000" w:rsidP="00000000" w:rsidRDefault="00000000" w:rsidRPr="00000000" w14:paraId="00000646">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while she believed her daughter was studying?</w:t>
      </w:r>
    </w:p>
    <w:p w:rsidR="00000000" w:rsidDel="00000000" w:rsidP="00000000" w:rsidRDefault="00000000" w:rsidRPr="00000000" w14:paraId="0000064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quietly sits on MAYA's chair.</w:t>
      </w:r>
    </w:p>
    <w:p w:rsidR="00000000" w:rsidDel="00000000" w:rsidP="00000000" w:rsidRDefault="00000000" w:rsidRPr="00000000" w14:paraId="00000648">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looks around the room once more.</w:t>
      </w:r>
    </w:p>
    <w:p w:rsidR="00000000" w:rsidDel="00000000" w:rsidP="00000000" w:rsidRDefault="00000000" w:rsidRPr="00000000" w14:paraId="00000649">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Everything suddenly feels different.</w:t>
      </w:r>
    </w:p>
    <w:p w:rsidR="00000000" w:rsidDel="00000000" w:rsidP="00000000" w:rsidRDefault="00000000" w:rsidRPr="00000000" w14:paraId="0000064A">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Not because the room changed.</w:t>
      </w:r>
    </w:p>
    <w:p w:rsidR="00000000" w:rsidDel="00000000" w:rsidP="00000000" w:rsidRDefault="00000000" w:rsidRPr="00000000" w14:paraId="0000064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But because...</w:t>
      </w:r>
    </w:p>
    <w:p w:rsidR="00000000" w:rsidDel="00000000" w:rsidP="00000000" w:rsidRDefault="00000000" w:rsidRPr="00000000" w14:paraId="0000064C">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Her understanding of her daughter had.</w:t>
      </w:r>
    </w:p>
    <w:p w:rsidR="00000000" w:rsidDel="00000000" w:rsidP="00000000" w:rsidRDefault="00000000" w:rsidRPr="00000000" w14:paraId="0000064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notices a small framed photo tucked beside the lamp.</w:t>
      </w:r>
    </w:p>
    <w:p w:rsidR="00000000" w:rsidDel="00000000" w:rsidP="00000000" w:rsidRDefault="00000000" w:rsidRPr="00000000" w14:paraId="0000064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It shows a much younger MAYA.</w:t>
      </w:r>
    </w:p>
    <w:p w:rsidR="00000000" w:rsidDel="00000000" w:rsidP="00000000" w:rsidRDefault="00000000" w:rsidRPr="00000000" w14:paraId="0000064F">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Covered in paint.</w:t>
      </w:r>
    </w:p>
    <w:p w:rsidR="00000000" w:rsidDel="00000000" w:rsidP="00000000" w:rsidRDefault="00000000" w:rsidRPr="00000000" w14:paraId="00000650">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Holding up a colorful drawing with the biggest smile on her face.</w:t>
      </w:r>
    </w:p>
    <w:p w:rsidR="00000000" w:rsidDel="00000000" w:rsidP="00000000" w:rsidRDefault="00000000" w:rsidRPr="00000000" w14:paraId="00000651">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picks up the frame.</w:t>
      </w:r>
    </w:p>
    <w:p w:rsidR="00000000" w:rsidDel="00000000" w:rsidP="00000000" w:rsidRDefault="00000000" w:rsidRPr="00000000" w14:paraId="0000065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Her thumb brushes against the glass.</w:t>
      </w:r>
    </w:p>
    <w:p w:rsidR="00000000" w:rsidDel="00000000" w:rsidP="00000000" w:rsidRDefault="00000000" w:rsidRPr="00000000" w14:paraId="0000065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Her breathing slows.</w:t>
      </w:r>
    </w:p>
    <w:p w:rsidR="00000000" w:rsidDel="00000000" w:rsidP="00000000" w:rsidRDefault="00000000" w:rsidRPr="00000000" w14:paraId="0000065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room around her begins to fade into silence.</w:t>
      </w:r>
    </w:p>
    <w:p w:rsidR="00000000" w:rsidDel="00000000" w:rsidP="00000000" w:rsidRDefault="00000000" w:rsidRPr="00000000" w14:paraId="0000065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stares at the photograph.</w:t>
      </w:r>
    </w:p>
    <w:p w:rsidR="00000000" w:rsidDel="00000000" w:rsidP="00000000" w:rsidRDefault="00000000" w:rsidRPr="00000000" w14:paraId="00000656">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Longer.</w:t>
      </w:r>
    </w:p>
    <w:p w:rsidR="00000000" w:rsidDel="00000000" w:rsidP="00000000" w:rsidRDefault="00000000" w:rsidRPr="00000000" w14:paraId="0000065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And longer.</w:t>
      </w:r>
    </w:p>
    <w:p w:rsidR="00000000" w:rsidDel="00000000" w:rsidP="00000000" w:rsidRDefault="00000000" w:rsidRPr="00000000" w14:paraId="00000658">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Until…</w:t>
      </w:r>
    </w:p>
    <w:p w:rsidR="00000000" w:rsidDel="00000000" w:rsidP="00000000" w:rsidRDefault="00000000" w:rsidRPr="00000000" w14:paraId="00000659">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distant child's laughter echoes.</w:t>
      </w:r>
    </w:p>
    <w:p w:rsidR="00000000" w:rsidDel="00000000" w:rsidP="00000000" w:rsidRDefault="00000000" w:rsidRPr="00000000" w14:paraId="0000065A">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Soft.</w:t>
      </w:r>
    </w:p>
    <w:p w:rsidR="00000000" w:rsidDel="00000000" w:rsidP="00000000" w:rsidRDefault="00000000" w:rsidRPr="00000000" w14:paraId="0000065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Familiar.</w:t>
      </w:r>
    </w:p>
    <w:p w:rsidR="00000000" w:rsidDel="00000000" w:rsidP="00000000" w:rsidRDefault="00000000" w:rsidRPr="00000000" w14:paraId="0000065C">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slowly closes her eyes.</w:t>
      </w:r>
    </w:p>
    <w:p w:rsidR="00000000" w:rsidDel="00000000" w:rsidP="00000000" w:rsidRDefault="00000000" w:rsidRPr="00000000" w14:paraId="0000065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edges of the room blur.</w:t>
      </w:r>
    </w:p>
    <w:p w:rsidR="00000000" w:rsidDel="00000000" w:rsidP="00000000" w:rsidRDefault="00000000" w:rsidRPr="00000000" w14:paraId="0000065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warm bedroom lights begin melting into bright afternoon sunlight.</w:t>
      </w:r>
    </w:p>
    <w:p w:rsidR="00000000" w:rsidDel="00000000" w:rsidP="00000000" w:rsidRDefault="00000000" w:rsidRPr="00000000" w14:paraId="0000065F">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photograph in her hands slowly transforms...</w:t>
      </w:r>
    </w:p>
    <w:p w:rsidR="00000000" w:rsidDel="00000000" w:rsidP="00000000" w:rsidRDefault="00000000" w:rsidRPr="00000000" w14:paraId="00000660">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Into a memory she hasn't visited in years.</w:t>
      </w:r>
    </w:p>
    <w:p w:rsidR="00000000" w:rsidDel="00000000" w:rsidP="00000000" w:rsidRDefault="00000000" w:rsidRPr="00000000" w14:paraId="00000661">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screen flickers.</w:t>
      </w:r>
    </w:p>
    <w:p w:rsidR="00000000" w:rsidDel="00000000" w:rsidP="00000000" w:rsidRDefault="00000000" w:rsidRPr="00000000" w14:paraId="0000066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faint electronic buzz hums beneath the silence.</w:t>
      </w:r>
    </w:p>
    <w:p w:rsidR="00000000" w:rsidDel="00000000" w:rsidP="00000000" w:rsidRDefault="00000000" w:rsidRPr="00000000" w14:paraId="0000066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edges of the UI distort.</w:t>
      </w:r>
    </w:p>
    <w:p w:rsidR="00000000" w:rsidDel="00000000" w:rsidP="00000000" w:rsidRDefault="00000000" w:rsidRPr="00000000" w14:paraId="0000066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Colors separate.</w:t>
      </w:r>
    </w:p>
    <w:p w:rsidR="00000000" w:rsidDel="00000000" w:rsidP="00000000" w:rsidRDefault="00000000" w:rsidRPr="00000000" w14:paraId="0000066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interface begins to fragment.</w:t>
      </w:r>
    </w:p>
    <w:p w:rsidR="00000000" w:rsidDel="00000000" w:rsidP="00000000" w:rsidRDefault="00000000" w:rsidRPr="00000000" w14:paraId="00000666">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GLITCH.</w:t>
      </w:r>
    </w:p>
    <w:p w:rsidR="00000000" w:rsidDel="00000000" w:rsidP="00000000" w:rsidRDefault="00000000" w:rsidRPr="00000000" w14:paraId="0000066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Everything dissolves into white.</w:t>
      </w:r>
    </w:p>
    <w:p w:rsidR="00000000" w:rsidDel="00000000" w:rsidP="00000000" w:rsidRDefault="00000000" w:rsidRPr="00000000" w14:paraId="00000668">
      <w:pPr>
        <w:spacing w:after="240" w:before="240" w:lineRule="auto"/>
        <w:jc w:val="right"/>
        <w:rPr>
          <w:rFonts w:ascii="Courier" w:cs="Courier" w:eastAsia="Courier" w:hAnsi="Courier"/>
          <w:b w:val="1"/>
          <w:bCs w:val="1"/>
          <w:sz w:val="26"/>
          <w:szCs w:val="26"/>
        </w:rPr>
      </w:pPr>
      <w:r w:rsidDel="00000000" w:rsidR="00000000" w:rsidRPr="00000000">
        <w:rPr>
          <w:rFonts w:ascii="Courier" w:cs="Courier" w:eastAsia="Courier" w:hAnsi="Courier"/>
          <w:sz w:val="24"/>
          <w:szCs w:val="24"/>
          <w:rtl w:val="0"/>
        </w:rPr>
        <w:t xml:space="preserve">FADE TO FLASHBACK.</w:t>
        <w:br w:type="textWrapping"/>
      </w:r>
      <w:r w:rsidDel="00000000" w:rsidR="00000000" w:rsidRPr="00000000">
        <w:rPr>
          <w:rtl w:val="0"/>
        </w:rPr>
      </w:r>
    </w:p>
    <w:p w:rsidR="00000000" w:rsidDel="00000000" w:rsidP="00000000" w:rsidRDefault="00000000" w:rsidRPr="00000000" w14:paraId="00000669">
      <w:pPr>
        <w:spacing w:after="240" w:before="240" w:lineRule="auto"/>
        <w:rPr>
          <w:rFonts w:ascii="Courier" w:cs="Courier" w:eastAsia="Courier" w:hAnsi="Courier"/>
          <w:b w:val="1"/>
          <w:bCs w:val="1"/>
          <w:sz w:val="26"/>
          <w:szCs w:val="26"/>
        </w:rPr>
      </w:pPr>
      <w:r w:rsidDel="00000000" w:rsidR="00000000" w:rsidRPr="00000000">
        <w:rPr>
          <w:rFonts w:ascii="Courier" w:cs="Courier" w:eastAsia="Courier" w:hAnsi="Courier"/>
          <w:b w:val="1"/>
          <w:bCs w:val="1"/>
          <w:sz w:val="26"/>
          <w:szCs w:val="26"/>
          <w:rtl w:val="0"/>
        </w:rPr>
        <w:t xml:space="preserve">FLASHBACK - EXT. PUBLIC ELEMENTARY SCHOOL - AFTERNOON</w:t>
      </w:r>
    </w:p>
    <w:p w:rsidR="00000000" w:rsidDel="00000000" w:rsidP="00000000" w:rsidRDefault="00000000" w:rsidRPr="00000000" w14:paraId="0000066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bright afternoon sun shines over a crowded school campus.</w:t>
      </w:r>
    </w:p>
    <w:p w:rsidR="00000000" w:rsidDel="00000000" w:rsidP="00000000" w:rsidRDefault="00000000" w:rsidRPr="00000000" w14:paraId="0000066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Children run through the gates, laughing as parents wait outside.</w:t>
      </w:r>
    </w:p>
    <w:p w:rsidR="00000000" w:rsidDel="00000000" w:rsidP="00000000" w:rsidRDefault="00000000" w:rsidRPr="00000000" w14:paraId="0000066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YOUNG JENNIFER, around ten years old, walks out carrying a worn backpack and a rolled-up certificate.</w:t>
      </w:r>
    </w:p>
    <w:p w:rsidR="00000000" w:rsidDel="00000000" w:rsidP="00000000" w:rsidRDefault="00000000" w:rsidRPr="00000000" w14:paraId="0000066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smiles to herself.</w:t>
      </w:r>
    </w:p>
    <w:p w:rsidR="00000000" w:rsidDel="00000000" w:rsidP="00000000" w:rsidRDefault="00000000" w:rsidRPr="00000000" w14:paraId="0000066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Excited.</w:t>
      </w:r>
    </w:p>
    <w:p w:rsidR="00000000" w:rsidDel="00000000" w:rsidP="00000000" w:rsidRDefault="00000000" w:rsidRPr="00000000" w14:paraId="0000066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Proud.</w:t>
      </w:r>
    </w:p>
    <w:p w:rsidR="00000000" w:rsidDel="00000000" w:rsidP="00000000" w:rsidRDefault="00000000" w:rsidRPr="00000000" w14:paraId="0000067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scans the crowd.</w:t>
      </w:r>
    </w:p>
    <w:p w:rsidR="00000000" w:rsidDel="00000000" w:rsidP="00000000" w:rsidRDefault="00000000" w:rsidRPr="00000000" w14:paraId="0000067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Parents hug their children.</w:t>
      </w:r>
    </w:p>
    <w:p w:rsidR="00000000" w:rsidDel="00000000" w:rsidP="00000000" w:rsidRDefault="00000000" w:rsidRPr="00000000" w14:paraId="0000067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Some take photos.</w:t>
      </w:r>
    </w:p>
    <w:p w:rsidR="00000000" w:rsidDel="00000000" w:rsidP="00000000" w:rsidRDefault="00000000" w:rsidRPr="00000000" w14:paraId="0000067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Others congratulate them.</w:t>
      </w:r>
    </w:p>
    <w:p w:rsidR="00000000" w:rsidDel="00000000" w:rsidP="00000000" w:rsidRDefault="00000000" w:rsidRPr="00000000" w14:paraId="0000067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keeps looking.</w:t>
      </w:r>
    </w:p>
    <w:p w:rsidR="00000000" w:rsidDel="00000000" w:rsidP="00000000" w:rsidRDefault="00000000" w:rsidRPr="00000000" w14:paraId="0000067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Waiting.</w:t>
      </w:r>
    </w:p>
    <w:p w:rsidR="00000000" w:rsidDel="00000000" w:rsidP="00000000" w:rsidRDefault="00000000" w:rsidRPr="00000000" w14:paraId="0000067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smile slowly fades.</w:t>
      </w:r>
    </w:p>
    <w:p w:rsidR="00000000" w:rsidDel="00000000" w:rsidP="00000000" w:rsidRDefault="00000000" w:rsidRPr="00000000" w14:paraId="0000067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one comes.</w:t>
      </w:r>
    </w:p>
    <w:p w:rsidR="00000000" w:rsidDel="00000000" w:rsidP="00000000" w:rsidRDefault="00000000" w:rsidRPr="00000000" w14:paraId="0000067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looks down at the certificate in her hands.</w:t>
      </w:r>
    </w:p>
    <w:p w:rsidR="00000000" w:rsidDel="00000000" w:rsidP="00000000" w:rsidRDefault="00000000" w:rsidRPr="00000000" w14:paraId="0000067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Across the school gate...</w:t>
      </w:r>
    </w:p>
    <w:p w:rsidR="00000000" w:rsidDel="00000000" w:rsidP="00000000" w:rsidRDefault="00000000" w:rsidRPr="00000000" w14:paraId="0000067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notices her mother rushing toward her.</w:t>
      </w:r>
    </w:p>
    <w:p w:rsidR="00000000" w:rsidDel="00000000" w:rsidP="00000000" w:rsidRDefault="00000000" w:rsidRPr="00000000" w14:paraId="0000067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Still wearing her work uniform.</w:t>
      </w:r>
    </w:p>
    <w:p w:rsidR="00000000" w:rsidDel="00000000" w:rsidP="00000000" w:rsidRDefault="00000000" w:rsidRPr="00000000" w14:paraId="0000067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Hair slightly messy.</w:t>
      </w:r>
    </w:p>
    <w:p w:rsidR="00000000" w:rsidDel="00000000" w:rsidP="00000000" w:rsidRDefault="00000000" w:rsidRPr="00000000" w14:paraId="0000067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Clearly exhausted.</w:t>
      </w:r>
    </w:p>
    <w:p w:rsidR="00000000" w:rsidDel="00000000" w:rsidP="00000000" w:rsidRDefault="00000000" w:rsidRPr="00000000" w14:paraId="0000067E">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JENNIFER'S MOTHER</w:t>
      </w:r>
    </w:p>
    <w:p w:rsidR="00000000" w:rsidDel="00000000" w:rsidP="00000000" w:rsidRDefault="00000000" w:rsidRPr="00000000" w14:paraId="0000067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w:t>
      </w:r>
    </w:p>
    <w:p w:rsidR="00000000" w:rsidDel="00000000" w:rsidP="00000000" w:rsidRDefault="00000000" w:rsidRPr="00000000" w14:paraId="0000068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Pasensya ka na, anak.</w:t>
      </w:r>
    </w:p>
    <w:p w:rsidR="00000000" w:rsidDel="00000000" w:rsidP="00000000" w:rsidRDefault="00000000" w:rsidRPr="00000000" w14:paraId="0000068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Na-late si Mama.</w:t>
      </w:r>
    </w:p>
    <w:p w:rsidR="00000000" w:rsidDel="00000000" w:rsidP="00000000" w:rsidRDefault="00000000" w:rsidRPr="00000000" w14:paraId="0000068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(YOUNG JENNIFER quickly shakes her head.)</w:t>
      </w:r>
    </w:p>
    <w:p w:rsidR="00000000" w:rsidDel="00000000" w:rsidP="00000000" w:rsidRDefault="00000000" w:rsidRPr="00000000" w14:paraId="00000683">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068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Okay lang po.</w:t>
      </w:r>
    </w:p>
    <w:p w:rsidR="00000000" w:rsidDel="00000000" w:rsidP="00000000" w:rsidRDefault="00000000" w:rsidRPr="00000000" w14:paraId="0000068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mother smiles apologetically.)</w:t>
      </w:r>
    </w:p>
    <w:p w:rsidR="00000000" w:rsidDel="00000000" w:rsidP="00000000" w:rsidRDefault="00000000" w:rsidRPr="00000000" w14:paraId="0000068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kneels and gently brushes JENNIFER's hair behind her ear.</w:t>
      </w:r>
    </w:p>
    <w:p w:rsidR="00000000" w:rsidDel="00000000" w:rsidP="00000000" w:rsidRDefault="00000000" w:rsidRPr="00000000" w14:paraId="00000687">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MOTHER</w:t>
      </w:r>
    </w:p>
    <w:p w:rsidR="00000000" w:rsidDel="00000000" w:rsidP="00000000" w:rsidRDefault="00000000" w:rsidRPr="00000000" w14:paraId="0000068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Congratulations.</w:t>
      </w:r>
    </w:p>
    <w:p w:rsidR="00000000" w:rsidDel="00000000" w:rsidP="00000000" w:rsidRDefault="00000000" w:rsidRPr="00000000" w14:paraId="0000068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Alam kong pinaghirapan mo 'yan.</w:t>
      </w:r>
    </w:p>
    <w:p w:rsidR="00000000" w:rsidDel="00000000" w:rsidP="00000000" w:rsidRDefault="00000000" w:rsidRPr="00000000" w14:paraId="0000068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looks at the certificate.)</w:t>
      </w:r>
    </w:p>
    <w:p w:rsidR="00000000" w:rsidDel="00000000" w:rsidP="00000000" w:rsidRDefault="00000000" w:rsidRPr="00000000" w14:paraId="0000068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smile slowly fades.</w:t>
      </w:r>
    </w:p>
    <w:p w:rsidR="00000000" w:rsidDel="00000000" w:rsidP="00000000" w:rsidRDefault="00000000" w:rsidRPr="00000000" w14:paraId="0000068C">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MOTHER (CONT'D)</w:t>
      </w:r>
    </w:p>
    <w:p w:rsidR="00000000" w:rsidDel="00000000" w:rsidP="00000000" w:rsidRDefault="00000000" w:rsidRPr="00000000" w14:paraId="0000068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Anak...</w:t>
      </w:r>
    </w:p>
    <w:p w:rsidR="00000000" w:rsidDel="00000000" w:rsidP="00000000" w:rsidRDefault="00000000" w:rsidRPr="00000000" w14:paraId="0000068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Kung pwede lang...</w:t>
      </w:r>
    </w:p>
    <w:p w:rsidR="00000000" w:rsidDel="00000000" w:rsidP="00000000" w:rsidRDefault="00000000" w:rsidRPr="00000000" w14:paraId="0000068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Sana mas marami pa akong oras para sa'yo.</w:t>
      </w:r>
    </w:p>
    <w:p w:rsidR="00000000" w:rsidDel="00000000" w:rsidP="00000000" w:rsidRDefault="00000000" w:rsidRPr="00000000" w14:paraId="0000069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(YOUNG JENNIFER smiles.)</w:t>
      </w:r>
    </w:p>
    <w:p w:rsidR="00000000" w:rsidDel="00000000" w:rsidP="00000000" w:rsidRDefault="00000000" w:rsidRPr="00000000" w14:paraId="0000069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Trying to comfort her instead.</w:t>
      </w:r>
    </w:p>
    <w:p w:rsidR="00000000" w:rsidDel="00000000" w:rsidP="00000000" w:rsidRDefault="00000000" w:rsidRPr="00000000" w14:paraId="00000692">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069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Okay lang po, Ma.</w:t>
      </w:r>
    </w:p>
    <w:p w:rsidR="00000000" w:rsidDel="00000000" w:rsidP="00000000" w:rsidRDefault="00000000" w:rsidRPr="00000000" w14:paraId="0000069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Paglaki ko...</w:t>
      </w:r>
    </w:p>
    <w:p w:rsidR="00000000" w:rsidDel="00000000" w:rsidP="00000000" w:rsidRDefault="00000000" w:rsidRPr="00000000" w14:paraId="0000069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Ako naman.</w:t>
      </w:r>
    </w:p>
    <w:p w:rsidR="00000000" w:rsidDel="00000000" w:rsidP="00000000" w:rsidRDefault="00000000" w:rsidRPr="00000000" w14:paraId="0000069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Ako mag-aalaga sa inyo.</w:t>
      </w:r>
    </w:p>
    <w:p w:rsidR="00000000" w:rsidDel="00000000" w:rsidP="00000000" w:rsidRDefault="00000000" w:rsidRPr="00000000" w14:paraId="0000069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mother hugs her tightly.)</w:t>
      </w:r>
    </w:p>
    <w:p w:rsidR="00000000" w:rsidDel="00000000" w:rsidP="00000000" w:rsidRDefault="00000000" w:rsidRPr="00000000" w14:paraId="0000069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quietly hugs back.)</w:t>
      </w:r>
    </w:p>
    <w:p w:rsidR="00000000" w:rsidDel="00000000" w:rsidP="00000000" w:rsidRDefault="00000000" w:rsidRPr="00000000" w14:paraId="00000699">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9A">
      <w:pPr>
        <w:pStyle w:val="Heading3"/>
        <w:keepNext w:val="0"/>
        <w:keepLines w:val="0"/>
        <w:spacing w:before="280" w:lineRule="auto"/>
        <w:rPr>
          <w:rFonts w:ascii="Courier" w:cs="Courier" w:eastAsia="Courier" w:hAnsi="Courier"/>
          <w:b w:val="1"/>
          <w:bCs w:val="1"/>
          <w:color w:val="000000"/>
          <w:sz w:val="26"/>
          <w:szCs w:val="26"/>
        </w:rPr>
      </w:pPr>
      <w:bookmarkStart w:colFirst="0" w:colLast="0" w:name="_alus26ss73g2" w:id="51"/>
      <w:bookmarkEnd w:id="51"/>
      <w:r w:rsidDel="00000000" w:rsidR="00000000" w:rsidRPr="00000000">
        <w:rPr>
          <w:rFonts w:ascii="Courier" w:cs="Courier" w:eastAsia="Courier" w:hAnsi="Courier"/>
          <w:b w:val="1"/>
          <w:bCs w:val="1"/>
          <w:color w:val="000000"/>
          <w:sz w:val="26"/>
          <w:szCs w:val="26"/>
          <w:rtl w:val="0"/>
        </w:rPr>
        <w:t xml:space="preserve">MONTAGE - PASSAGE OF TIME</w:t>
      </w:r>
    </w:p>
    <w:p w:rsidR="00000000" w:rsidDel="00000000" w:rsidP="00000000" w:rsidRDefault="00000000" w:rsidRPr="00000000" w14:paraId="0000069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calendar flips.</w:t>
      </w:r>
    </w:p>
    <w:p w:rsidR="00000000" w:rsidDel="00000000" w:rsidP="00000000" w:rsidRDefault="00000000" w:rsidRPr="00000000" w14:paraId="0000069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teenage JENNIFER studies beneath a dim light.</w:t>
      </w:r>
    </w:p>
    <w:p w:rsidR="00000000" w:rsidDel="00000000" w:rsidP="00000000" w:rsidRDefault="00000000" w:rsidRPr="00000000" w14:paraId="0000069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helps her younger siblings with homework.</w:t>
      </w:r>
    </w:p>
    <w:p w:rsidR="00000000" w:rsidDel="00000000" w:rsidP="00000000" w:rsidRDefault="00000000" w:rsidRPr="00000000" w14:paraId="0000069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works part-time after class.</w:t>
      </w:r>
    </w:p>
    <w:p w:rsidR="00000000" w:rsidDel="00000000" w:rsidP="00000000" w:rsidRDefault="00000000" w:rsidRPr="00000000" w14:paraId="0000069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falls asleep over piles of reviewers.</w:t>
      </w:r>
    </w:p>
    <w:p w:rsidR="00000000" w:rsidDel="00000000" w:rsidP="00000000" w:rsidRDefault="00000000" w:rsidRPr="00000000" w14:paraId="000006A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report cards continue showing high grades.</w:t>
      </w:r>
    </w:p>
    <w:p w:rsidR="00000000" w:rsidDel="00000000" w:rsidP="00000000" w:rsidRDefault="00000000" w:rsidRPr="00000000" w14:paraId="000006A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declines invitations from friends.</w:t>
      </w:r>
    </w:p>
    <w:p w:rsidR="00000000" w:rsidDel="00000000" w:rsidP="00000000" w:rsidRDefault="00000000" w:rsidRPr="00000000" w14:paraId="000006A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chooses responsibility over everything else.</w:t>
        <w:br w:type="textWrapping"/>
      </w:r>
    </w:p>
    <w:p w:rsidR="00000000" w:rsidDel="00000000" w:rsidP="00000000" w:rsidRDefault="00000000" w:rsidRPr="00000000" w14:paraId="000006A3">
      <w:pPr>
        <w:pStyle w:val="Heading3"/>
        <w:keepNext w:val="0"/>
        <w:keepLines w:val="0"/>
        <w:spacing w:before="280" w:lineRule="auto"/>
        <w:rPr>
          <w:rFonts w:ascii="Courier" w:cs="Courier" w:eastAsia="Courier" w:hAnsi="Courier"/>
          <w:b w:val="1"/>
          <w:bCs w:val="1"/>
          <w:color w:val="000000"/>
          <w:sz w:val="26"/>
          <w:szCs w:val="26"/>
        </w:rPr>
      </w:pPr>
      <w:bookmarkStart w:colFirst="0" w:colLast="0" w:name="_a7kbicnxapfj" w:id="52"/>
      <w:bookmarkEnd w:id="52"/>
      <w:r w:rsidDel="00000000" w:rsidR="00000000" w:rsidRPr="00000000">
        <w:rPr>
          <w:rFonts w:ascii="Courier" w:cs="Courier" w:eastAsia="Courier" w:hAnsi="Courier"/>
          <w:b w:val="1"/>
          <w:bCs w:val="1"/>
          <w:color w:val="000000"/>
          <w:sz w:val="26"/>
          <w:szCs w:val="26"/>
          <w:rtl w:val="0"/>
        </w:rPr>
        <w:t xml:space="preserve">INT. COLLEGE CLASSROOM - DAY</w:t>
      </w:r>
    </w:p>
    <w:p w:rsidR="00000000" w:rsidDel="00000000" w:rsidP="00000000" w:rsidRDefault="00000000" w:rsidRPr="00000000" w14:paraId="000006A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now in college, sits quietly in the front row.</w:t>
      </w:r>
    </w:p>
    <w:p w:rsidR="00000000" w:rsidDel="00000000" w:rsidP="00000000" w:rsidRDefault="00000000" w:rsidRPr="00000000" w14:paraId="000006A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professor hands back exam papers.</w:t>
      </w:r>
    </w:p>
    <w:p w:rsidR="00000000" w:rsidDel="00000000" w:rsidP="00000000" w:rsidRDefault="00000000" w:rsidRPr="00000000" w14:paraId="000006A6">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PROFESSOR</w:t>
      </w:r>
    </w:p>
    <w:p w:rsidR="00000000" w:rsidDel="00000000" w:rsidP="00000000" w:rsidRDefault="00000000" w:rsidRPr="00000000" w14:paraId="000006A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Highest score.</w:t>
      </w:r>
    </w:p>
    <w:p w:rsidR="00000000" w:rsidDel="00000000" w:rsidP="00000000" w:rsidRDefault="00000000" w:rsidRPr="00000000" w14:paraId="000006A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[MAIDEN NAME].</w:t>
      </w:r>
    </w:p>
    <w:p w:rsidR="00000000" w:rsidDel="00000000" w:rsidP="00000000" w:rsidRDefault="00000000" w:rsidRPr="00000000" w14:paraId="000006A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class applauds politely.)</w:t>
      </w:r>
    </w:p>
    <w:p w:rsidR="00000000" w:rsidDel="00000000" w:rsidP="00000000" w:rsidRDefault="00000000" w:rsidRPr="00000000" w14:paraId="000006A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smiles.</w:t>
      </w:r>
    </w:p>
    <w:p w:rsidR="00000000" w:rsidDel="00000000" w:rsidP="00000000" w:rsidRDefault="00000000" w:rsidRPr="00000000" w14:paraId="000006A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only briefly.</w:t>
      </w:r>
    </w:p>
    <w:p w:rsidR="00000000" w:rsidDel="00000000" w:rsidP="00000000" w:rsidRDefault="00000000" w:rsidRPr="00000000" w14:paraId="000006A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After class...</w:t>
      </w:r>
    </w:p>
    <w:p w:rsidR="00000000" w:rsidDel="00000000" w:rsidP="00000000" w:rsidRDefault="00000000" w:rsidRPr="00000000" w14:paraId="000006A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Several classmates celebrate together.</w:t>
      </w:r>
    </w:p>
    <w:p w:rsidR="00000000" w:rsidDel="00000000" w:rsidP="00000000" w:rsidRDefault="00000000" w:rsidRPr="00000000" w14:paraId="000006A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watches from a distance.</w:t>
      </w:r>
    </w:p>
    <w:p w:rsidR="00000000" w:rsidDel="00000000" w:rsidP="00000000" w:rsidRDefault="00000000" w:rsidRPr="00000000" w14:paraId="000006A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quietly packs her bag instead.</w:t>
      </w:r>
    </w:p>
    <w:p w:rsidR="00000000" w:rsidDel="00000000" w:rsidP="00000000" w:rsidRDefault="00000000" w:rsidRPr="00000000" w14:paraId="000006B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classmate approaches.)</w:t>
      </w:r>
    </w:p>
    <w:p w:rsidR="00000000" w:rsidDel="00000000" w:rsidP="00000000" w:rsidRDefault="00000000" w:rsidRPr="00000000" w14:paraId="000006B1">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CLASSMATE</w:t>
      </w:r>
    </w:p>
    <w:p w:rsidR="00000000" w:rsidDel="00000000" w:rsidP="00000000" w:rsidRDefault="00000000" w:rsidRPr="00000000" w14:paraId="000006B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w:t>
      </w:r>
    </w:p>
    <w:p w:rsidR="00000000" w:rsidDel="00000000" w:rsidP="00000000" w:rsidRDefault="00000000" w:rsidRPr="00000000" w14:paraId="000006B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Sama ka naman.</w:t>
      </w:r>
    </w:p>
    <w:p w:rsidR="00000000" w:rsidDel="00000000" w:rsidP="00000000" w:rsidRDefault="00000000" w:rsidRPr="00000000" w14:paraId="000006B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Labas tayo.</w:t>
      </w:r>
    </w:p>
    <w:p w:rsidR="00000000" w:rsidDel="00000000" w:rsidP="00000000" w:rsidRDefault="00000000" w:rsidRPr="00000000" w14:paraId="000006B5">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06B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Next time na lang.</w:t>
      </w:r>
    </w:p>
    <w:p w:rsidR="00000000" w:rsidDel="00000000" w:rsidP="00000000" w:rsidRDefault="00000000" w:rsidRPr="00000000" w14:paraId="000006B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uuwian pa ako.</w:t>
      </w:r>
    </w:p>
    <w:p w:rsidR="00000000" w:rsidDel="00000000" w:rsidP="00000000" w:rsidRDefault="00000000" w:rsidRPr="00000000" w14:paraId="000006B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classmate nods before leaving.)</w:t>
      </w:r>
    </w:p>
    <w:p w:rsidR="00000000" w:rsidDel="00000000" w:rsidP="00000000" w:rsidRDefault="00000000" w:rsidRPr="00000000" w14:paraId="000006B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watches them go.</w:t>
      </w:r>
    </w:p>
    <w:p w:rsidR="00000000" w:rsidDel="00000000" w:rsidP="00000000" w:rsidRDefault="00000000" w:rsidRPr="00000000" w14:paraId="000006B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walks in the opposite direction.</w:t>
      </w:r>
    </w:p>
    <w:p w:rsidR="00000000" w:rsidDel="00000000" w:rsidP="00000000" w:rsidRDefault="00000000" w:rsidRPr="00000000" w14:paraId="000006BB">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BC">
      <w:pPr>
        <w:pStyle w:val="Heading3"/>
        <w:keepNext w:val="0"/>
        <w:keepLines w:val="0"/>
        <w:spacing w:before="280" w:lineRule="auto"/>
        <w:rPr>
          <w:rFonts w:ascii="Courier" w:cs="Courier" w:eastAsia="Courier" w:hAnsi="Courier"/>
          <w:b w:val="1"/>
          <w:bCs w:val="1"/>
          <w:color w:val="000000"/>
          <w:sz w:val="26"/>
          <w:szCs w:val="26"/>
        </w:rPr>
      </w:pPr>
      <w:bookmarkStart w:colFirst="0" w:colLast="0" w:name="_hn52soq5n0a5" w:id="53"/>
      <w:bookmarkEnd w:id="53"/>
      <w:r w:rsidDel="00000000" w:rsidR="00000000" w:rsidRPr="00000000">
        <w:rPr>
          <w:rFonts w:ascii="Courier" w:cs="Courier" w:eastAsia="Courier" w:hAnsi="Courier"/>
          <w:b w:val="1"/>
          <w:bCs w:val="1"/>
          <w:color w:val="000000"/>
          <w:sz w:val="26"/>
          <w:szCs w:val="26"/>
          <w:rtl w:val="0"/>
        </w:rPr>
        <w:t xml:space="preserve">INT. SMALL FAMILY HOME - NIGHT</w:t>
      </w:r>
    </w:p>
    <w:p w:rsidR="00000000" w:rsidDel="00000000" w:rsidP="00000000" w:rsidRDefault="00000000" w:rsidRPr="00000000" w14:paraId="000006B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enters carrying groceries.</w:t>
      </w:r>
    </w:p>
    <w:p w:rsidR="00000000" w:rsidDel="00000000" w:rsidP="00000000" w:rsidRDefault="00000000" w:rsidRPr="00000000" w14:paraId="000006B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mother coughs softly while preparing dinner.</w:t>
      </w:r>
    </w:p>
    <w:p w:rsidR="00000000" w:rsidDel="00000000" w:rsidP="00000000" w:rsidRDefault="00000000" w:rsidRPr="00000000" w14:paraId="000006B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immediately takes the grocery bags.)</w:t>
      </w:r>
    </w:p>
    <w:p w:rsidR="00000000" w:rsidDel="00000000" w:rsidP="00000000" w:rsidRDefault="00000000" w:rsidRPr="00000000" w14:paraId="000006C0">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06C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w:t>
      </w:r>
    </w:p>
    <w:p w:rsidR="00000000" w:rsidDel="00000000" w:rsidP="00000000" w:rsidRDefault="00000000" w:rsidRPr="00000000" w14:paraId="000006C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Ako na rito.</w:t>
      </w:r>
    </w:p>
    <w:p w:rsidR="00000000" w:rsidDel="00000000" w:rsidP="00000000" w:rsidRDefault="00000000" w:rsidRPr="00000000" w14:paraId="000006C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Magpahinga ka muna.</w:t>
      </w:r>
    </w:p>
    <w:p w:rsidR="00000000" w:rsidDel="00000000" w:rsidP="00000000" w:rsidRDefault="00000000" w:rsidRPr="00000000" w14:paraId="000006C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mother smiles.)</w:t>
      </w:r>
    </w:p>
    <w:p w:rsidR="00000000" w:rsidDel="00000000" w:rsidP="00000000" w:rsidRDefault="00000000" w:rsidRPr="00000000" w14:paraId="000006C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Proud.</w:t>
      </w:r>
    </w:p>
    <w:p w:rsidR="00000000" w:rsidDel="00000000" w:rsidP="00000000" w:rsidRDefault="00000000" w:rsidRPr="00000000" w14:paraId="000006C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tired.</w:t>
      </w:r>
    </w:p>
    <w:p w:rsidR="00000000" w:rsidDel="00000000" w:rsidP="00000000" w:rsidRDefault="00000000" w:rsidRPr="00000000" w14:paraId="000006C7">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C8">
      <w:pPr>
        <w:pStyle w:val="Heading3"/>
        <w:keepNext w:val="0"/>
        <w:keepLines w:val="0"/>
        <w:spacing w:before="280" w:lineRule="auto"/>
        <w:rPr>
          <w:rFonts w:ascii="Courier" w:cs="Courier" w:eastAsia="Courier" w:hAnsi="Courier"/>
          <w:b w:val="1"/>
          <w:bCs w:val="1"/>
          <w:color w:val="000000"/>
          <w:sz w:val="26"/>
          <w:szCs w:val="26"/>
        </w:rPr>
      </w:pPr>
      <w:bookmarkStart w:colFirst="0" w:colLast="0" w:name="_8i9wyraab0zz" w:id="54"/>
      <w:bookmarkEnd w:id="54"/>
      <w:r w:rsidDel="00000000" w:rsidR="00000000" w:rsidRPr="00000000">
        <w:rPr>
          <w:rFonts w:ascii="Courier" w:cs="Courier" w:eastAsia="Courier" w:hAnsi="Courier"/>
          <w:b w:val="1"/>
          <w:bCs w:val="1"/>
          <w:color w:val="000000"/>
          <w:sz w:val="26"/>
          <w:szCs w:val="26"/>
          <w:rtl w:val="0"/>
        </w:rPr>
        <w:t xml:space="preserve">MONTAGE</w:t>
      </w:r>
    </w:p>
    <w:p w:rsidR="00000000" w:rsidDel="00000000" w:rsidP="00000000" w:rsidRDefault="00000000" w:rsidRPr="00000000" w14:paraId="000006C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studies.</w:t>
      </w:r>
    </w:p>
    <w:p w:rsidR="00000000" w:rsidDel="00000000" w:rsidP="00000000" w:rsidRDefault="00000000" w:rsidRPr="00000000" w14:paraId="000006C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works.</w:t>
      </w:r>
    </w:p>
    <w:p w:rsidR="00000000" w:rsidDel="00000000" w:rsidP="00000000" w:rsidRDefault="00000000" w:rsidRPr="00000000" w14:paraId="000006C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graduates.</w:t>
      </w:r>
    </w:p>
    <w:p w:rsidR="00000000" w:rsidDel="00000000" w:rsidP="00000000" w:rsidRDefault="00000000" w:rsidRPr="00000000" w14:paraId="000006C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mother proudly watches from the audience.</w:t>
      </w:r>
    </w:p>
    <w:p w:rsidR="00000000" w:rsidDel="00000000" w:rsidP="00000000" w:rsidRDefault="00000000" w:rsidRPr="00000000" w14:paraId="000006C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holds her diploma tightly.</w:t>
      </w:r>
    </w:p>
    <w:p w:rsidR="00000000" w:rsidDel="00000000" w:rsidP="00000000" w:rsidRDefault="00000000" w:rsidRPr="00000000" w14:paraId="000006C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Tears well in her eyes.</w:t>
      </w:r>
    </w:p>
    <w:p w:rsidR="00000000" w:rsidDel="00000000" w:rsidP="00000000" w:rsidRDefault="00000000" w:rsidRPr="00000000" w14:paraId="000006C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because she finished.</w:t>
      </w:r>
    </w:p>
    <w:p w:rsidR="00000000" w:rsidDel="00000000" w:rsidP="00000000" w:rsidRDefault="00000000" w:rsidRPr="00000000" w14:paraId="000006D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Because she finally kept her promise.</w:t>
      </w:r>
    </w:p>
    <w:p w:rsidR="00000000" w:rsidDel="00000000" w:rsidP="00000000" w:rsidRDefault="00000000" w:rsidRPr="00000000" w14:paraId="000006D1">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D2">
      <w:pPr>
        <w:pStyle w:val="Heading3"/>
        <w:keepNext w:val="0"/>
        <w:keepLines w:val="0"/>
        <w:spacing w:before="280" w:lineRule="auto"/>
        <w:rPr>
          <w:rFonts w:ascii="Courier" w:cs="Courier" w:eastAsia="Courier" w:hAnsi="Courier"/>
          <w:b w:val="1"/>
          <w:bCs w:val="1"/>
          <w:color w:val="000000"/>
          <w:sz w:val="26"/>
          <w:szCs w:val="26"/>
        </w:rPr>
      </w:pPr>
      <w:bookmarkStart w:colFirst="0" w:colLast="0" w:name="_ex0xo1hl9nm1" w:id="55"/>
      <w:bookmarkEnd w:id="55"/>
      <w:r w:rsidDel="00000000" w:rsidR="00000000" w:rsidRPr="00000000">
        <w:rPr>
          <w:rFonts w:ascii="Courier" w:cs="Courier" w:eastAsia="Courier" w:hAnsi="Courier"/>
          <w:b w:val="1"/>
          <w:bCs w:val="1"/>
          <w:color w:val="000000"/>
          <w:sz w:val="26"/>
          <w:szCs w:val="26"/>
          <w:rtl w:val="0"/>
        </w:rPr>
        <w:t xml:space="preserve">FLASHBACK - EXT. UNIVERSITY CAMPUS - DAY</w:t>
      </w:r>
    </w:p>
    <w:p w:rsidR="00000000" w:rsidDel="00000000" w:rsidP="00000000" w:rsidRDefault="00000000" w:rsidRPr="00000000" w14:paraId="000006D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Years later.</w:t>
      </w:r>
    </w:p>
    <w:p w:rsidR="00000000" w:rsidDel="00000000" w:rsidP="00000000" w:rsidRDefault="00000000" w:rsidRPr="00000000" w14:paraId="000006D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and a younger RICARDO walk across campus.</w:t>
      </w:r>
    </w:p>
    <w:p w:rsidR="00000000" w:rsidDel="00000000" w:rsidP="00000000" w:rsidRDefault="00000000" w:rsidRPr="00000000" w14:paraId="000006D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Both wearing company IDs.</w:t>
      </w:r>
    </w:p>
    <w:p w:rsidR="00000000" w:rsidDel="00000000" w:rsidP="00000000" w:rsidRDefault="00000000" w:rsidRPr="00000000" w14:paraId="000006D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Recently employed.</w:t>
      </w:r>
    </w:p>
    <w:p w:rsidR="00000000" w:rsidDel="00000000" w:rsidP="00000000" w:rsidRDefault="00000000" w:rsidRPr="00000000" w14:paraId="000006D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Laughing together.</w:t>
      </w:r>
    </w:p>
    <w:p w:rsidR="00000000" w:rsidDel="00000000" w:rsidP="00000000" w:rsidRDefault="00000000" w:rsidRPr="00000000" w14:paraId="000006D8">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06D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Alam mo...</w:t>
      </w:r>
    </w:p>
    <w:p w:rsidR="00000000" w:rsidDel="00000000" w:rsidP="00000000" w:rsidRDefault="00000000" w:rsidRPr="00000000" w14:paraId="000006D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Ngayon lang nagsi-sink in.</w:t>
      </w:r>
    </w:p>
    <w:p w:rsidR="00000000" w:rsidDel="00000000" w:rsidP="00000000" w:rsidRDefault="00000000" w:rsidRPr="00000000" w14:paraId="000006D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Graduate na talaga tayo.</w:t>
      </w:r>
    </w:p>
    <w:p w:rsidR="00000000" w:rsidDel="00000000" w:rsidP="00000000" w:rsidRDefault="00000000" w:rsidRPr="00000000" w14:paraId="000006DC">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06D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Oo nga.</w:t>
      </w:r>
    </w:p>
    <w:p w:rsidR="00000000" w:rsidDel="00000000" w:rsidP="00000000" w:rsidRDefault="00000000" w:rsidRPr="00000000" w14:paraId="000006D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Ang bilis.</w:t>
      </w:r>
    </w:p>
    <w:p w:rsidR="00000000" w:rsidDel="00000000" w:rsidP="00000000" w:rsidRDefault="00000000" w:rsidRPr="00000000" w14:paraId="000006D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smiles.)</w:t>
      </w:r>
    </w:p>
    <w:p w:rsidR="00000000" w:rsidDel="00000000" w:rsidP="00000000" w:rsidRDefault="00000000" w:rsidRPr="00000000" w14:paraId="000006E0">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06E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Ano'ng una mong bibilhin sa first salary mo?</w:t>
      </w:r>
    </w:p>
    <w:p w:rsidR="00000000" w:rsidDel="00000000" w:rsidP="00000000" w:rsidRDefault="00000000" w:rsidRPr="00000000" w14:paraId="000006E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doesn't hesitate.)</w:t>
      </w:r>
    </w:p>
    <w:p w:rsidR="00000000" w:rsidDel="00000000" w:rsidP="00000000" w:rsidRDefault="00000000" w:rsidRPr="00000000" w14:paraId="000006E3">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06E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Para kay Mama.</w:t>
      </w:r>
    </w:p>
    <w:p w:rsidR="00000000" w:rsidDel="00000000" w:rsidP="00000000" w:rsidRDefault="00000000" w:rsidRPr="00000000" w14:paraId="000006E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chuckles.)</w:t>
      </w:r>
    </w:p>
    <w:p w:rsidR="00000000" w:rsidDel="00000000" w:rsidP="00000000" w:rsidRDefault="00000000" w:rsidRPr="00000000" w14:paraId="000006E6">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06E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Syempre.</w:t>
      </w:r>
    </w:p>
    <w:p w:rsidR="00000000" w:rsidDel="00000000" w:rsidP="00000000" w:rsidRDefault="00000000" w:rsidRPr="00000000" w14:paraId="000006E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smiles warmly.)</w:t>
      </w:r>
    </w:p>
    <w:p w:rsidR="00000000" w:rsidDel="00000000" w:rsidP="00000000" w:rsidRDefault="00000000" w:rsidRPr="00000000" w14:paraId="000006E9">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6EA">
      <w:pPr>
        <w:pStyle w:val="Heading3"/>
        <w:keepNext w:val="0"/>
        <w:keepLines w:val="0"/>
        <w:spacing w:before="280" w:lineRule="auto"/>
        <w:rPr>
          <w:rFonts w:ascii="Courier" w:cs="Courier" w:eastAsia="Courier" w:hAnsi="Courier"/>
          <w:b w:val="1"/>
          <w:bCs w:val="1"/>
          <w:color w:val="000000"/>
          <w:sz w:val="26"/>
          <w:szCs w:val="26"/>
        </w:rPr>
      </w:pPr>
      <w:bookmarkStart w:colFirst="0" w:colLast="0" w:name="_uilm38zfubv6" w:id="56"/>
      <w:bookmarkEnd w:id="56"/>
      <w:r w:rsidDel="00000000" w:rsidR="00000000" w:rsidRPr="00000000">
        <w:rPr>
          <w:rFonts w:ascii="Courier" w:cs="Courier" w:eastAsia="Courier" w:hAnsi="Courier"/>
          <w:b w:val="1"/>
          <w:bCs w:val="1"/>
          <w:color w:val="000000"/>
          <w:sz w:val="26"/>
          <w:szCs w:val="26"/>
          <w:rtl w:val="0"/>
        </w:rPr>
        <w:t xml:space="preserve">INT. ILAGAN HOUSE - YEARS LATER - NIGHT</w:t>
      </w:r>
    </w:p>
    <w:p w:rsidR="00000000" w:rsidDel="00000000" w:rsidP="00000000" w:rsidRDefault="00000000" w:rsidRPr="00000000" w14:paraId="000006E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much younger MAYA, around six years old, sits at the dining table.</w:t>
      </w:r>
    </w:p>
    <w:p w:rsidR="00000000" w:rsidDel="00000000" w:rsidP="00000000" w:rsidRDefault="00000000" w:rsidRPr="00000000" w14:paraId="000006E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Crayons scattered everywhere.</w:t>
      </w:r>
    </w:p>
    <w:p w:rsidR="00000000" w:rsidDel="00000000" w:rsidP="00000000" w:rsidRDefault="00000000" w:rsidRPr="00000000" w14:paraId="000006E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Sheets of paper covered in colorful drawings.</w:t>
      </w:r>
    </w:p>
    <w:p w:rsidR="00000000" w:rsidDel="00000000" w:rsidP="00000000" w:rsidRDefault="00000000" w:rsidRPr="00000000" w14:paraId="000006EE">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MAYA</w:t>
      </w:r>
    </w:p>
    <w:p w:rsidR="00000000" w:rsidDel="00000000" w:rsidP="00000000" w:rsidRDefault="00000000" w:rsidRPr="00000000" w14:paraId="000006E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Mama!</w:t>
      </w:r>
    </w:p>
    <w:p w:rsidR="00000000" w:rsidDel="00000000" w:rsidP="00000000" w:rsidRDefault="00000000" w:rsidRPr="00000000" w14:paraId="000006F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Tingnan mo!</w:t>
      </w:r>
    </w:p>
    <w:p w:rsidR="00000000" w:rsidDel="00000000" w:rsidP="00000000" w:rsidRDefault="00000000" w:rsidRPr="00000000" w14:paraId="000006F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walks over.)</w:t>
      </w:r>
    </w:p>
    <w:p w:rsidR="00000000" w:rsidDel="00000000" w:rsidP="00000000" w:rsidRDefault="00000000" w:rsidRPr="00000000" w14:paraId="000006F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kneels beside MAYA.</w:t>
      </w:r>
    </w:p>
    <w:p w:rsidR="00000000" w:rsidDel="00000000" w:rsidP="00000000" w:rsidRDefault="00000000" w:rsidRPr="00000000" w14:paraId="000006F3">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06F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Wow...</w:t>
      </w:r>
    </w:p>
    <w:p w:rsidR="00000000" w:rsidDel="00000000" w:rsidP="00000000" w:rsidRDefault="00000000" w:rsidRPr="00000000" w14:paraId="000006F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Ikaw gumawa nito?</w:t>
      </w:r>
    </w:p>
    <w:p w:rsidR="00000000" w:rsidDel="00000000" w:rsidP="00000000" w:rsidRDefault="00000000" w:rsidRPr="00000000" w14:paraId="000006F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(YOUNG MAYA nods excitedly.)</w:t>
      </w:r>
    </w:p>
    <w:p w:rsidR="00000000" w:rsidDel="00000000" w:rsidP="00000000" w:rsidRDefault="00000000" w:rsidRPr="00000000" w14:paraId="000006F7">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MAYA</w:t>
      </w:r>
    </w:p>
    <w:p w:rsidR="00000000" w:rsidDel="00000000" w:rsidP="00000000" w:rsidRDefault="00000000" w:rsidRPr="00000000" w14:paraId="000006F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Opo!</w:t>
      </w:r>
    </w:p>
    <w:p w:rsidR="00000000" w:rsidDel="00000000" w:rsidP="00000000" w:rsidRDefault="00000000" w:rsidRPr="00000000" w14:paraId="000006F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Gusto ko maging artist paglaki!</w:t>
      </w:r>
    </w:p>
    <w:p w:rsidR="00000000" w:rsidDel="00000000" w:rsidP="00000000" w:rsidRDefault="00000000" w:rsidRPr="00000000" w14:paraId="000006F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laughs softly.)</w:t>
      </w:r>
    </w:p>
    <w:p w:rsidR="00000000" w:rsidDel="00000000" w:rsidP="00000000" w:rsidRDefault="00000000" w:rsidRPr="00000000" w14:paraId="000006F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gently pinches MAYA's cheek.</w:t>
      </w:r>
    </w:p>
    <w:p w:rsidR="00000000" w:rsidDel="00000000" w:rsidP="00000000" w:rsidRDefault="00000000" w:rsidRPr="00000000" w14:paraId="000006FC">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06F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Ang ganda naman.</w:t>
      </w:r>
    </w:p>
    <w:p w:rsidR="00000000" w:rsidDel="00000000" w:rsidP="00000000" w:rsidRDefault="00000000" w:rsidRPr="00000000" w14:paraId="000006F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places the drawing on the refrigerator.)</w:t>
      </w:r>
    </w:p>
    <w:p w:rsidR="00000000" w:rsidDel="00000000" w:rsidP="00000000" w:rsidRDefault="00000000" w:rsidRPr="00000000" w14:paraId="000006FF">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 (CONT'D)</w:t>
      </w:r>
    </w:p>
    <w:p w:rsidR="00000000" w:rsidDel="00000000" w:rsidP="00000000" w:rsidRDefault="00000000" w:rsidRPr="00000000" w14:paraId="0000070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Draw ka lang nang draw, ha?</w:t>
      </w:r>
    </w:p>
    <w:p w:rsidR="00000000" w:rsidDel="00000000" w:rsidP="00000000" w:rsidRDefault="00000000" w:rsidRPr="00000000" w14:paraId="0000070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(YOUNG MAYA beams.)</w:t>
      </w:r>
    </w:p>
    <w:p w:rsidR="00000000" w:rsidDel="00000000" w:rsidP="00000000" w:rsidRDefault="00000000" w:rsidRPr="00000000" w14:paraId="00000702">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03">
      <w:pPr>
        <w:pStyle w:val="Heading3"/>
        <w:keepNext w:val="0"/>
        <w:keepLines w:val="0"/>
        <w:spacing w:before="280" w:lineRule="auto"/>
        <w:rPr>
          <w:rFonts w:ascii="Courier" w:cs="Courier" w:eastAsia="Courier" w:hAnsi="Courier"/>
          <w:b w:val="1"/>
          <w:bCs w:val="1"/>
          <w:color w:val="000000"/>
          <w:sz w:val="26"/>
          <w:szCs w:val="26"/>
        </w:rPr>
      </w:pPr>
      <w:bookmarkStart w:colFirst="0" w:colLast="0" w:name="_4iumu0g2lvn" w:id="57"/>
      <w:bookmarkEnd w:id="57"/>
      <w:r w:rsidDel="00000000" w:rsidR="00000000" w:rsidRPr="00000000">
        <w:rPr>
          <w:rFonts w:ascii="Courier" w:cs="Courier" w:eastAsia="Courier" w:hAnsi="Courier"/>
          <w:b w:val="1"/>
          <w:bCs w:val="1"/>
          <w:color w:val="000000"/>
          <w:sz w:val="26"/>
          <w:szCs w:val="26"/>
          <w:rtl w:val="0"/>
        </w:rPr>
        <w:t xml:space="preserve">MONTAGE - YEARS PASS</w:t>
      </w:r>
    </w:p>
    <w:p w:rsidR="00000000" w:rsidDel="00000000" w:rsidP="00000000" w:rsidRDefault="00000000" w:rsidRPr="00000000" w14:paraId="0000070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drawings on the refrigerator increase.</w:t>
      </w:r>
    </w:p>
    <w:p w:rsidR="00000000" w:rsidDel="00000000" w:rsidP="00000000" w:rsidRDefault="00000000" w:rsidRPr="00000000" w14:paraId="0000070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proudly shows JENNIFER every new sketch.</w:t>
      </w:r>
    </w:p>
    <w:p w:rsidR="00000000" w:rsidDel="00000000" w:rsidP="00000000" w:rsidRDefault="00000000" w:rsidRPr="00000000" w14:paraId="0000070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keeps every single one in a folder.</w:t>
      </w:r>
    </w:p>
    <w:p w:rsidR="00000000" w:rsidDel="00000000" w:rsidP="00000000" w:rsidRDefault="00000000" w:rsidRPr="00000000" w14:paraId="0000070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wins a school art contest.</w:t>
      </w:r>
    </w:p>
    <w:p w:rsidR="00000000" w:rsidDel="00000000" w:rsidP="00000000" w:rsidRDefault="00000000" w:rsidRPr="00000000" w14:paraId="0000070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cheers the loudest.</w:t>
      </w:r>
    </w:p>
    <w:p w:rsidR="00000000" w:rsidDel="00000000" w:rsidP="00000000" w:rsidRDefault="00000000" w:rsidRPr="00000000" w14:paraId="0000070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takes photos.</w:t>
      </w:r>
    </w:p>
    <w:p w:rsidR="00000000" w:rsidDel="00000000" w:rsidP="00000000" w:rsidRDefault="00000000" w:rsidRPr="00000000" w14:paraId="0000070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family celebrates together.</w:t>
      </w:r>
    </w:p>
    <w:p w:rsidR="00000000" w:rsidDel="00000000" w:rsidP="00000000" w:rsidRDefault="00000000" w:rsidRPr="00000000" w14:paraId="0000070B">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0C">
      <w:pPr>
        <w:pStyle w:val="Heading3"/>
        <w:keepNext w:val="0"/>
        <w:keepLines w:val="0"/>
        <w:spacing w:before="280" w:lineRule="auto"/>
        <w:rPr>
          <w:rFonts w:ascii="Courier" w:cs="Courier" w:eastAsia="Courier" w:hAnsi="Courier"/>
          <w:b w:val="1"/>
          <w:bCs w:val="1"/>
          <w:color w:val="000000"/>
          <w:sz w:val="26"/>
          <w:szCs w:val="26"/>
        </w:rPr>
      </w:pPr>
      <w:bookmarkStart w:colFirst="0" w:colLast="0" w:name="_wk5uhzrctv5y" w:id="58"/>
      <w:bookmarkEnd w:id="58"/>
      <w:r w:rsidDel="00000000" w:rsidR="00000000" w:rsidRPr="00000000">
        <w:rPr>
          <w:rFonts w:ascii="Courier" w:cs="Courier" w:eastAsia="Courier" w:hAnsi="Courier"/>
          <w:b w:val="1"/>
          <w:bCs w:val="1"/>
          <w:color w:val="000000"/>
          <w:sz w:val="26"/>
          <w:szCs w:val="26"/>
          <w:rtl w:val="0"/>
        </w:rPr>
        <w:t xml:space="preserve">INT. ILAGAN HOUSE - NIGHT</w:t>
      </w:r>
    </w:p>
    <w:p w:rsidR="00000000" w:rsidDel="00000000" w:rsidP="00000000" w:rsidRDefault="00000000" w:rsidRPr="00000000" w14:paraId="0000070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is now in high school.</w:t>
      </w:r>
    </w:p>
    <w:p w:rsidR="00000000" w:rsidDel="00000000" w:rsidP="00000000" w:rsidRDefault="00000000" w:rsidRPr="00000000" w14:paraId="0000070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College brochures cover the dining table.</w:t>
      </w:r>
    </w:p>
    <w:p w:rsidR="00000000" w:rsidDel="00000000" w:rsidP="00000000" w:rsidRDefault="00000000" w:rsidRPr="00000000" w14:paraId="0000070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flips through them carefully.</w:t>
      </w:r>
    </w:p>
    <w:p w:rsidR="00000000" w:rsidDel="00000000" w:rsidP="00000000" w:rsidRDefault="00000000" w:rsidRPr="00000000" w14:paraId="00000710">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MAYA</w:t>
      </w:r>
    </w:p>
    <w:p w:rsidR="00000000" w:rsidDel="00000000" w:rsidP="00000000" w:rsidRDefault="00000000" w:rsidRPr="00000000" w14:paraId="0000071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w:t>
      </w:r>
    </w:p>
    <w:p w:rsidR="00000000" w:rsidDel="00000000" w:rsidP="00000000" w:rsidRDefault="00000000" w:rsidRPr="00000000" w14:paraId="0000071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Paano kung Fine Arts?</w:t>
      </w:r>
    </w:p>
    <w:p w:rsidR="00000000" w:rsidDel="00000000" w:rsidP="00000000" w:rsidRDefault="00000000" w:rsidRPr="00000000" w14:paraId="0000071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pauses.)</w:t>
      </w:r>
    </w:p>
    <w:p w:rsidR="00000000" w:rsidDel="00000000" w:rsidP="00000000" w:rsidRDefault="00000000" w:rsidRPr="00000000" w14:paraId="0000071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looks at MAYA.</w:t>
      </w:r>
    </w:p>
    <w:p w:rsidR="00000000" w:rsidDel="00000000" w:rsidP="00000000" w:rsidRDefault="00000000" w:rsidRPr="00000000" w14:paraId="0000071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at the brochure.</w:t>
      </w:r>
    </w:p>
    <w:p w:rsidR="00000000" w:rsidDel="00000000" w:rsidP="00000000" w:rsidRDefault="00000000" w:rsidRPr="00000000" w14:paraId="0000071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long silence.</w:t>
      </w:r>
    </w:p>
    <w:p w:rsidR="00000000" w:rsidDel="00000000" w:rsidP="00000000" w:rsidRDefault="00000000" w:rsidRPr="00000000" w14:paraId="00000717">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071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Anak...</w:t>
      </w:r>
    </w:p>
    <w:p w:rsidR="00000000" w:rsidDel="00000000" w:rsidP="00000000" w:rsidRDefault="00000000" w:rsidRPr="00000000" w14:paraId="0000071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Magaling ka talaga mag-drawing.</w:t>
      </w:r>
    </w:p>
    <w:p w:rsidR="00000000" w:rsidDel="00000000" w:rsidP="00000000" w:rsidRDefault="00000000" w:rsidRPr="00000000" w14:paraId="0000071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Pero...</w:t>
      </w:r>
    </w:p>
    <w:p w:rsidR="00000000" w:rsidDel="00000000" w:rsidP="00000000" w:rsidRDefault="00000000" w:rsidRPr="00000000" w14:paraId="0000071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Mahirap ang buhay ng artist.</w:t>
      </w:r>
    </w:p>
    <w:p w:rsidR="00000000" w:rsidDel="00000000" w:rsidP="00000000" w:rsidRDefault="00000000" w:rsidRPr="00000000" w14:paraId="0000071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quietly listens.)</w:t>
      </w:r>
    </w:p>
    <w:p w:rsidR="00000000" w:rsidDel="00000000" w:rsidP="00000000" w:rsidRDefault="00000000" w:rsidRPr="00000000" w14:paraId="0000071D">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 (CONT'D)</w:t>
      </w:r>
    </w:p>
    <w:p w:rsidR="00000000" w:rsidDel="00000000" w:rsidP="00000000" w:rsidRDefault="00000000" w:rsidRPr="00000000" w14:paraId="0000071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Gusto ko...</w:t>
      </w:r>
    </w:p>
    <w:p w:rsidR="00000000" w:rsidDel="00000000" w:rsidP="00000000" w:rsidRDefault="00000000" w:rsidRPr="00000000" w14:paraId="0000071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Mas sigurado ang future mo.</w:t>
      </w:r>
    </w:p>
    <w:p w:rsidR="00000000" w:rsidDel="00000000" w:rsidP="00000000" w:rsidRDefault="00000000" w:rsidRPr="00000000" w14:paraId="0000072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Ayokong maranasan mo 'yung hirap na naranasan ko.</w:t>
      </w:r>
    </w:p>
    <w:p w:rsidR="00000000" w:rsidDel="00000000" w:rsidP="00000000" w:rsidRDefault="00000000" w:rsidRPr="00000000" w14:paraId="0000072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slowly nods.)</w:t>
      </w:r>
    </w:p>
    <w:p w:rsidR="00000000" w:rsidDel="00000000" w:rsidP="00000000" w:rsidRDefault="00000000" w:rsidRPr="00000000" w14:paraId="0000072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doesn't argue.</w:t>
      </w:r>
    </w:p>
    <w:p w:rsidR="00000000" w:rsidDel="00000000" w:rsidP="00000000" w:rsidRDefault="00000000" w:rsidRPr="00000000" w14:paraId="0000072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simply folds the Fine Arts brochure.</w:t>
      </w:r>
    </w:p>
    <w:p w:rsidR="00000000" w:rsidDel="00000000" w:rsidP="00000000" w:rsidRDefault="00000000" w:rsidRPr="00000000" w14:paraId="0000072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And places it underneath the others.</w:t>
      </w:r>
    </w:p>
    <w:p w:rsidR="00000000" w:rsidDel="00000000" w:rsidP="00000000" w:rsidRDefault="00000000" w:rsidRPr="00000000" w14:paraId="0000072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notices.</w:t>
      </w:r>
    </w:p>
    <w:p w:rsidR="00000000" w:rsidDel="00000000" w:rsidP="00000000" w:rsidRDefault="00000000" w:rsidRPr="00000000" w14:paraId="0000072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says nothing.</w:t>
      </w:r>
    </w:p>
    <w:p w:rsidR="00000000" w:rsidDel="00000000" w:rsidP="00000000" w:rsidRDefault="00000000" w:rsidRPr="00000000" w14:paraId="00000727">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28">
      <w:pPr>
        <w:pStyle w:val="Heading3"/>
        <w:keepNext w:val="0"/>
        <w:keepLines w:val="0"/>
        <w:spacing w:before="280" w:lineRule="auto"/>
        <w:rPr>
          <w:rFonts w:ascii="Courier" w:cs="Courier" w:eastAsia="Courier" w:hAnsi="Courier"/>
          <w:b w:val="1"/>
          <w:bCs w:val="1"/>
          <w:color w:val="000000"/>
          <w:sz w:val="26"/>
          <w:szCs w:val="26"/>
        </w:rPr>
      </w:pPr>
      <w:bookmarkStart w:colFirst="0" w:colLast="0" w:name="_d4pcwgi5emna" w:id="59"/>
      <w:bookmarkEnd w:id="59"/>
      <w:r w:rsidDel="00000000" w:rsidR="00000000" w:rsidRPr="00000000">
        <w:rPr>
          <w:rFonts w:ascii="Courier" w:cs="Courier" w:eastAsia="Courier" w:hAnsi="Courier"/>
          <w:b w:val="1"/>
          <w:bCs w:val="1"/>
          <w:color w:val="000000"/>
          <w:sz w:val="26"/>
          <w:szCs w:val="26"/>
          <w:rtl w:val="0"/>
        </w:rPr>
        <w:t xml:space="preserve">FLASHBACK - INT. MAYA'S BEDROOM - NIGHT</w:t>
      </w:r>
    </w:p>
    <w:p w:rsidR="00000000" w:rsidDel="00000000" w:rsidP="00000000" w:rsidRDefault="00000000" w:rsidRPr="00000000" w14:paraId="0000072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studies Computer Science.</w:t>
      </w:r>
    </w:p>
    <w:p w:rsidR="00000000" w:rsidDel="00000000" w:rsidP="00000000" w:rsidRDefault="00000000" w:rsidRPr="00000000" w14:paraId="0000072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Engineering books replace sketchpads.</w:t>
      </w:r>
    </w:p>
    <w:p w:rsidR="00000000" w:rsidDel="00000000" w:rsidP="00000000" w:rsidRDefault="00000000" w:rsidRPr="00000000" w14:paraId="0000072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refrigerator no longer displays new drawings.</w:t>
      </w:r>
    </w:p>
    <w:p w:rsidR="00000000" w:rsidDel="00000000" w:rsidP="00000000" w:rsidRDefault="00000000" w:rsidRPr="00000000" w14:paraId="0000072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folder of childhood artwork slowly gathers dust.</w:t>
      </w:r>
    </w:p>
    <w:p w:rsidR="00000000" w:rsidDel="00000000" w:rsidP="00000000" w:rsidRDefault="00000000" w:rsidRPr="00000000" w14:paraId="0000072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passes MAYA's room.</w:t>
      </w:r>
    </w:p>
    <w:p w:rsidR="00000000" w:rsidDel="00000000" w:rsidP="00000000" w:rsidRDefault="00000000" w:rsidRPr="00000000" w14:paraId="0000072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smiles proudly.</w:t>
      </w:r>
    </w:p>
    <w:p w:rsidR="00000000" w:rsidDel="00000000" w:rsidP="00000000" w:rsidRDefault="00000000" w:rsidRPr="00000000" w14:paraId="0000072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Believing everything is going according to plan.</w:t>
      </w:r>
    </w:p>
    <w:p w:rsidR="00000000" w:rsidDel="00000000" w:rsidP="00000000" w:rsidRDefault="00000000" w:rsidRPr="00000000" w14:paraId="0000073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never notices…</w:t>
      </w:r>
    </w:p>
    <w:p w:rsidR="00000000" w:rsidDel="00000000" w:rsidP="00000000" w:rsidRDefault="00000000" w:rsidRPr="00000000" w14:paraId="0000073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sketchbook tucked away inside the drawer.</w:t>
      </w:r>
    </w:p>
    <w:p w:rsidR="00000000" w:rsidDel="00000000" w:rsidP="00000000" w:rsidRDefault="00000000" w:rsidRPr="00000000" w14:paraId="0000073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Or the way MAYA quietly stares at it before turning back to her engineering books.</w:t>
      </w:r>
    </w:p>
    <w:p w:rsidR="00000000" w:rsidDel="00000000" w:rsidP="00000000" w:rsidRDefault="00000000" w:rsidRPr="00000000" w14:paraId="00000733">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34">
      <w:pPr>
        <w:pStyle w:val="Heading3"/>
        <w:keepNext w:val="0"/>
        <w:keepLines w:val="0"/>
        <w:spacing w:before="280" w:lineRule="auto"/>
        <w:rPr>
          <w:rFonts w:ascii="Courier" w:cs="Courier" w:eastAsia="Courier" w:hAnsi="Courier"/>
          <w:b w:val="1"/>
          <w:bCs w:val="1"/>
          <w:color w:val="000000"/>
          <w:sz w:val="26"/>
          <w:szCs w:val="26"/>
        </w:rPr>
      </w:pPr>
      <w:bookmarkStart w:colFirst="0" w:colLast="0" w:name="_vrylctqnsjuw" w:id="60"/>
      <w:bookmarkEnd w:id="60"/>
      <w:r w:rsidDel="00000000" w:rsidR="00000000" w:rsidRPr="00000000">
        <w:rPr>
          <w:rFonts w:ascii="Courier" w:cs="Courier" w:eastAsia="Courier" w:hAnsi="Courier"/>
          <w:b w:val="1"/>
          <w:bCs w:val="1"/>
          <w:color w:val="000000"/>
          <w:sz w:val="26"/>
          <w:szCs w:val="26"/>
          <w:rtl w:val="0"/>
        </w:rPr>
        <w:t xml:space="preserve">INT. ILAGAN HOUSE - PRESENT (FLASHBACK ENDING)</w:t>
      </w:r>
    </w:p>
    <w:p w:rsidR="00000000" w:rsidDel="00000000" w:rsidP="00000000" w:rsidRDefault="00000000" w:rsidRPr="00000000" w14:paraId="0000073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memories begin overlapping.</w:t>
      </w:r>
    </w:p>
    <w:p w:rsidR="00000000" w:rsidDel="00000000" w:rsidP="00000000" w:rsidRDefault="00000000" w:rsidRPr="00000000" w14:paraId="0000073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Young MAYA smiling with crayons.</w:t>
      </w:r>
    </w:p>
    <w:p w:rsidR="00000000" w:rsidDel="00000000" w:rsidP="00000000" w:rsidRDefault="00000000" w:rsidRPr="00000000" w14:paraId="0000073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Young MAYA winning art contests.</w:t>
      </w:r>
    </w:p>
    <w:p w:rsidR="00000000" w:rsidDel="00000000" w:rsidP="00000000" w:rsidRDefault="00000000" w:rsidRPr="00000000" w14:paraId="0000073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Young MAYA saying…</w:t>
      </w:r>
    </w:p>
    <w:p w:rsidR="00000000" w:rsidDel="00000000" w:rsidP="00000000" w:rsidRDefault="00000000" w:rsidRPr="00000000" w14:paraId="00000739">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MAYA (V.O.)</w:t>
      </w:r>
    </w:p>
    <w:p w:rsidR="00000000" w:rsidDel="00000000" w:rsidP="00000000" w:rsidRDefault="00000000" w:rsidRPr="00000000" w14:paraId="0000073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Gusto ko maging artist paglaki.</w:t>
      </w:r>
    </w:p>
    <w:p w:rsidR="00000000" w:rsidDel="00000000" w:rsidP="00000000" w:rsidRDefault="00000000" w:rsidRPr="00000000" w14:paraId="0000073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freezes.</w:t>
      </w:r>
    </w:p>
    <w:p w:rsidR="00000000" w:rsidDel="00000000" w:rsidP="00000000" w:rsidRDefault="00000000" w:rsidRPr="00000000" w14:paraId="0000073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words echo.</w:t>
      </w:r>
    </w:p>
    <w:p w:rsidR="00000000" w:rsidDel="00000000" w:rsidP="00000000" w:rsidRDefault="00000000" w:rsidRPr="00000000" w14:paraId="0000073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Again.</w:t>
      </w:r>
    </w:p>
    <w:p w:rsidR="00000000" w:rsidDel="00000000" w:rsidP="00000000" w:rsidRDefault="00000000" w:rsidRPr="00000000" w14:paraId="0000073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And again.</w:t>
      </w:r>
    </w:p>
    <w:p w:rsidR="00000000" w:rsidDel="00000000" w:rsidP="00000000" w:rsidRDefault="00000000" w:rsidRPr="00000000" w14:paraId="0000073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slowly widen.</w:t>
      </w:r>
    </w:p>
    <w:p w:rsidR="00000000" w:rsidDel="00000000" w:rsidP="00000000" w:rsidRDefault="00000000" w:rsidRPr="00000000" w14:paraId="00000740">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 (V.O.)</w:t>
      </w:r>
    </w:p>
    <w:p w:rsidR="00000000" w:rsidDel="00000000" w:rsidP="00000000" w:rsidRDefault="00000000" w:rsidRPr="00000000" w14:paraId="0000074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74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niya pala nakalimutan.</w:t>
      </w:r>
    </w:p>
    <w:p w:rsidR="00000000" w:rsidDel="00000000" w:rsidP="00000000" w:rsidRDefault="00000000" w:rsidRPr="00000000" w14:paraId="0000074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(Pause.)</w:t>
      </w:r>
    </w:p>
    <w:p w:rsidR="00000000" w:rsidDel="00000000" w:rsidP="00000000" w:rsidRDefault="00000000" w:rsidRPr="00000000" w14:paraId="0000074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Ako lang ang nagpaniwalang kaya niyang kalimutan.</w:t>
      </w:r>
    </w:p>
    <w:p w:rsidR="00000000" w:rsidDel="00000000" w:rsidP="00000000" w:rsidRDefault="00000000" w:rsidRPr="00000000" w14:paraId="0000074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memories begin to shatter like broken glass.</w:t>
      </w:r>
    </w:p>
    <w:p w:rsidR="00000000" w:rsidDel="00000000" w:rsidP="00000000" w:rsidRDefault="00000000" w:rsidRPr="00000000" w14:paraId="0000074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laughter fades.</w:t>
      </w:r>
    </w:p>
    <w:p w:rsidR="00000000" w:rsidDel="00000000" w:rsidP="00000000" w:rsidRDefault="00000000" w:rsidRPr="00000000" w14:paraId="0000074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colors distort.</w:t>
      </w:r>
    </w:p>
    <w:p w:rsidR="00000000" w:rsidDel="00000000" w:rsidP="00000000" w:rsidRDefault="00000000" w:rsidRPr="00000000" w14:paraId="0000074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familiar electronic buzzing returns.</w:t>
      </w:r>
    </w:p>
    <w:p w:rsidR="00000000" w:rsidDel="00000000" w:rsidP="00000000" w:rsidRDefault="00000000" w:rsidRPr="00000000" w14:paraId="0000074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flashback begins collapsing around JENNIFER.</w:t>
      </w:r>
    </w:p>
    <w:p w:rsidR="00000000" w:rsidDel="00000000" w:rsidP="00000000" w:rsidRDefault="00000000" w:rsidRPr="00000000" w14:paraId="0000074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screen flickers violently.</w:t>
      </w:r>
    </w:p>
    <w:p w:rsidR="00000000" w:rsidDel="00000000" w:rsidP="00000000" w:rsidRDefault="00000000" w:rsidRPr="00000000" w14:paraId="0000074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Preparing to pull her back to the present…</w:t>
        <w:br w:type="textWrapping"/>
      </w:r>
    </w:p>
    <w:p w:rsidR="00000000" w:rsidDel="00000000" w:rsidP="00000000" w:rsidRDefault="00000000" w:rsidRPr="00000000" w14:paraId="0000074C">
      <w:pPr>
        <w:pStyle w:val="Heading2"/>
        <w:rPr/>
      </w:pPr>
      <w:bookmarkStart w:colFirst="0" w:colLast="0" w:name="_ogrbdgovhy1h" w:id="61"/>
      <w:bookmarkEnd w:id="61"/>
      <w:r w:rsidDel="00000000" w:rsidR="00000000" w:rsidRPr="00000000">
        <w:rPr>
          <w:rtl w:val="0"/>
        </w:rPr>
        <w:t xml:space="preserve">ACT 5 - MISSING PRESENCE</w:t>
      </w:r>
    </w:p>
    <w:p w:rsidR="00000000" w:rsidDel="00000000" w:rsidP="00000000" w:rsidRDefault="00000000" w:rsidRPr="00000000" w14:paraId="0000074D">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EXT. ILAGAN HOUSE - MORNING</w:t>
      </w:r>
    </w:p>
    <w:p w:rsidR="00000000" w:rsidDel="00000000" w:rsidP="00000000" w:rsidRDefault="00000000" w:rsidRPr="00000000" w14:paraId="0000074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morning sun shines over the quiet neighborhood.</w:t>
      </w:r>
    </w:p>
    <w:p w:rsidR="00000000" w:rsidDel="00000000" w:rsidP="00000000" w:rsidRDefault="00000000" w:rsidRPr="00000000" w14:paraId="0000074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sedan is parked neatly outside the Ilagan house.</w:t>
      </w:r>
    </w:p>
    <w:p w:rsidR="00000000" w:rsidDel="00000000" w:rsidP="00000000" w:rsidRDefault="00000000" w:rsidRPr="00000000" w14:paraId="0000075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street is calm. A few neighbors sweep their front yards while children walk toward school.</w:t>
      </w:r>
    </w:p>
    <w:p w:rsidR="00000000" w:rsidDel="00000000" w:rsidP="00000000" w:rsidRDefault="00000000" w:rsidRPr="00000000" w14:paraId="0000075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front gate slowly opens.</w:t>
      </w:r>
    </w:p>
    <w:p w:rsidR="00000000" w:rsidDel="00000000" w:rsidP="00000000" w:rsidRDefault="00000000" w:rsidRPr="00000000" w14:paraId="0000075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walks toward the house carrying a small paper bag from a local bakery.</w:t>
      </w:r>
    </w:p>
    <w:p w:rsidR="00000000" w:rsidDel="00000000" w:rsidP="00000000" w:rsidRDefault="00000000" w:rsidRPr="00000000" w14:paraId="0000075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pauses for a moment before ringing the doorbell.</w:t>
      </w:r>
    </w:p>
    <w:p w:rsidR="00000000" w:rsidDel="00000000" w:rsidP="00000000" w:rsidRDefault="00000000" w:rsidRPr="00000000" w14:paraId="0000075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DING DONG.</w:t>
      </w:r>
    </w:p>
    <w:p w:rsidR="00000000" w:rsidDel="00000000" w:rsidP="00000000" w:rsidRDefault="00000000" w:rsidRPr="00000000" w14:paraId="0000075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few seconds pass.</w:t>
      </w:r>
    </w:p>
    <w:p w:rsidR="00000000" w:rsidDel="00000000" w:rsidP="00000000" w:rsidRDefault="00000000" w:rsidRPr="00000000" w14:paraId="0000075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door opens.</w:t>
      </w:r>
    </w:p>
    <w:p w:rsidR="00000000" w:rsidDel="00000000" w:rsidP="00000000" w:rsidRDefault="00000000" w:rsidRPr="00000000" w14:paraId="0000075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stands at the doorway.</w:t>
      </w:r>
    </w:p>
    <w:p w:rsidR="00000000" w:rsidDel="00000000" w:rsidP="00000000" w:rsidRDefault="00000000" w:rsidRPr="00000000" w14:paraId="0000075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His expression immediately softens.</w:t>
      </w:r>
    </w:p>
    <w:p w:rsidR="00000000" w:rsidDel="00000000" w:rsidP="00000000" w:rsidRDefault="00000000" w:rsidRPr="00000000" w14:paraId="00000759">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075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w:t>
      </w:r>
    </w:p>
    <w:p w:rsidR="00000000" w:rsidDel="00000000" w:rsidP="00000000" w:rsidRDefault="00000000" w:rsidRPr="00000000" w14:paraId="0000075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Maaga ka ah.</w:t>
      </w:r>
    </w:p>
    <w:p w:rsidR="00000000" w:rsidDel="00000000" w:rsidP="00000000" w:rsidRDefault="00000000" w:rsidRPr="00000000" w14:paraId="0000075C">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075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(Chuckling.)</w:t>
      </w:r>
    </w:p>
    <w:p w:rsidR="00000000" w:rsidDel="00000000" w:rsidP="00000000" w:rsidRDefault="00000000" w:rsidRPr="00000000" w14:paraId="0000075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dala po akong pandesal.</w:t>
      </w:r>
    </w:p>
    <w:p w:rsidR="00000000" w:rsidDel="00000000" w:rsidP="00000000" w:rsidRDefault="00000000" w:rsidRPr="00000000" w14:paraId="0000075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Fresh pa.</w:t>
      </w:r>
    </w:p>
    <w:p w:rsidR="00000000" w:rsidDel="00000000" w:rsidP="00000000" w:rsidRDefault="00000000" w:rsidRPr="00000000" w14:paraId="0000076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smiles.)</w:t>
      </w:r>
    </w:p>
    <w:p w:rsidR="00000000" w:rsidDel="00000000" w:rsidP="00000000" w:rsidRDefault="00000000" w:rsidRPr="00000000" w14:paraId="00000761">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076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Aba...</w:t>
      </w:r>
    </w:p>
    <w:p w:rsidR="00000000" w:rsidDel="00000000" w:rsidP="00000000" w:rsidRDefault="00000000" w:rsidRPr="00000000" w14:paraId="0000076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Sakto.</w:t>
      </w:r>
    </w:p>
    <w:p w:rsidR="00000000" w:rsidDel="00000000" w:rsidP="00000000" w:rsidRDefault="00000000" w:rsidRPr="00000000" w14:paraId="0000076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Kape na lang kulang.</w:t>
      </w:r>
    </w:p>
    <w:p w:rsidR="00000000" w:rsidDel="00000000" w:rsidP="00000000" w:rsidRDefault="00000000" w:rsidRPr="00000000" w14:paraId="00000765">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076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Pwede ring libre n'yo na lang po ako.</w:t>
      </w:r>
    </w:p>
    <w:p w:rsidR="00000000" w:rsidDel="00000000" w:rsidP="00000000" w:rsidRDefault="00000000" w:rsidRPr="00000000" w14:paraId="0000076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laughs.)</w:t>
      </w:r>
    </w:p>
    <w:p w:rsidR="00000000" w:rsidDel="00000000" w:rsidP="00000000" w:rsidRDefault="00000000" w:rsidRPr="00000000" w14:paraId="00000768">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076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Sige na nga.</w:t>
      </w:r>
    </w:p>
    <w:p w:rsidR="00000000" w:rsidDel="00000000" w:rsidP="00000000" w:rsidRDefault="00000000" w:rsidRPr="00000000" w14:paraId="0000076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Pasok ka.</w:t>
      </w:r>
    </w:p>
    <w:p w:rsidR="00000000" w:rsidDel="00000000" w:rsidP="00000000" w:rsidRDefault="00000000" w:rsidRPr="00000000" w14:paraId="0000076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steps inside.)</w:t>
      </w:r>
    </w:p>
    <w:p w:rsidR="00000000" w:rsidDel="00000000" w:rsidP="00000000" w:rsidRDefault="00000000" w:rsidRPr="00000000" w14:paraId="0000076C">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6D">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INT. ILAGAN HOUSE - LIVING ROOM - CONTINUOUS</w:t>
      </w:r>
    </w:p>
    <w:p w:rsidR="00000000" w:rsidDel="00000000" w:rsidP="00000000" w:rsidRDefault="00000000" w:rsidRPr="00000000" w14:paraId="0000076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house feels unusually quiet.</w:t>
      </w:r>
    </w:p>
    <w:p w:rsidR="00000000" w:rsidDel="00000000" w:rsidP="00000000" w:rsidRDefault="00000000" w:rsidRPr="00000000" w14:paraId="0000076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television is off.</w:t>
      </w:r>
    </w:p>
    <w:p w:rsidR="00000000" w:rsidDel="00000000" w:rsidP="00000000" w:rsidRDefault="00000000" w:rsidRPr="00000000" w14:paraId="0000077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music plays.</w:t>
      </w:r>
    </w:p>
    <w:p w:rsidR="00000000" w:rsidDel="00000000" w:rsidP="00000000" w:rsidRDefault="00000000" w:rsidRPr="00000000" w14:paraId="0000077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silence feels heavier than usual.</w:t>
      </w:r>
    </w:p>
    <w:p w:rsidR="00000000" w:rsidDel="00000000" w:rsidP="00000000" w:rsidRDefault="00000000" w:rsidRPr="00000000" w14:paraId="0000077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notices JENNIFER arranging a few things on a nearby shelf.</w:t>
      </w:r>
    </w:p>
    <w:p w:rsidR="00000000" w:rsidDel="00000000" w:rsidP="00000000" w:rsidRDefault="00000000" w:rsidRPr="00000000" w14:paraId="0000077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turns toward him.</w:t>
      </w:r>
    </w:p>
    <w:p w:rsidR="00000000" w:rsidDel="00000000" w:rsidP="00000000" w:rsidRDefault="00000000" w:rsidRPr="00000000" w14:paraId="0000077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Forces a small smile.</w:t>
      </w:r>
    </w:p>
    <w:p w:rsidR="00000000" w:rsidDel="00000000" w:rsidP="00000000" w:rsidRDefault="00000000" w:rsidRPr="00000000" w14:paraId="00000775">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077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Good morning, ETHAN.</w:t>
      </w:r>
    </w:p>
    <w:p w:rsidR="00000000" w:rsidDel="00000000" w:rsidP="00000000" w:rsidRDefault="00000000" w:rsidRPr="00000000" w14:paraId="00000777">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077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Good morning po, Tita.</w:t>
      </w:r>
    </w:p>
    <w:p w:rsidR="00000000" w:rsidDel="00000000" w:rsidP="00000000" w:rsidRDefault="00000000" w:rsidRPr="00000000" w14:paraId="0000077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hands her the paper bag.)</w:t>
      </w:r>
    </w:p>
    <w:p w:rsidR="00000000" w:rsidDel="00000000" w:rsidP="00000000" w:rsidRDefault="00000000" w:rsidRPr="00000000" w14:paraId="0000077A">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 (CONT'D)</w:t>
      </w:r>
    </w:p>
    <w:p w:rsidR="00000000" w:rsidDel="00000000" w:rsidP="00000000" w:rsidRDefault="00000000" w:rsidRPr="00000000" w14:paraId="0000077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pandesal po.</w:t>
      </w:r>
    </w:p>
    <w:p w:rsidR="00000000" w:rsidDel="00000000" w:rsidP="00000000" w:rsidRDefault="00000000" w:rsidRPr="00000000" w14:paraId="0000077C">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077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Naku.</w:t>
      </w:r>
    </w:p>
    <w:p w:rsidR="00000000" w:rsidDel="00000000" w:rsidP="00000000" w:rsidRDefault="00000000" w:rsidRPr="00000000" w14:paraId="0000077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na sana nag-abala.</w:t>
      </w:r>
    </w:p>
    <w:p w:rsidR="00000000" w:rsidDel="00000000" w:rsidP="00000000" w:rsidRDefault="00000000" w:rsidRPr="00000000" w14:paraId="0000077F">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078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Okay lang po.</w:t>
      </w:r>
    </w:p>
    <w:p w:rsidR="00000000" w:rsidDel="00000000" w:rsidP="00000000" w:rsidRDefault="00000000" w:rsidRPr="00000000" w14:paraId="0000078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Napadaan lang.</w:t>
      </w:r>
    </w:p>
    <w:p w:rsidR="00000000" w:rsidDel="00000000" w:rsidP="00000000" w:rsidRDefault="00000000" w:rsidRPr="00000000" w14:paraId="0000078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smiles politely.)</w:t>
      </w:r>
    </w:p>
    <w:p w:rsidR="00000000" w:rsidDel="00000000" w:rsidP="00000000" w:rsidRDefault="00000000" w:rsidRPr="00000000" w14:paraId="0000078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her eyes betray her exhaustion.</w:t>
      </w:r>
    </w:p>
    <w:p w:rsidR="00000000" w:rsidDel="00000000" w:rsidP="00000000" w:rsidRDefault="00000000" w:rsidRPr="00000000" w14:paraId="0000078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hasn't been sleeping well.</w:t>
      </w:r>
    </w:p>
    <w:p w:rsidR="00000000" w:rsidDel="00000000" w:rsidP="00000000" w:rsidRDefault="00000000" w:rsidRPr="00000000" w14:paraId="0000078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notices.)</w:t>
      </w:r>
    </w:p>
    <w:p w:rsidR="00000000" w:rsidDel="00000000" w:rsidP="00000000" w:rsidRDefault="00000000" w:rsidRPr="00000000" w14:paraId="0000078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doesn't mention it.</w:t>
      </w:r>
    </w:p>
    <w:p w:rsidR="00000000" w:rsidDel="00000000" w:rsidP="00000000" w:rsidRDefault="00000000" w:rsidRPr="00000000" w14:paraId="0000078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Instead...</w:t>
      </w:r>
    </w:p>
    <w:p w:rsidR="00000000" w:rsidDel="00000000" w:rsidP="00000000" w:rsidRDefault="00000000" w:rsidRPr="00000000" w14:paraId="00000788">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078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Nasaan po si MAYA?</w:t>
      </w:r>
    </w:p>
    <w:p w:rsidR="00000000" w:rsidDel="00000000" w:rsidP="00000000" w:rsidRDefault="00000000" w:rsidRPr="00000000" w14:paraId="0000078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pauses.)</w:t>
      </w:r>
    </w:p>
    <w:p w:rsidR="00000000" w:rsidDel="00000000" w:rsidP="00000000" w:rsidRDefault="00000000" w:rsidRPr="00000000" w14:paraId="0000078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glances toward the hallway.)</w:t>
      </w:r>
    </w:p>
    <w:p w:rsidR="00000000" w:rsidDel="00000000" w:rsidP="00000000" w:rsidRDefault="00000000" w:rsidRPr="00000000" w14:paraId="0000078C">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078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Nasa kwarto pa.</w:t>
      </w:r>
    </w:p>
    <w:p w:rsidR="00000000" w:rsidDel="00000000" w:rsidP="00000000" w:rsidRDefault="00000000" w:rsidRPr="00000000" w14:paraId="0000078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Tahimik lang.</w:t>
      </w:r>
    </w:p>
    <w:p w:rsidR="00000000" w:rsidDel="00000000" w:rsidP="00000000" w:rsidRDefault="00000000" w:rsidRPr="00000000" w14:paraId="0000078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nods.)</w:t>
      </w:r>
    </w:p>
    <w:p w:rsidR="00000000" w:rsidDel="00000000" w:rsidP="00000000" w:rsidRDefault="00000000" w:rsidRPr="00000000" w14:paraId="0000079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answer is enough.</w:t>
      </w:r>
    </w:p>
    <w:p w:rsidR="00000000" w:rsidDel="00000000" w:rsidP="00000000" w:rsidRDefault="00000000" w:rsidRPr="00000000" w14:paraId="0000079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walks toward the kitchen.)</w:t>
      </w:r>
    </w:p>
    <w:p w:rsidR="00000000" w:rsidDel="00000000" w:rsidP="00000000" w:rsidRDefault="00000000" w:rsidRPr="00000000" w14:paraId="00000792">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079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Kape muna tayo.</w:t>
      </w:r>
    </w:p>
    <w:p w:rsidR="00000000" w:rsidDel="00000000" w:rsidP="00000000" w:rsidRDefault="00000000" w:rsidRPr="00000000" w14:paraId="0000079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Baka magising din 'yon maMAYA.</w:t>
      </w:r>
    </w:p>
    <w:p w:rsidR="00000000" w:rsidDel="00000000" w:rsidP="00000000" w:rsidRDefault="00000000" w:rsidRPr="00000000" w14:paraId="00000795">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796">
      <w:pPr>
        <w:spacing w:after="240" w:before="240" w:lineRule="auto"/>
        <w:rPr>
          <w:rFonts w:ascii="Courier" w:cs="Courier" w:eastAsia="Courier" w:hAnsi="Courier"/>
          <w:b w:val="1"/>
          <w:bCs w:val="1"/>
          <w:color w:val="38761d"/>
          <w:sz w:val="24"/>
          <w:szCs w:val="24"/>
        </w:rPr>
      </w:pPr>
      <w:commentRangeStart w:id="9"/>
      <w:r w:rsidDel="00000000" w:rsidR="00000000" w:rsidRPr="00000000">
        <w:rPr>
          <w:rFonts w:ascii="Courier" w:cs="Courier" w:eastAsia="Courier" w:hAnsi="Courier"/>
          <w:b w:val="1"/>
          <w:bCs w:val="1"/>
          <w:color w:val="38761d"/>
          <w:sz w:val="24"/>
          <w:szCs w:val="24"/>
          <w:rtl w:val="0"/>
        </w:rPr>
        <w:t xml:space="preserve">INT. ILAGAN HOUSE - DINING ROOM - MOMENTS LATER</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79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three sit around the dining table.</w:t>
      </w:r>
    </w:p>
    <w:p w:rsidR="00000000" w:rsidDel="00000000" w:rsidP="00000000" w:rsidRDefault="00000000" w:rsidRPr="00000000" w14:paraId="00000798">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Fresh coffee fills the room with its aroma.</w:t>
      </w:r>
    </w:p>
    <w:p w:rsidR="00000000" w:rsidDel="00000000" w:rsidP="00000000" w:rsidRDefault="00000000" w:rsidRPr="00000000" w14:paraId="00000799">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paper bag of bread sits in the middle of the table.</w:t>
      </w:r>
    </w:p>
    <w:p w:rsidR="00000000" w:rsidDel="00000000" w:rsidP="00000000" w:rsidRDefault="00000000" w:rsidRPr="00000000" w14:paraId="0000079A">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Nobody reaches for it.</w:t>
      </w:r>
    </w:p>
    <w:p w:rsidR="00000000" w:rsidDel="00000000" w:rsidP="00000000" w:rsidRDefault="00000000" w:rsidRPr="00000000" w14:paraId="0000079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For a moment...</w:t>
      </w:r>
    </w:p>
    <w:p w:rsidR="00000000" w:rsidDel="00000000" w:rsidP="00000000" w:rsidRDefault="00000000" w:rsidRPr="00000000" w14:paraId="0000079C">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 one speaks.</w:t>
      </w:r>
    </w:p>
    <w:p w:rsidR="00000000" w:rsidDel="00000000" w:rsidP="00000000" w:rsidRDefault="00000000" w:rsidRPr="00000000" w14:paraId="0000079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ETHAN looks between JENNIFER and RICARDO.</w:t>
      </w:r>
    </w:p>
    <w:p w:rsidR="00000000" w:rsidDel="00000000" w:rsidP="00000000" w:rsidRDefault="00000000" w:rsidRPr="00000000" w14:paraId="0000079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silence says everything.</w:t>
      </w:r>
    </w:p>
    <w:p w:rsidR="00000000" w:rsidDel="00000000" w:rsidP="00000000" w:rsidRDefault="00000000" w:rsidRPr="00000000" w14:paraId="0000079F">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7A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w:t>
      </w:r>
    </w:p>
    <w:p w:rsidR="00000000" w:rsidDel="00000000" w:rsidP="00000000" w:rsidRDefault="00000000" w:rsidRPr="00000000" w14:paraId="000007A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Okay lang po ba kayo?</w:t>
      </w:r>
    </w:p>
    <w:p w:rsidR="00000000" w:rsidDel="00000000" w:rsidP="00000000" w:rsidRDefault="00000000" w:rsidRPr="00000000" w14:paraId="000007A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lets out a quiet sigh.)</w:t>
      </w:r>
    </w:p>
    <w:p w:rsidR="00000000" w:rsidDel="00000000" w:rsidP="00000000" w:rsidRDefault="00000000" w:rsidRPr="00000000" w14:paraId="000007A3">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7A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rin namin alam.</w:t>
      </w:r>
    </w:p>
    <w:p w:rsidR="00000000" w:rsidDel="00000000" w:rsidP="00000000" w:rsidRDefault="00000000" w:rsidRPr="00000000" w14:paraId="000007A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lowers her gaze.)</w:t>
      </w:r>
    </w:p>
    <w:p w:rsidR="00000000" w:rsidDel="00000000" w:rsidP="00000000" w:rsidRDefault="00000000" w:rsidRPr="00000000" w14:paraId="000007A6">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Her fingers absentmindedly stir her coffee.</w:t>
      </w:r>
    </w:p>
    <w:p w:rsidR="00000000" w:rsidDel="00000000" w:rsidP="00000000" w:rsidRDefault="00000000" w:rsidRPr="00000000" w14:paraId="000007A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Though she hasn't taken a sip.</w:t>
      </w:r>
    </w:p>
    <w:p w:rsidR="00000000" w:rsidDel="00000000" w:rsidP="00000000" w:rsidRDefault="00000000" w:rsidRPr="00000000" w14:paraId="000007A8">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7A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Tahimik lang siya simula no'ng isang gabi.</w:t>
      </w:r>
    </w:p>
    <w:p w:rsidR="00000000" w:rsidDel="00000000" w:rsidP="00000000" w:rsidRDefault="00000000" w:rsidRPr="00000000" w14:paraId="000007A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na rin kami halos nag-uusap.</w:t>
      </w:r>
    </w:p>
    <w:p w:rsidR="00000000" w:rsidDel="00000000" w:rsidP="00000000" w:rsidRDefault="00000000" w:rsidRPr="00000000" w14:paraId="000007A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(ETHAN nods slowly.)</w:t>
      </w:r>
    </w:p>
    <w:p w:rsidR="00000000" w:rsidDel="00000000" w:rsidP="00000000" w:rsidRDefault="00000000" w:rsidRPr="00000000" w14:paraId="000007AC">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 had expected as much.</w:t>
      </w:r>
    </w:p>
    <w:p w:rsidR="00000000" w:rsidDel="00000000" w:rsidP="00000000" w:rsidRDefault="00000000" w:rsidRPr="00000000" w14:paraId="000007AD">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7A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Mahirap po talaga...</w:t>
      </w:r>
    </w:p>
    <w:p w:rsidR="00000000" w:rsidDel="00000000" w:rsidP="00000000" w:rsidRDefault="00000000" w:rsidRPr="00000000" w14:paraId="000007A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Especially after everything.</w:t>
      </w:r>
    </w:p>
    <w:p w:rsidR="00000000" w:rsidDel="00000000" w:rsidP="00000000" w:rsidRDefault="00000000" w:rsidRPr="00000000" w14:paraId="000007B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closes her eyes for a brief moment.)</w:t>
      </w:r>
    </w:p>
    <w:p w:rsidR="00000000" w:rsidDel="00000000" w:rsidP="00000000" w:rsidRDefault="00000000" w:rsidRPr="00000000" w14:paraId="000007B1">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7B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Akala ko...</w:t>
      </w:r>
    </w:p>
    <w:p w:rsidR="00000000" w:rsidDel="00000000" w:rsidP="00000000" w:rsidRDefault="00000000" w:rsidRPr="00000000" w14:paraId="000007B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kilala ko ang anak ko.</w:t>
      </w:r>
    </w:p>
    <w:p w:rsidR="00000000" w:rsidDel="00000000" w:rsidP="00000000" w:rsidRDefault="00000000" w:rsidRPr="00000000" w14:paraId="000007B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(Pause.)</w:t>
      </w:r>
    </w:p>
    <w:p w:rsidR="00000000" w:rsidDel="00000000" w:rsidP="00000000" w:rsidRDefault="00000000" w:rsidRPr="00000000" w14:paraId="000007B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Pero parang...</w:t>
      </w:r>
    </w:p>
    <w:p w:rsidR="00000000" w:rsidDel="00000000" w:rsidP="00000000" w:rsidRDefault="00000000" w:rsidRPr="00000000" w14:paraId="000007B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ang dami ko palang hindi alam.</w:t>
      </w:r>
    </w:p>
    <w:p w:rsidR="00000000" w:rsidDel="00000000" w:rsidP="00000000" w:rsidRDefault="00000000" w:rsidRPr="00000000" w14:paraId="000007B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quietly places a reassuring hand over hers.)</w:t>
      </w:r>
    </w:p>
    <w:p w:rsidR="00000000" w:rsidDel="00000000" w:rsidP="00000000" w:rsidRDefault="00000000" w:rsidRPr="00000000" w14:paraId="000007B8">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doesn't pull away.</w:t>
      </w:r>
    </w:p>
    <w:p w:rsidR="00000000" w:rsidDel="00000000" w:rsidP="00000000" w:rsidRDefault="00000000" w:rsidRPr="00000000" w14:paraId="000007B9">
      <w:pPr>
        <w:rPr>
          <w:rFonts w:ascii="Courier" w:cs="Courier" w:eastAsia="Courier" w:hAnsi="Courier"/>
          <w:color w:val="38761d"/>
          <w:sz w:val="24"/>
          <w:szCs w:val="24"/>
        </w:rPr>
      </w:pPr>
      <w:r w:rsidDel="00000000" w:rsidR="00000000" w:rsidRPr="00000000">
        <w:rPr>
          <w:rtl w:val="0"/>
        </w:rPr>
      </w:r>
    </w:p>
    <w:p w:rsidR="00000000" w:rsidDel="00000000" w:rsidP="00000000" w:rsidRDefault="00000000" w:rsidRPr="00000000" w14:paraId="000007BA">
      <w:pPr>
        <w:spacing w:after="240" w:before="240" w:lineRule="auto"/>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INT. MAYA'S BEDROOM - SAME TIME</w:t>
      </w:r>
    </w:p>
    <w:p w:rsidR="00000000" w:rsidDel="00000000" w:rsidP="00000000" w:rsidRDefault="00000000" w:rsidRPr="00000000" w14:paraId="000007B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curtains remain closed.</w:t>
      </w:r>
    </w:p>
    <w:p w:rsidR="00000000" w:rsidDel="00000000" w:rsidP="00000000" w:rsidRDefault="00000000" w:rsidRPr="00000000" w14:paraId="000007BC">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thin stream of sunlight slips through the gap</w:t>
      </w:r>
    </w:p>
    <w:p w:rsidR="00000000" w:rsidDel="00000000" w:rsidP="00000000" w:rsidRDefault="00000000" w:rsidRPr="00000000" w14:paraId="000007B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sits on the edge of her bed.</w:t>
      </w:r>
    </w:p>
    <w:p w:rsidR="00000000" w:rsidDel="00000000" w:rsidP="00000000" w:rsidRDefault="00000000" w:rsidRPr="00000000" w14:paraId="000007B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Still wearing an oversized hoodie.</w:t>
      </w:r>
    </w:p>
    <w:p w:rsidR="00000000" w:rsidDel="00000000" w:rsidP="00000000" w:rsidRDefault="00000000" w:rsidRPr="00000000" w14:paraId="000007BF">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(Her sketchbook rests beside her.)</w:t>
      </w:r>
    </w:p>
    <w:p w:rsidR="00000000" w:rsidDel="00000000" w:rsidP="00000000" w:rsidRDefault="00000000" w:rsidRPr="00000000" w14:paraId="000007C0">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isn't drawing.</w:t>
      </w:r>
    </w:p>
    <w:p w:rsidR="00000000" w:rsidDel="00000000" w:rsidP="00000000" w:rsidRDefault="00000000" w:rsidRPr="00000000" w14:paraId="000007C1">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simply stares at it.</w:t>
      </w:r>
    </w:p>
    <w:p w:rsidR="00000000" w:rsidDel="00000000" w:rsidP="00000000" w:rsidRDefault="00000000" w:rsidRPr="00000000" w14:paraId="000007C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Lost in thought.</w:t>
      </w:r>
    </w:p>
    <w:p w:rsidR="00000000" w:rsidDel="00000000" w:rsidP="00000000" w:rsidRDefault="00000000" w:rsidRPr="00000000" w14:paraId="000007C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knock interrupts the silence.)</w:t>
      </w:r>
    </w:p>
    <w:p w:rsidR="00000000" w:rsidDel="00000000" w:rsidP="00000000" w:rsidRDefault="00000000" w:rsidRPr="00000000" w14:paraId="000007C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KNOCK. KNOCK.</w:t>
      </w:r>
    </w:p>
    <w:p w:rsidR="00000000" w:rsidDel="00000000" w:rsidP="00000000" w:rsidRDefault="00000000" w:rsidRPr="00000000" w14:paraId="000007C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looks toward the door.</w:t>
      </w:r>
    </w:p>
    <w:p w:rsidR="00000000" w:rsidDel="00000000" w:rsidP="00000000" w:rsidRDefault="00000000" w:rsidRPr="00000000" w14:paraId="000007C6">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doesn't answer.</w:t>
      </w:r>
    </w:p>
    <w:p w:rsidR="00000000" w:rsidDel="00000000" w:rsidP="00000000" w:rsidRDefault="00000000" w:rsidRPr="00000000" w14:paraId="000007C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After a moment...</w:t>
      </w:r>
    </w:p>
    <w:p w:rsidR="00000000" w:rsidDel="00000000" w:rsidP="00000000" w:rsidRDefault="00000000" w:rsidRPr="00000000" w14:paraId="000007C8">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Another gentle knock.</w:t>
      </w:r>
    </w:p>
    <w:p w:rsidR="00000000" w:rsidDel="00000000" w:rsidP="00000000" w:rsidRDefault="00000000" w:rsidRPr="00000000" w14:paraId="000007C9">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 (O.S.)</w:t>
      </w:r>
    </w:p>
    <w:p w:rsidR="00000000" w:rsidDel="00000000" w:rsidP="00000000" w:rsidRDefault="00000000" w:rsidRPr="00000000" w14:paraId="000007C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w:t>
      </w:r>
    </w:p>
    <w:p w:rsidR="00000000" w:rsidDel="00000000" w:rsidP="00000000" w:rsidRDefault="00000000" w:rsidRPr="00000000" w14:paraId="000007C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Ako 'to.</w:t>
      </w:r>
    </w:p>
    <w:p w:rsidR="00000000" w:rsidDel="00000000" w:rsidP="00000000" w:rsidRDefault="00000000" w:rsidRPr="00000000" w14:paraId="000007C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pause.)</w:t>
      </w:r>
    </w:p>
    <w:p w:rsidR="00000000" w:rsidDel="00000000" w:rsidP="00000000" w:rsidRDefault="00000000" w:rsidRPr="00000000" w14:paraId="000007C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quietly walks over.</w:t>
      </w:r>
    </w:p>
    <w:p w:rsidR="00000000" w:rsidDel="00000000" w:rsidP="00000000" w:rsidRDefault="00000000" w:rsidRPr="00000000" w14:paraId="000007C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opens the door just enough to peek outside.</w:t>
      </w:r>
    </w:p>
    <w:p w:rsidR="00000000" w:rsidDel="00000000" w:rsidP="00000000" w:rsidRDefault="00000000" w:rsidRPr="00000000" w14:paraId="000007C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(ETHAN gives a small smile.)</w:t>
      </w:r>
    </w:p>
    <w:p w:rsidR="00000000" w:rsidDel="00000000" w:rsidP="00000000" w:rsidRDefault="00000000" w:rsidRPr="00000000" w14:paraId="000007D0">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7D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w:t>
      </w:r>
    </w:p>
    <w:p w:rsidR="00000000" w:rsidDel="00000000" w:rsidP="00000000" w:rsidRDefault="00000000" w:rsidRPr="00000000" w14:paraId="000007D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manages a weak smile.)</w:t>
      </w:r>
    </w:p>
    <w:p w:rsidR="00000000" w:rsidDel="00000000" w:rsidP="00000000" w:rsidRDefault="00000000" w:rsidRPr="00000000" w14:paraId="000007D3">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7D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w:t>
      </w:r>
    </w:p>
    <w:p w:rsidR="00000000" w:rsidDel="00000000" w:rsidP="00000000" w:rsidRDefault="00000000" w:rsidRPr="00000000" w14:paraId="000007D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Neither of them knows what to say.</w:t>
      </w:r>
    </w:p>
    <w:p w:rsidR="00000000" w:rsidDel="00000000" w:rsidP="00000000" w:rsidRDefault="00000000" w:rsidRPr="00000000" w14:paraId="000007D6">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Another silence.</w:t>
      </w:r>
    </w:p>
    <w:p w:rsidR="00000000" w:rsidDel="00000000" w:rsidP="00000000" w:rsidRDefault="00000000" w:rsidRPr="00000000" w14:paraId="000007D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Awkward.</w:t>
      </w:r>
    </w:p>
    <w:p w:rsidR="00000000" w:rsidDel="00000000" w:rsidP="00000000" w:rsidRDefault="00000000" w:rsidRPr="00000000" w14:paraId="000007D8">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7D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Pwede ba?</w:t>
      </w:r>
    </w:p>
    <w:p w:rsidR="00000000" w:rsidDel="00000000" w:rsidP="00000000" w:rsidRDefault="00000000" w:rsidRPr="00000000" w14:paraId="000007D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nods.)</w:t>
      </w:r>
    </w:p>
    <w:p w:rsidR="00000000" w:rsidDel="00000000" w:rsidP="00000000" w:rsidRDefault="00000000" w:rsidRPr="00000000" w14:paraId="000007D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steps aside.</w:t>
      </w:r>
    </w:p>
    <w:p w:rsidR="00000000" w:rsidDel="00000000" w:rsidP="00000000" w:rsidRDefault="00000000" w:rsidRPr="00000000" w14:paraId="000007D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(ETHAN enters.)</w:t>
      </w:r>
    </w:p>
    <w:p w:rsidR="00000000" w:rsidDel="00000000" w:rsidP="00000000" w:rsidRDefault="00000000" w:rsidRPr="00000000" w14:paraId="000007DD">
      <w:pPr>
        <w:rPr>
          <w:rFonts w:ascii="Courier" w:cs="Courier" w:eastAsia="Courier" w:hAnsi="Courier"/>
          <w:color w:val="38761d"/>
          <w:sz w:val="24"/>
          <w:szCs w:val="24"/>
        </w:rPr>
      </w:pPr>
      <w:r w:rsidDel="00000000" w:rsidR="00000000" w:rsidRPr="00000000">
        <w:rPr>
          <w:rtl w:val="0"/>
        </w:rPr>
      </w:r>
    </w:p>
    <w:p w:rsidR="00000000" w:rsidDel="00000000" w:rsidP="00000000" w:rsidRDefault="00000000" w:rsidRPr="00000000" w14:paraId="000007DE">
      <w:pPr>
        <w:spacing w:after="240" w:before="240" w:lineRule="auto"/>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INT. MAYA'S BEDROOM - CONTINUOUS</w:t>
      </w:r>
    </w:p>
    <w:p w:rsidR="00000000" w:rsidDel="00000000" w:rsidP="00000000" w:rsidRDefault="00000000" w:rsidRPr="00000000" w14:paraId="000007DF">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ETHAN looks around the room.</w:t>
      </w:r>
    </w:p>
    <w:p w:rsidR="00000000" w:rsidDel="00000000" w:rsidP="00000000" w:rsidRDefault="00000000" w:rsidRPr="00000000" w14:paraId="000007E0">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It feels different now.</w:t>
      </w:r>
    </w:p>
    <w:p w:rsidR="00000000" w:rsidDel="00000000" w:rsidP="00000000" w:rsidRDefault="00000000" w:rsidRPr="00000000" w14:paraId="000007E1">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Not because anything has changed.</w:t>
      </w:r>
    </w:p>
    <w:p w:rsidR="00000000" w:rsidDel="00000000" w:rsidP="00000000" w:rsidRDefault="00000000" w:rsidRPr="00000000" w14:paraId="000007E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But because the truth has finally been spoken aloud.</w:t>
      </w:r>
    </w:p>
    <w:p w:rsidR="00000000" w:rsidDel="00000000" w:rsidP="00000000" w:rsidRDefault="00000000" w:rsidRPr="00000000" w14:paraId="000007E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His eyes briefly land on the sketchbook.</w:t>
      </w:r>
    </w:p>
    <w:p w:rsidR="00000000" w:rsidDel="00000000" w:rsidP="00000000" w:rsidRDefault="00000000" w:rsidRPr="00000000" w14:paraId="000007E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 looks back at MAYA.</w:t>
      </w:r>
    </w:p>
    <w:p w:rsidR="00000000" w:rsidDel="00000000" w:rsidP="00000000" w:rsidRDefault="00000000" w:rsidRPr="00000000" w14:paraId="000007E5">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7E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How are you?</w:t>
      </w:r>
    </w:p>
    <w:p w:rsidR="00000000" w:rsidDel="00000000" w:rsidP="00000000" w:rsidRDefault="00000000" w:rsidRPr="00000000" w14:paraId="000007E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lets out a dry laugh.)</w:t>
      </w:r>
    </w:p>
    <w:p w:rsidR="00000000" w:rsidDel="00000000" w:rsidP="00000000" w:rsidRDefault="00000000" w:rsidRPr="00000000" w14:paraId="000007E8">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7E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Honestly?</w:t>
      </w:r>
    </w:p>
    <w:p w:rsidR="00000000" w:rsidDel="00000000" w:rsidP="00000000" w:rsidRDefault="00000000" w:rsidRPr="00000000" w14:paraId="000007E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ko alam.</w:t>
      </w:r>
    </w:p>
    <w:p w:rsidR="00000000" w:rsidDel="00000000" w:rsidP="00000000" w:rsidRDefault="00000000" w:rsidRPr="00000000" w14:paraId="000007E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(ETHAN nods.)</w:t>
      </w:r>
    </w:p>
    <w:p w:rsidR="00000000" w:rsidDel="00000000" w:rsidP="00000000" w:rsidRDefault="00000000" w:rsidRPr="00000000" w14:paraId="000007EC">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7E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Fair.</w:t>
      </w:r>
    </w:p>
    <w:p w:rsidR="00000000" w:rsidDel="00000000" w:rsidP="00000000" w:rsidRDefault="00000000" w:rsidRPr="00000000" w14:paraId="000007E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sits back on the bed.)</w:t>
      </w:r>
    </w:p>
    <w:p w:rsidR="00000000" w:rsidDel="00000000" w:rsidP="00000000" w:rsidRDefault="00000000" w:rsidRPr="00000000" w14:paraId="000007E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keeps her eyes on the floor.</w:t>
      </w:r>
    </w:p>
    <w:p w:rsidR="00000000" w:rsidDel="00000000" w:rsidP="00000000" w:rsidRDefault="00000000" w:rsidRPr="00000000" w14:paraId="000007F0">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7F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Parang...</w:t>
      </w:r>
    </w:p>
    <w:p w:rsidR="00000000" w:rsidDel="00000000" w:rsidP="00000000" w:rsidRDefault="00000000" w:rsidRPr="00000000" w14:paraId="000007F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ang bigat pa rin.</w:t>
      </w:r>
    </w:p>
    <w:p w:rsidR="00000000" w:rsidDel="00000000" w:rsidP="00000000" w:rsidRDefault="00000000" w:rsidRPr="00000000" w14:paraId="000007F3">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7F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Expected naman.</w:t>
      </w:r>
    </w:p>
    <w:p w:rsidR="00000000" w:rsidDel="00000000" w:rsidP="00000000" w:rsidRDefault="00000000" w:rsidRPr="00000000" w14:paraId="000007F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naman overnight maaayos lahat.</w:t>
      </w:r>
    </w:p>
    <w:p w:rsidR="00000000" w:rsidDel="00000000" w:rsidP="00000000" w:rsidRDefault="00000000" w:rsidRPr="00000000" w14:paraId="000007F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smiles faintly.)</w:t>
      </w:r>
    </w:p>
    <w:p w:rsidR="00000000" w:rsidDel="00000000" w:rsidP="00000000" w:rsidRDefault="00000000" w:rsidRPr="00000000" w14:paraId="000007F7">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7F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Ikaw talaga.</w:t>
      </w:r>
    </w:p>
    <w:p w:rsidR="00000000" w:rsidDel="00000000" w:rsidP="00000000" w:rsidRDefault="00000000" w:rsidRPr="00000000" w14:paraId="000007F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Laging may sagot.</w:t>
      </w:r>
    </w:p>
    <w:p w:rsidR="00000000" w:rsidDel="00000000" w:rsidP="00000000" w:rsidRDefault="00000000" w:rsidRPr="00000000" w14:paraId="000007FA">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7F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ah.</w:t>
      </w:r>
    </w:p>
    <w:p w:rsidR="00000000" w:rsidDel="00000000" w:rsidP="00000000" w:rsidRDefault="00000000" w:rsidRPr="00000000" w14:paraId="000007F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Kunwari lang.</w:t>
      </w:r>
    </w:p>
    <w:p w:rsidR="00000000" w:rsidDel="00000000" w:rsidP="00000000" w:rsidRDefault="00000000" w:rsidRPr="00000000" w14:paraId="000007F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(Both of them chuckle.)</w:t>
      </w:r>
    </w:p>
    <w:p w:rsidR="00000000" w:rsidDel="00000000" w:rsidP="00000000" w:rsidRDefault="00000000" w:rsidRPr="00000000" w14:paraId="000007F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tension eases...</w:t>
      </w:r>
    </w:p>
    <w:p w:rsidR="00000000" w:rsidDel="00000000" w:rsidP="00000000" w:rsidRDefault="00000000" w:rsidRPr="00000000" w14:paraId="000007FF">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Only slightly.</w:t>
      </w:r>
    </w:p>
    <w:p w:rsidR="00000000" w:rsidDel="00000000" w:rsidP="00000000" w:rsidRDefault="00000000" w:rsidRPr="00000000" w14:paraId="0000080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(ETHAN notices the sketchbook again.)</w:t>
      </w:r>
    </w:p>
    <w:p w:rsidR="00000000" w:rsidDel="00000000" w:rsidP="00000000" w:rsidRDefault="00000000" w:rsidRPr="00000000" w14:paraId="00000801">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80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Alam mo...</w:t>
      </w:r>
    </w:p>
    <w:p w:rsidR="00000000" w:rsidDel="00000000" w:rsidP="00000000" w:rsidRDefault="00000000" w:rsidRPr="00000000" w14:paraId="0000080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No'ng sinabi mo lahat sa kanila...</w:t>
      </w:r>
    </w:p>
    <w:p w:rsidR="00000000" w:rsidDel="00000000" w:rsidP="00000000" w:rsidRDefault="00000000" w:rsidRPr="00000000" w14:paraId="0000080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Nagulat ako.</w:t>
      </w:r>
    </w:p>
    <w:p w:rsidR="00000000" w:rsidDel="00000000" w:rsidP="00000000" w:rsidRDefault="00000000" w:rsidRPr="00000000" w14:paraId="0000080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looks at him.)</w:t>
      </w:r>
    </w:p>
    <w:p w:rsidR="00000000" w:rsidDel="00000000" w:rsidP="00000000" w:rsidRDefault="00000000" w:rsidRPr="00000000" w14:paraId="00000806">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80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Sa drawing?</w:t>
      </w:r>
    </w:p>
    <w:p w:rsidR="00000000" w:rsidDel="00000000" w:rsidP="00000000" w:rsidRDefault="00000000" w:rsidRPr="00000000" w14:paraId="00000808">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80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w:t>
      </w:r>
    </w:p>
    <w:p w:rsidR="00000000" w:rsidDel="00000000" w:rsidP="00000000" w:rsidRDefault="00000000" w:rsidRPr="00000000" w14:paraId="0000080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 finally sinabi mo na.</w:t>
      </w:r>
    </w:p>
    <w:p w:rsidR="00000000" w:rsidDel="00000000" w:rsidP="00000000" w:rsidRDefault="00000000" w:rsidRPr="00000000" w14:paraId="0000080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(Pause.)</w:t>
      </w:r>
    </w:p>
    <w:p w:rsidR="00000000" w:rsidDel="00000000" w:rsidP="00000000" w:rsidRDefault="00000000" w:rsidRPr="00000000" w14:paraId="0000080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Matagal mo nang kinikimkim 'yon.</w:t>
      </w:r>
    </w:p>
    <w:p w:rsidR="00000000" w:rsidDel="00000000" w:rsidP="00000000" w:rsidRDefault="00000000" w:rsidRPr="00000000" w14:paraId="0000080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nods.)</w:t>
      </w:r>
    </w:p>
    <w:p w:rsidR="00000000" w:rsidDel="00000000" w:rsidP="00000000" w:rsidRDefault="00000000" w:rsidRPr="00000000" w14:paraId="0000080E">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80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Natakot lang talaga ako.</w:t>
      </w:r>
    </w:p>
    <w:p w:rsidR="00000000" w:rsidDel="00000000" w:rsidP="00000000" w:rsidRDefault="00000000" w:rsidRPr="00000000" w14:paraId="00000810">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81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 know.</w:t>
      </w:r>
    </w:p>
    <w:p w:rsidR="00000000" w:rsidDel="00000000" w:rsidP="00000000" w:rsidRDefault="00000000" w:rsidRPr="00000000" w14:paraId="0000081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brief silence settles between them.)</w:t>
      </w:r>
    </w:p>
    <w:p w:rsidR="00000000" w:rsidDel="00000000" w:rsidP="00000000" w:rsidRDefault="00000000" w:rsidRPr="00000000" w14:paraId="0000081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(ETHAN smiles reassuringly.)</w:t>
      </w:r>
    </w:p>
    <w:p w:rsidR="00000000" w:rsidDel="00000000" w:rsidP="00000000" w:rsidRDefault="00000000" w:rsidRPr="00000000" w14:paraId="00000814">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 (CONT'D)</w:t>
      </w:r>
    </w:p>
    <w:p w:rsidR="00000000" w:rsidDel="00000000" w:rsidP="00000000" w:rsidRDefault="00000000" w:rsidRPr="00000000" w14:paraId="0000081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Pero...</w:t>
      </w:r>
    </w:p>
    <w:p w:rsidR="00000000" w:rsidDel="00000000" w:rsidP="00000000" w:rsidRDefault="00000000" w:rsidRPr="00000000" w14:paraId="0000081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For what it's worth...</w:t>
      </w:r>
    </w:p>
    <w:p w:rsidR="00000000" w:rsidDel="00000000" w:rsidP="00000000" w:rsidRDefault="00000000" w:rsidRPr="00000000" w14:paraId="0000081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I'm proud of you.</w:t>
      </w:r>
    </w:p>
    <w:p w:rsidR="00000000" w:rsidDel="00000000" w:rsidP="00000000" w:rsidRDefault="00000000" w:rsidRPr="00000000" w14:paraId="0000081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looks at him.)</w:t>
      </w:r>
    </w:p>
    <w:p w:rsidR="00000000" w:rsidDel="00000000" w:rsidP="00000000" w:rsidRDefault="00000000" w:rsidRPr="00000000" w14:paraId="0000081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Confused.</w:t>
      </w:r>
    </w:p>
    <w:p w:rsidR="00000000" w:rsidDel="00000000" w:rsidP="00000000" w:rsidRDefault="00000000" w:rsidRPr="00000000" w14:paraId="0000081A">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81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Proud?</w:t>
      </w:r>
    </w:p>
    <w:p w:rsidR="00000000" w:rsidDel="00000000" w:rsidP="00000000" w:rsidRDefault="00000000" w:rsidRPr="00000000" w14:paraId="0000081C">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81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It takes guts to tell the truth.</w:t>
      </w:r>
    </w:p>
    <w:p w:rsidR="00000000" w:rsidDel="00000000" w:rsidP="00000000" w:rsidRDefault="00000000" w:rsidRPr="00000000" w14:paraId="0000081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Kahit alam mong baka hindi nila matanggap.</w:t>
      </w:r>
    </w:p>
    <w:p w:rsidR="00000000" w:rsidDel="00000000" w:rsidP="00000000" w:rsidRDefault="00000000" w:rsidRPr="00000000" w14:paraId="0000081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(MAYA's eyes begin to water.)</w:t>
      </w:r>
    </w:p>
    <w:p w:rsidR="00000000" w:rsidDel="00000000" w:rsidP="00000000" w:rsidRDefault="00000000" w:rsidRPr="00000000" w14:paraId="0000082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quickly looks away.</w:t>
      </w:r>
    </w:p>
    <w:p w:rsidR="00000000" w:rsidDel="00000000" w:rsidP="00000000" w:rsidRDefault="00000000" w:rsidRPr="00000000" w14:paraId="00000821">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82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Sana gano'n lang kadali.</w:t>
      </w:r>
    </w:p>
    <w:p w:rsidR="00000000" w:rsidDel="00000000" w:rsidP="00000000" w:rsidRDefault="00000000" w:rsidRPr="00000000" w14:paraId="0000082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(ETHAN nods.)</w:t>
      </w:r>
    </w:p>
    <w:p w:rsidR="00000000" w:rsidDel="00000000" w:rsidP="00000000" w:rsidRDefault="00000000" w:rsidRPr="00000000" w14:paraId="00000824">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82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naman.</w:t>
      </w:r>
    </w:p>
    <w:p w:rsidR="00000000" w:rsidDel="00000000" w:rsidP="00000000" w:rsidRDefault="00000000" w:rsidRPr="00000000" w14:paraId="0000082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Pero...</w:t>
      </w:r>
    </w:p>
    <w:p w:rsidR="00000000" w:rsidDel="00000000" w:rsidP="00000000" w:rsidRDefault="00000000" w:rsidRPr="00000000" w14:paraId="0000082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At least...</w:t>
      </w:r>
    </w:p>
    <w:p w:rsidR="00000000" w:rsidDel="00000000" w:rsidP="00000000" w:rsidRDefault="00000000" w:rsidRPr="00000000" w14:paraId="0000082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ka na nag-iisa.</w:t>
      </w:r>
    </w:p>
    <w:p w:rsidR="00000000" w:rsidDel="00000000" w:rsidP="00000000" w:rsidRDefault="00000000" w:rsidRPr="00000000" w14:paraId="0000082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slowly looks back at him.)</w:t>
      </w:r>
    </w:p>
    <w:p w:rsidR="00000000" w:rsidDel="00000000" w:rsidP="00000000" w:rsidRDefault="00000000" w:rsidRPr="00000000" w14:paraId="0000082A">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For the first time in a long while...</w:t>
      </w:r>
    </w:p>
    <w:p w:rsidR="00000000" w:rsidDel="00000000" w:rsidP="00000000" w:rsidRDefault="00000000" w:rsidRPr="00000000" w14:paraId="0000082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believes him.</w:t>
      </w:r>
    </w:p>
    <w:p w:rsidR="00000000" w:rsidDel="00000000" w:rsidP="00000000" w:rsidRDefault="00000000" w:rsidRPr="00000000" w14:paraId="0000082C">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room falls into a comfortable silence.</w:t>
      </w:r>
    </w:p>
    <w:p w:rsidR="00000000" w:rsidDel="00000000" w:rsidP="00000000" w:rsidRDefault="00000000" w:rsidRPr="00000000" w14:paraId="0000082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Outside the bedroom...</w:t>
      </w:r>
    </w:p>
    <w:p w:rsidR="00000000" w:rsidDel="00000000" w:rsidP="00000000" w:rsidRDefault="00000000" w:rsidRPr="00000000" w14:paraId="0000082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quietly walks past the hallway.</w:t>
      </w:r>
    </w:p>
    <w:p w:rsidR="00000000" w:rsidDel="00000000" w:rsidP="00000000" w:rsidRDefault="00000000" w:rsidRPr="00000000" w14:paraId="0000082F">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notices the faint sound of MAYA laughing.</w:t>
      </w:r>
    </w:p>
    <w:p w:rsidR="00000000" w:rsidDel="00000000" w:rsidP="00000000" w:rsidRDefault="00000000" w:rsidRPr="00000000" w14:paraId="00000830">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Just once.</w:t>
      </w:r>
    </w:p>
    <w:p w:rsidR="00000000" w:rsidDel="00000000" w:rsidP="00000000" w:rsidRDefault="00000000" w:rsidRPr="00000000" w14:paraId="00000831">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Small.</w:t>
      </w:r>
    </w:p>
    <w:p w:rsidR="00000000" w:rsidDel="00000000" w:rsidP="00000000" w:rsidRDefault="00000000" w:rsidRPr="00000000" w14:paraId="0000083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But genuine.</w:t>
      </w:r>
    </w:p>
    <w:p w:rsidR="00000000" w:rsidDel="00000000" w:rsidP="00000000" w:rsidRDefault="00000000" w:rsidRPr="00000000" w14:paraId="0000083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pauses.)</w:t>
      </w:r>
    </w:p>
    <w:p w:rsidR="00000000" w:rsidDel="00000000" w:rsidP="00000000" w:rsidRDefault="00000000" w:rsidRPr="00000000" w14:paraId="0000083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tiny smile forms on her face.</w:t>
      </w:r>
    </w:p>
    <w:p w:rsidR="00000000" w:rsidDel="00000000" w:rsidP="00000000" w:rsidRDefault="00000000" w:rsidRPr="00000000" w14:paraId="0000083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doesn't interrupt.</w:t>
      </w:r>
    </w:p>
    <w:p w:rsidR="00000000" w:rsidDel="00000000" w:rsidP="00000000" w:rsidRDefault="00000000" w:rsidRPr="00000000" w14:paraId="00000836">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simply continues walking.</w:t>
      </w:r>
    </w:p>
    <w:p w:rsidR="00000000" w:rsidDel="00000000" w:rsidP="00000000" w:rsidRDefault="00000000" w:rsidRPr="00000000" w14:paraId="0000083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Knowing...</w:t>
      </w:r>
    </w:p>
    <w:p w:rsidR="00000000" w:rsidDel="00000000" w:rsidP="00000000" w:rsidRDefault="00000000" w:rsidRPr="00000000" w14:paraId="00000838">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That maybe...</w:t>
      </w:r>
    </w:p>
    <w:p w:rsidR="00000000" w:rsidDel="00000000" w:rsidP="00000000" w:rsidRDefault="00000000" w:rsidRPr="00000000" w14:paraId="00000839">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This is the first step.</w:t>
      </w:r>
    </w:p>
    <w:p w:rsidR="00000000" w:rsidDel="00000000" w:rsidP="00000000" w:rsidRDefault="00000000" w:rsidRPr="00000000" w14:paraId="0000083A">
      <w:pPr>
        <w:spacing w:after="240" w:before="240" w:lineRule="auto"/>
        <w:jc w:val="right"/>
        <w:rPr>
          <w:rFonts w:ascii="Courier" w:cs="Courier" w:eastAsia="Courier" w:hAnsi="Courier"/>
          <w:sz w:val="34"/>
          <w:szCs w:val="34"/>
        </w:rPr>
      </w:pPr>
      <w:r w:rsidDel="00000000" w:rsidR="00000000" w:rsidRPr="00000000">
        <w:rPr>
          <w:rFonts w:ascii="Courier" w:cs="Courier" w:eastAsia="Courier" w:hAnsi="Courier"/>
          <w:sz w:val="24"/>
          <w:szCs w:val="24"/>
          <w:rtl w:val="0"/>
        </w:rPr>
        <w:t xml:space="preserve">FADE OUT.</w:t>
      </w:r>
      <w:r w:rsidDel="00000000" w:rsidR="00000000" w:rsidRPr="00000000">
        <w:rPr>
          <w:rtl w:val="0"/>
        </w:rPr>
      </w:r>
    </w:p>
    <w:p w:rsidR="00000000" w:rsidDel="00000000" w:rsidP="00000000" w:rsidRDefault="00000000" w:rsidRPr="00000000" w14:paraId="0000083B">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INT. ILAGAN HOUSE - DINING ROOM - LATE MORNING</w:t>
      </w:r>
    </w:p>
    <w:p w:rsidR="00000000" w:rsidDel="00000000" w:rsidP="00000000" w:rsidRDefault="00000000" w:rsidRPr="00000000" w14:paraId="0000083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dining table remains untouched.</w:t>
      </w:r>
    </w:p>
    <w:p w:rsidR="00000000" w:rsidDel="00000000" w:rsidP="00000000" w:rsidRDefault="00000000" w:rsidRPr="00000000" w14:paraId="0000083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cups of coffee have gone cold.</w:t>
      </w:r>
    </w:p>
    <w:p w:rsidR="00000000" w:rsidDel="00000000" w:rsidP="00000000" w:rsidRDefault="00000000" w:rsidRPr="00000000" w14:paraId="0000083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sits at the head of the table.</w:t>
      </w:r>
    </w:p>
    <w:p w:rsidR="00000000" w:rsidDel="00000000" w:rsidP="00000000" w:rsidRDefault="00000000" w:rsidRPr="00000000" w14:paraId="0000083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quietly folds a dish towel in her hands, more out of nervousness than necessity.</w:t>
      </w:r>
    </w:p>
    <w:p w:rsidR="00000000" w:rsidDel="00000000" w:rsidP="00000000" w:rsidRDefault="00000000" w:rsidRPr="00000000" w14:paraId="0000084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sits across from them.</w:t>
      </w:r>
    </w:p>
    <w:p w:rsidR="00000000" w:rsidDel="00000000" w:rsidP="00000000" w:rsidRDefault="00000000" w:rsidRPr="00000000" w14:paraId="0000084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one says a word.</w:t>
      </w:r>
    </w:p>
    <w:p w:rsidR="00000000" w:rsidDel="00000000" w:rsidP="00000000" w:rsidRDefault="00000000" w:rsidRPr="00000000" w14:paraId="0000084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breaks the silence.</w:t>
      </w:r>
    </w:p>
    <w:p w:rsidR="00000000" w:rsidDel="00000000" w:rsidP="00000000" w:rsidRDefault="00000000" w:rsidRPr="00000000" w14:paraId="00000843">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084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puwedeng ganito na lang.</w:t>
      </w:r>
    </w:p>
    <w:p w:rsidR="00000000" w:rsidDel="00000000" w:rsidP="00000000" w:rsidRDefault="00000000" w:rsidRPr="00000000" w14:paraId="0000084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looks up.)</w:t>
      </w:r>
    </w:p>
    <w:p w:rsidR="00000000" w:rsidDel="00000000" w:rsidP="00000000" w:rsidRDefault="00000000" w:rsidRPr="00000000" w14:paraId="00000846">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084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Alam ko.</w:t>
      </w:r>
    </w:p>
    <w:p w:rsidR="00000000" w:rsidDel="00000000" w:rsidP="00000000" w:rsidRDefault="00000000" w:rsidRPr="00000000" w14:paraId="0000084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(Pause.)</w:t>
      </w:r>
    </w:p>
    <w:p w:rsidR="00000000" w:rsidDel="00000000" w:rsidP="00000000" w:rsidRDefault="00000000" w:rsidRPr="00000000" w14:paraId="0000084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Pero hindi ko alam kung paano magsisimula.</w:t>
      </w:r>
    </w:p>
    <w:p w:rsidR="00000000" w:rsidDel="00000000" w:rsidP="00000000" w:rsidRDefault="00000000" w:rsidRPr="00000000" w14:paraId="0000084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nods.)</w:t>
      </w:r>
    </w:p>
    <w:p w:rsidR="00000000" w:rsidDel="00000000" w:rsidP="00000000" w:rsidRDefault="00000000" w:rsidRPr="00000000" w14:paraId="0000084B">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084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Ako rin.</w:t>
      </w:r>
    </w:p>
    <w:p w:rsidR="00000000" w:rsidDel="00000000" w:rsidP="00000000" w:rsidRDefault="00000000" w:rsidRPr="00000000" w14:paraId="0000084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looks toward the hallway.)</w:t>
      </w:r>
    </w:p>
    <w:p w:rsidR="00000000" w:rsidDel="00000000" w:rsidP="00000000" w:rsidRDefault="00000000" w:rsidRPr="00000000" w14:paraId="0000084E">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084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Maybe...</w:t>
      </w:r>
    </w:p>
    <w:p w:rsidR="00000000" w:rsidDel="00000000" w:rsidP="00000000" w:rsidRDefault="00000000" w:rsidRPr="00000000" w14:paraId="0000085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niyo kailangang alam agad ang tamang sasabihin.</w:t>
      </w:r>
    </w:p>
    <w:p w:rsidR="00000000" w:rsidDel="00000000" w:rsidP="00000000" w:rsidRDefault="00000000" w:rsidRPr="00000000" w14:paraId="0000085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Baka...</w:t>
      </w:r>
    </w:p>
    <w:p w:rsidR="00000000" w:rsidDel="00000000" w:rsidP="00000000" w:rsidRDefault="00000000" w:rsidRPr="00000000" w14:paraId="0000085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kailangan lang muna niyang maramdaman na gusto niyo siyang pakinggan.</w:t>
      </w:r>
    </w:p>
    <w:p w:rsidR="00000000" w:rsidDel="00000000" w:rsidP="00000000" w:rsidRDefault="00000000" w:rsidRPr="00000000" w14:paraId="0000085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slowly lowers her eyes.)</w:t>
      </w:r>
    </w:p>
    <w:p w:rsidR="00000000" w:rsidDel="00000000" w:rsidP="00000000" w:rsidRDefault="00000000" w:rsidRPr="00000000" w14:paraId="0000085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quietly nods.</w:t>
      </w:r>
    </w:p>
    <w:p w:rsidR="00000000" w:rsidDel="00000000" w:rsidP="00000000" w:rsidRDefault="00000000" w:rsidRPr="00000000" w14:paraId="0000085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856">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INT. MAYA'S BEDROOM - MOMENTS LATER</w:t>
      </w:r>
    </w:p>
    <w:p w:rsidR="00000000" w:rsidDel="00000000" w:rsidP="00000000" w:rsidRDefault="00000000" w:rsidRPr="00000000" w14:paraId="0000085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soft knock is heard.</w:t>
      </w:r>
    </w:p>
    <w:p w:rsidR="00000000" w:rsidDel="00000000" w:rsidP="00000000" w:rsidRDefault="00000000" w:rsidRPr="00000000" w14:paraId="00000858">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 (O.S.)</w:t>
      </w:r>
    </w:p>
    <w:p w:rsidR="00000000" w:rsidDel="00000000" w:rsidP="00000000" w:rsidRDefault="00000000" w:rsidRPr="00000000" w14:paraId="0000085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Anak...</w:t>
      </w:r>
    </w:p>
    <w:p w:rsidR="00000000" w:rsidDel="00000000" w:rsidP="00000000" w:rsidRDefault="00000000" w:rsidRPr="00000000" w14:paraId="0000085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Pwede ba tayong mag-usap?</w:t>
      </w:r>
    </w:p>
    <w:p w:rsidR="00000000" w:rsidDel="00000000" w:rsidP="00000000" w:rsidRDefault="00000000" w:rsidRPr="00000000" w14:paraId="0000085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toward the door.)</w:t>
      </w:r>
    </w:p>
    <w:p w:rsidR="00000000" w:rsidDel="00000000" w:rsidP="00000000" w:rsidRDefault="00000000" w:rsidRPr="00000000" w14:paraId="0000085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takes a deep breath.)</w:t>
      </w:r>
    </w:p>
    <w:p w:rsidR="00000000" w:rsidDel="00000000" w:rsidP="00000000" w:rsidRDefault="00000000" w:rsidRPr="00000000" w14:paraId="0000085D">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85E">
      <w:pPr>
        <w:spacing w:after="240" w:before="240" w:lineRule="auto"/>
        <w:jc w:val="center"/>
        <w:rPr>
          <w:rFonts w:ascii="Courier" w:cs="Courier" w:eastAsia="Courier" w:hAnsi="Courier"/>
          <w:color w:val="38761d"/>
          <w:sz w:val="24"/>
          <w:szCs w:val="24"/>
        </w:rPr>
      </w:pPr>
      <w:commentRangeStart w:id="10"/>
      <w:r w:rsidDel="00000000" w:rsidR="00000000" w:rsidRPr="00000000">
        <w:rPr>
          <w:rFonts w:ascii="Courier" w:cs="Courier" w:eastAsia="Courier" w:hAnsi="Courier"/>
          <w:color w:val="38761d"/>
          <w:sz w:val="24"/>
          <w:szCs w:val="24"/>
          <w:rtl w:val="0"/>
        </w:rPr>
        <w:t xml:space="preserve">...Sige po.</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85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opens the door slowly.)</w:t>
      </w:r>
    </w:p>
    <w:p w:rsidR="00000000" w:rsidDel="00000000" w:rsidP="00000000" w:rsidRDefault="00000000" w:rsidRPr="00000000" w14:paraId="00000860">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stands beside him.</w:t>
      </w:r>
    </w:p>
    <w:p w:rsidR="00000000" w:rsidDel="00000000" w:rsidP="00000000" w:rsidRDefault="00000000" w:rsidRPr="00000000" w14:paraId="00000861">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looks hesitant.</w:t>
      </w:r>
    </w:p>
    <w:p w:rsidR="00000000" w:rsidDel="00000000" w:rsidP="00000000" w:rsidRDefault="00000000" w:rsidRPr="00000000" w14:paraId="0000086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Almost unsure if she's welcome.</w:t>
      </w:r>
    </w:p>
    <w:p w:rsidR="00000000" w:rsidDel="00000000" w:rsidP="00000000" w:rsidRDefault="00000000" w:rsidRPr="00000000" w14:paraId="0000086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ETHAN quietly stays behind in the hallway.</w:t>
      </w:r>
    </w:p>
    <w:p w:rsidR="00000000" w:rsidDel="00000000" w:rsidP="00000000" w:rsidRDefault="00000000" w:rsidRPr="00000000" w14:paraId="0000086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Giving the family space.</w:t>
      </w:r>
    </w:p>
    <w:p w:rsidR="00000000" w:rsidDel="00000000" w:rsidP="00000000" w:rsidRDefault="00000000" w:rsidRPr="00000000" w14:paraId="0000086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gestures toward the living room.)</w:t>
      </w:r>
    </w:p>
    <w:p w:rsidR="00000000" w:rsidDel="00000000" w:rsidP="00000000" w:rsidRDefault="00000000" w:rsidRPr="00000000" w14:paraId="00000866">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86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Labas muna tayo.</w:t>
      </w:r>
    </w:p>
    <w:p w:rsidR="00000000" w:rsidDel="00000000" w:rsidP="00000000" w:rsidRDefault="00000000" w:rsidRPr="00000000" w14:paraId="0000086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Usap lang.</w:t>
      </w:r>
    </w:p>
    <w:p w:rsidR="00000000" w:rsidDel="00000000" w:rsidP="00000000" w:rsidRDefault="00000000" w:rsidRPr="00000000" w14:paraId="0000086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Walang sigawan.</w:t>
      </w:r>
    </w:p>
    <w:p w:rsidR="00000000" w:rsidDel="00000000" w:rsidP="00000000" w:rsidRDefault="00000000" w:rsidRPr="00000000" w14:paraId="0000086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Walang sermon.</w:t>
      </w:r>
    </w:p>
    <w:p w:rsidR="00000000" w:rsidDel="00000000" w:rsidP="00000000" w:rsidRDefault="00000000" w:rsidRPr="00000000" w14:paraId="0000086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studies her parents for a moment.)</w:t>
      </w:r>
    </w:p>
    <w:p w:rsidR="00000000" w:rsidDel="00000000" w:rsidP="00000000" w:rsidRDefault="00000000" w:rsidRPr="00000000" w14:paraId="0000086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(Then quietly nods.)</w:t>
      </w:r>
    </w:p>
    <w:p w:rsidR="00000000" w:rsidDel="00000000" w:rsidP="00000000" w:rsidRDefault="00000000" w:rsidRPr="00000000" w14:paraId="0000086D">
      <w:pPr>
        <w:rPr>
          <w:rFonts w:ascii="Courier" w:cs="Courier" w:eastAsia="Courier" w:hAnsi="Courier"/>
          <w:color w:val="38761d"/>
          <w:sz w:val="24"/>
          <w:szCs w:val="24"/>
        </w:rPr>
      </w:pPr>
      <w:r w:rsidDel="00000000" w:rsidR="00000000" w:rsidRPr="00000000">
        <w:rPr>
          <w:rtl w:val="0"/>
        </w:rPr>
      </w:r>
    </w:p>
    <w:p w:rsidR="00000000" w:rsidDel="00000000" w:rsidP="00000000" w:rsidRDefault="00000000" w:rsidRPr="00000000" w14:paraId="0000086E">
      <w:pPr>
        <w:spacing w:after="240" w:before="240" w:lineRule="auto"/>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INT. ILAGAN HOUSE - LIVING ROOM - CONTINUOUS</w:t>
      </w:r>
    </w:p>
    <w:p w:rsidR="00000000" w:rsidDel="00000000" w:rsidP="00000000" w:rsidRDefault="00000000" w:rsidRPr="00000000" w14:paraId="0000086F">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three sit facing each other.</w:t>
      </w:r>
    </w:p>
    <w:p w:rsidR="00000000" w:rsidDel="00000000" w:rsidP="00000000" w:rsidRDefault="00000000" w:rsidRPr="00000000" w14:paraId="00000870">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takes the single armchair.</w:t>
      </w:r>
    </w:p>
    <w:p w:rsidR="00000000" w:rsidDel="00000000" w:rsidP="00000000" w:rsidRDefault="00000000" w:rsidRPr="00000000" w14:paraId="00000871">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and JENNIFER sit on opposite ends of the sofa.</w:t>
      </w:r>
    </w:p>
    <w:p w:rsidR="00000000" w:rsidDel="00000000" w:rsidP="00000000" w:rsidRDefault="00000000" w:rsidRPr="00000000" w14:paraId="0000087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distance between them feels much farther than a few feet.</w:t>
      </w:r>
    </w:p>
    <w:p w:rsidR="00000000" w:rsidDel="00000000" w:rsidP="00000000" w:rsidRDefault="00000000" w:rsidRPr="00000000" w14:paraId="0000087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Nobody speaks.</w:t>
      </w:r>
    </w:p>
    <w:p w:rsidR="00000000" w:rsidDel="00000000" w:rsidP="00000000" w:rsidRDefault="00000000" w:rsidRPr="00000000" w14:paraId="0000087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Until...</w:t>
      </w:r>
    </w:p>
    <w:p w:rsidR="00000000" w:rsidDel="00000000" w:rsidP="00000000" w:rsidRDefault="00000000" w:rsidRPr="00000000" w14:paraId="00000875">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87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Anak...</w:t>
      </w:r>
    </w:p>
    <w:p w:rsidR="00000000" w:rsidDel="00000000" w:rsidP="00000000" w:rsidRDefault="00000000" w:rsidRPr="00000000" w14:paraId="0000087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namin gustong matapos 'yung usapan natin kagabi nang gano'n.</w:t>
      </w:r>
    </w:p>
    <w:p w:rsidR="00000000" w:rsidDel="00000000" w:rsidP="00000000" w:rsidRDefault="00000000" w:rsidRPr="00000000" w14:paraId="0000087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looks down.)</w:t>
      </w:r>
    </w:p>
    <w:p w:rsidR="00000000" w:rsidDel="00000000" w:rsidP="00000000" w:rsidRDefault="00000000" w:rsidRPr="00000000" w14:paraId="00000879">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87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Sorry po.</w:t>
      </w:r>
    </w:p>
    <w:p w:rsidR="00000000" w:rsidDel="00000000" w:rsidP="00000000" w:rsidRDefault="00000000" w:rsidRPr="00000000" w14:paraId="0000087B">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87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ka dapat unang humihingi ng sorry.</w:t>
      </w:r>
    </w:p>
    <w:p w:rsidR="00000000" w:rsidDel="00000000" w:rsidP="00000000" w:rsidRDefault="00000000" w:rsidRPr="00000000" w14:paraId="0000087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looks up.)</w:t>
      </w:r>
    </w:p>
    <w:p w:rsidR="00000000" w:rsidDel="00000000" w:rsidP="00000000" w:rsidRDefault="00000000" w:rsidRPr="00000000" w14:paraId="0000087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gives her a gentle smile.)</w:t>
      </w:r>
    </w:p>
    <w:p w:rsidR="00000000" w:rsidDel="00000000" w:rsidP="00000000" w:rsidRDefault="00000000" w:rsidRPr="00000000" w14:paraId="0000087F">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 (CONT'D)</w:t>
      </w:r>
    </w:p>
    <w:p w:rsidR="00000000" w:rsidDel="00000000" w:rsidP="00000000" w:rsidRDefault="00000000" w:rsidRPr="00000000" w14:paraId="0000088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Gusto lang naming maintindihan.</w:t>
      </w:r>
    </w:p>
    <w:p w:rsidR="00000000" w:rsidDel="00000000" w:rsidP="00000000" w:rsidRDefault="00000000" w:rsidRPr="00000000" w14:paraId="0000088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(Pause.)</w:t>
      </w:r>
    </w:p>
    <w:p w:rsidR="00000000" w:rsidDel="00000000" w:rsidP="00000000" w:rsidRDefault="00000000" w:rsidRPr="00000000" w14:paraId="0000088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Simulan natin ulit.</w:t>
      </w:r>
    </w:p>
    <w:p w:rsidR="00000000" w:rsidDel="00000000" w:rsidP="00000000" w:rsidRDefault="00000000" w:rsidRPr="00000000" w14:paraId="0000088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takes a deep breath.</w:t>
      </w:r>
    </w:p>
    <w:p w:rsidR="00000000" w:rsidDel="00000000" w:rsidP="00000000" w:rsidRDefault="00000000" w:rsidRPr="00000000" w14:paraId="0000088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grips the sleeve of her hoodie.</w:t>
      </w:r>
    </w:p>
    <w:p w:rsidR="00000000" w:rsidDel="00000000" w:rsidP="00000000" w:rsidRDefault="00000000" w:rsidRPr="00000000" w14:paraId="0000088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Trying to steady herself.</w:t>
      </w:r>
    </w:p>
    <w:p w:rsidR="00000000" w:rsidDel="00000000" w:rsidP="00000000" w:rsidRDefault="00000000" w:rsidRPr="00000000" w14:paraId="00000886">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88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I've been thinking about this...</w:t>
      </w:r>
    </w:p>
    <w:p w:rsidR="00000000" w:rsidDel="00000000" w:rsidP="00000000" w:rsidRDefault="00000000" w:rsidRPr="00000000" w14:paraId="0000088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for a long time.</w:t>
      </w:r>
    </w:p>
    <w:p w:rsidR="00000000" w:rsidDel="00000000" w:rsidP="00000000" w:rsidRDefault="00000000" w:rsidRPr="00000000" w14:paraId="0000088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No'ng first year pa lang...</w:t>
      </w:r>
    </w:p>
    <w:p w:rsidR="00000000" w:rsidDel="00000000" w:rsidP="00000000" w:rsidRDefault="00000000" w:rsidRPr="00000000" w14:paraId="0000088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nahihirapan na talaga ako.</w:t>
      </w:r>
    </w:p>
    <w:p w:rsidR="00000000" w:rsidDel="00000000" w:rsidP="00000000" w:rsidRDefault="00000000" w:rsidRPr="00000000" w14:paraId="0000088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Pero sabi ko...</w:t>
      </w:r>
    </w:p>
    <w:p w:rsidR="00000000" w:rsidDel="00000000" w:rsidP="00000000" w:rsidRDefault="00000000" w:rsidRPr="00000000" w14:paraId="0000088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baka adjustment lang.</w:t>
      </w:r>
    </w:p>
    <w:p w:rsidR="00000000" w:rsidDel="00000000" w:rsidP="00000000" w:rsidRDefault="00000000" w:rsidRPr="00000000" w14:paraId="0000088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(Pause.)</w:t>
      </w:r>
    </w:p>
    <w:p w:rsidR="00000000" w:rsidDel="00000000" w:rsidP="00000000" w:rsidRDefault="00000000" w:rsidRPr="00000000" w14:paraId="0000088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Second year...</w:t>
      </w:r>
    </w:p>
    <w:p w:rsidR="00000000" w:rsidDel="00000000" w:rsidP="00000000" w:rsidRDefault="00000000" w:rsidRPr="00000000" w14:paraId="0000088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mas lalo akong nahirapan.</w:t>
      </w:r>
    </w:p>
    <w:p w:rsidR="00000000" w:rsidDel="00000000" w:rsidP="00000000" w:rsidRDefault="00000000" w:rsidRPr="00000000" w14:paraId="0000089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Tapos sabi ko ulit...</w:t>
      </w:r>
    </w:p>
    <w:p w:rsidR="00000000" w:rsidDel="00000000" w:rsidP="00000000" w:rsidRDefault="00000000" w:rsidRPr="00000000" w14:paraId="0000089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baka kaya ko pa.</w:t>
      </w:r>
    </w:p>
    <w:p w:rsidR="00000000" w:rsidDel="00000000" w:rsidP="00000000" w:rsidRDefault="00000000" w:rsidRPr="00000000" w14:paraId="0000089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(Her voice begins to shake.)</w:t>
      </w:r>
    </w:p>
    <w:p w:rsidR="00000000" w:rsidDel="00000000" w:rsidP="00000000" w:rsidRDefault="00000000" w:rsidRPr="00000000" w14:paraId="00000893">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 (CONT'D)</w:t>
      </w:r>
    </w:p>
    <w:p w:rsidR="00000000" w:rsidDel="00000000" w:rsidP="00000000" w:rsidRDefault="00000000" w:rsidRPr="00000000" w14:paraId="0000089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Hanggang sa...</w:t>
      </w:r>
    </w:p>
    <w:p w:rsidR="00000000" w:rsidDel="00000000" w:rsidP="00000000" w:rsidRDefault="00000000" w:rsidRPr="00000000" w14:paraId="0000089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dumating na lang sa point na...</w:t>
      </w:r>
    </w:p>
    <w:p w:rsidR="00000000" w:rsidDel="00000000" w:rsidP="00000000" w:rsidRDefault="00000000" w:rsidRPr="00000000" w14:paraId="0000089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gumigising na lang ako...</w:t>
      </w:r>
    </w:p>
    <w:p w:rsidR="00000000" w:rsidDel="00000000" w:rsidP="00000000" w:rsidRDefault="00000000" w:rsidRPr="00000000" w14:paraId="0000089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 parang ayoko nang pumasok.</w:t>
      </w:r>
    </w:p>
    <w:p w:rsidR="00000000" w:rsidDel="00000000" w:rsidP="00000000" w:rsidRDefault="00000000" w:rsidRPr="00000000" w14:paraId="0000089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quietly listens.)</w:t>
      </w:r>
    </w:p>
    <w:p w:rsidR="00000000" w:rsidDel="00000000" w:rsidP="00000000" w:rsidRDefault="00000000" w:rsidRPr="00000000" w14:paraId="00000899">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doesn't interrupt.</w:t>
      </w:r>
    </w:p>
    <w:p w:rsidR="00000000" w:rsidDel="00000000" w:rsidP="00000000" w:rsidRDefault="00000000" w:rsidRPr="00000000" w14:paraId="0000089A">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For the first time...</w:t>
      </w:r>
    </w:p>
    <w:p w:rsidR="00000000" w:rsidDel="00000000" w:rsidP="00000000" w:rsidRDefault="00000000" w:rsidRPr="00000000" w14:paraId="0000089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lets MAYA finish.</w:t>
      </w:r>
    </w:p>
    <w:p w:rsidR="00000000" w:rsidDel="00000000" w:rsidP="00000000" w:rsidRDefault="00000000" w:rsidRPr="00000000" w14:paraId="0000089C">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 (CONT'D)</w:t>
      </w:r>
    </w:p>
    <w:p w:rsidR="00000000" w:rsidDel="00000000" w:rsidP="00000000" w:rsidRDefault="00000000" w:rsidRPr="00000000" w14:paraId="0000089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dahil tamad ako.</w:t>
      </w:r>
    </w:p>
    <w:p w:rsidR="00000000" w:rsidDel="00000000" w:rsidP="00000000" w:rsidRDefault="00000000" w:rsidRPr="00000000" w14:paraId="0000089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dahil ayoko mag-aral.</w:t>
      </w:r>
    </w:p>
    <w:p w:rsidR="00000000" w:rsidDel="00000000" w:rsidP="00000000" w:rsidRDefault="00000000" w:rsidRPr="00000000" w14:paraId="0000089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(Pause.)</w:t>
      </w:r>
    </w:p>
    <w:p w:rsidR="00000000" w:rsidDel="00000000" w:rsidP="00000000" w:rsidRDefault="00000000" w:rsidRPr="00000000" w14:paraId="000008A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Pagod na pagod na lang talaga ako.</w:t>
      </w:r>
    </w:p>
    <w:p w:rsidR="00000000" w:rsidDel="00000000" w:rsidP="00000000" w:rsidRDefault="00000000" w:rsidRPr="00000000" w14:paraId="000008A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wipes away a tear.)</w:t>
      </w:r>
    </w:p>
    <w:p w:rsidR="00000000" w:rsidDel="00000000" w:rsidP="00000000" w:rsidRDefault="00000000" w:rsidRPr="00000000" w14:paraId="000008A2">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 (CONT'D)</w:t>
      </w:r>
    </w:p>
    <w:p w:rsidR="00000000" w:rsidDel="00000000" w:rsidP="00000000" w:rsidRDefault="00000000" w:rsidRPr="00000000" w14:paraId="000008A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Every exam...</w:t>
      </w:r>
    </w:p>
    <w:p w:rsidR="00000000" w:rsidDel="00000000" w:rsidP="00000000" w:rsidRDefault="00000000" w:rsidRPr="00000000" w14:paraId="000008A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pakiramdam ko...</w:t>
      </w:r>
    </w:p>
    <w:p w:rsidR="00000000" w:rsidDel="00000000" w:rsidP="00000000" w:rsidRDefault="00000000" w:rsidRPr="00000000" w14:paraId="000008A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kapag nagkamali ako...</w:t>
      </w:r>
    </w:p>
    <w:p w:rsidR="00000000" w:rsidDel="00000000" w:rsidP="00000000" w:rsidRDefault="00000000" w:rsidRPr="00000000" w14:paraId="000008A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madidisappoint ko kayo.</w:t>
      </w:r>
    </w:p>
    <w:p w:rsidR="00000000" w:rsidDel="00000000" w:rsidP="00000000" w:rsidRDefault="00000000" w:rsidRPr="00000000" w14:paraId="000008A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Every project...</w:t>
      </w:r>
    </w:p>
    <w:p w:rsidR="00000000" w:rsidDel="00000000" w:rsidP="00000000" w:rsidRDefault="00000000" w:rsidRPr="00000000" w14:paraId="000008A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pakiramdam ko...</w:t>
      </w:r>
    </w:p>
    <w:p w:rsidR="00000000" w:rsidDel="00000000" w:rsidP="00000000" w:rsidRDefault="00000000" w:rsidRPr="00000000" w14:paraId="000008A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sapat.</w:t>
      </w:r>
    </w:p>
    <w:p w:rsidR="00000000" w:rsidDel="00000000" w:rsidP="00000000" w:rsidRDefault="00000000" w:rsidRPr="00000000" w14:paraId="000008A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(Her breathing becomes uneven.)</w:t>
      </w:r>
    </w:p>
    <w:p w:rsidR="00000000" w:rsidDel="00000000" w:rsidP="00000000" w:rsidRDefault="00000000" w:rsidRPr="00000000" w14:paraId="000008AB">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 (CONT'D)</w:t>
      </w:r>
    </w:p>
    <w:p w:rsidR="00000000" w:rsidDel="00000000" w:rsidP="00000000" w:rsidRDefault="00000000" w:rsidRPr="00000000" w14:paraId="000008A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Tapos...</w:t>
      </w:r>
    </w:p>
    <w:p w:rsidR="00000000" w:rsidDel="00000000" w:rsidP="00000000" w:rsidRDefault="00000000" w:rsidRPr="00000000" w14:paraId="000008A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nakikita ko si ETHAN.</w:t>
      </w:r>
    </w:p>
    <w:p w:rsidR="00000000" w:rsidDel="00000000" w:rsidP="00000000" w:rsidRDefault="00000000" w:rsidRPr="00000000" w14:paraId="000008A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glances briefly toward the hallway.)</w:t>
      </w:r>
    </w:p>
    <w:p w:rsidR="00000000" w:rsidDel="00000000" w:rsidP="00000000" w:rsidRDefault="00000000" w:rsidRPr="00000000" w14:paraId="000008AF">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 (CONT'D)</w:t>
      </w:r>
    </w:p>
    <w:p w:rsidR="00000000" w:rsidDel="00000000" w:rsidP="00000000" w:rsidRDefault="00000000" w:rsidRPr="00000000" w14:paraId="000008B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Ang dali niyang kausap.</w:t>
      </w:r>
    </w:p>
    <w:p w:rsidR="00000000" w:rsidDel="00000000" w:rsidP="00000000" w:rsidRDefault="00000000" w:rsidRPr="00000000" w14:paraId="000008B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Magaling siya sa school.</w:t>
      </w:r>
    </w:p>
    <w:p w:rsidR="00000000" w:rsidDel="00000000" w:rsidP="00000000" w:rsidRDefault="00000000" w:rsidRPr="00000000" w14:paraId="000008B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Nagagawa niyang tumulong kay Dad sa shop.</w:t>
      </w:r>
    </w:p>
    <w:p w:rsidR="00000000" w:rsidDel="00000000" w:rsidP="00000000" w:rsidRDefault="00000000" w:rsidRPr="00000000" w14:paraId="000008B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Kahit may pinagdadaanan siya...</w:t>
      </w:r>
    </w:p>
    <w:p w:rsidR="00000000" w:rsidDel="00000000" w:rsidP="00000000" w:rsidRDefault="00000000" w:rsidRPr="00000000" w14:paraId="000008B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parang kaya pa rin niya.</w:t>
      </w:r>
    </w:p>
    <w:p w:rsidR="00000000" w:rsidDel="00000000" w:rsidP="00000000" w:rsidRDefault="00000000" w:rsidRPr="00000000" w14:paraId="000008B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(Pause.)</w:t>
      </w:r>
    </w:p>
    <w:p w:rsidR="00000000" w:rsidDel="00000000" w:rsidP="00000000" w:rsidRDefault="00000000" w:rsidRPr="00000000" w14:paraId="000008B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Napapaisip tuloy ako...</w:t>
      </w:r>
    </w:p>
    <w:p w:rsidR="00000000" w:rsidDel="00000000" w:rsidP="00000000" w:rsidRDefault="00000000" w:rsidRPr="00000000" w14:paraId="000008B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Bakit ako hindi?</w:t>
      </w:r>
    </w:p>
    <w:p w:rsidR="00000000" w:rsidDel="00000000" w:rsidP="00000000" w:rsidRDefault="00000000" w:rsidRPr="00000000" w14:paraId="000008B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room falls silent.</w:t>
      </w:r>
    </w:p>
    <w:p w:rsidR="00000000" w:rsidDel="00000000" w:rsidP="00000000" w:rsidRDefault="00000000" w:rsidRPr="00000000" w14:paraId="000008B9">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JENNIFER's expression softens.</w:t>
      </w:r>
    </w:p>
    <w:p w:rsidR="00000000" w:rsidDel="00000000" w:rsidP="00000000" w:rsidRDefault="00000000" w:rsidRPr="00000000" w14:paraId="000008BA">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remembers the photos.</w:t>
      </w:r>
    </w:p>
    <w:p w:rsidR="00000000" w:rsidDel="00000000" w:rsidP="00000000" w:rsidRDefault="00000000" w:rsidRPr="00000000" w14:paraId="000008B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repair shop.</w:t>
      </w:r>
    </w:p>
    <w:p w:rsidR="00000000" w:rsidDel="00000000" w:rsidP="00000000" w:rsidRDefault="00000000" w:rsidRPr="00000000" w14:paraId="000008BC">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smiling beside ETHAN.</w:t>
      </w:r>
    </w:p>
    <w:p w:rsidR="00000000" w:rsidDel="00000000" w:rsidP="00000000" w:rsidRDefault="00000000" w:rsidRPr="00000000" w14:paraId="000008B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finally understands why those moments hurt MAYA.</w:t>
      </w:r>
    </w:p>
    <w:p w:rsidR="00000000" w:rsidDel="00000000" w:rsidP="00000000" w:rsidRDefault="00000000" w:rsidRPr="00000000" w14:paraId="000008BE">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 (CONT'D)</w:t>
      </w:r>
    </w:p>
    <w:p w:rsidR="00000000" w:rsidDel="00000000" w:rsidP="00000000" w:rsidRDefault="00000000" w:rsidRPr="00000000" w14:paraId="000008B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ko naman siya sinisisi.</w:t>
      </w:r>
    </w:p>
    <w:p w:rsidR="00000000" w:rsidDel="00000000" w:rsidP="00000000" w:rsidRDefault="00000000" w:rsidRPr="00000000" w14:paraId="000008C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Never.</w:t>
      </w:r>
    </w:p>
    <w:p w:rsidR="00000000" w:rsidDel="00000000" w:rsidP="00000000" w:rsidRDefault="00000000" w:rsidRPr="00000000" w14:paraId="000008C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He's my best friend.</w:t>
      </w:r>
    </w:p>
    <w:p w:rsidR="00000000" w:rsidDel="00000000" w:rsidP="00000000" w:rsidRDefault="00000000" w:rsidRPr="00000000" w14:paraId="000008C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Pero...</w:t>
      </w:r>
    </w:p>
    <w:p w:rsidR="00000000" w:rsidDel="00000000" w:rsidP="00000000" w:rsidRDefault="00000000" w:rsidRPr="00000000" w14:paraId="000008C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ko mapigilan ikumpara sarili ko.</w:t>
      </w:r>
    </w:p>
    <w:p w:rsidR="00000000" w:rsidDel="00000000" w:rsidP="00000000" w:rsidRDefault="00000000" w:rsidRPr="00000000" w14:paraId="000008C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(Her voice becomes quieter.)</w:t>
      </w:r>
    </w:p>
    <w:p w:rsidR="00000000" w:rsidDel="00000000" w:rsidP="00000000" w:rsidRDefault="00000000" w:rsidRPr="00000000" w14:paraId="000008C5">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 (CONT'D)</w:t>
      </w:r>
    </w:p>
    <w:p w:rsidR="00000000" w:rsidDel="00000000" w:rsidP="00000000" w:rsidRDefault="00000000" w:rsidRPr="00000000" w14:paraId="000008C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Parang...</w:t>
      </w:r>
    </w:p>
    <w:p w:rsidR="00000000" w:rsidDel="00000000" w:rsidP="00000000" w:rsidRDefault="00000000" w:rsidRPr="00000000" w14:paraId="000008C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kahit anong gawin ko...</w:t>
      </w:r>
    </w:p>
    <w:p w:rsidR="00000000" w:rsidDel="00000000" w:rsidP="00000000" w:rsidRDefault="00000000" w:rsidRPr="00000000" w14:paraId="000008C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lagi akong kulang.</w:t>
      </w:r>
    </w:p>
    <w:p w:rsidR="00000000" w:rsidDel="00000000" w:rsidP="00000000" w:rsidRDefault="00000000" w:rsidRPr="00000000" w14:paraId="000008C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(Long silence.)</w:t>
      </w:r>
    </w:p>
    <w:p w:rsidR="00000000" w:rsidDel="00000000" w:rsidP="00000000" w:rsidRDefault="00000000" w:rsidRPr="00000000" w14:paraId="000008C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slowly inhales.</w:t>
      </w:r>
    </w:p>
    <w:p w:rsidR="00000000" w:rsidDel="00000000" w:rsidP="00000000" w:rsidRDefault="00000000" w:rsidRPr="00000000" w14:paraId="000008C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fights the urge to respond immediately.</w:t>
      </w:r>
    </w:p>
    <w:p w:rsidR="00000000" w:rsidDel="00000000" w:rsidP="00000000" w:rsidRDefault="00000000" w:rsidRPr="00000000" w14:paraId="000008C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Instead...</w:t>
      </w:r>
    </w:p>
    <w:p w:rsidR="00000000" w:rsidDel="00000000" w:rsidP="00000000" w:rsidRDefault="00000000" w:rsidRPr="00000000" w14:paraId="000008C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asks softly—</w:t>
      </w:r>
    </w:p>
    <w:p w:rsidR="00000000" w:rsidDel="00000000" w:rsidP="00000000" w:rsidRDefault="00000000" w:rsidRPr="00000000" w14:paraId="000008CE">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8C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At...</w:t>
      </w:r>
    </w:p>
    <w:p w:rsidR="00000000" w:rsidDel="00000000" w:rsidP="00000000" w:rsidRDefault="00000000" w:rsidRPr="00000000" w14:paraId="000008D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'yung drawing?</w:t>
      </w:r>
    </w:p>
    <w:p w:rsidR="00000000" w:rsidDel="00000000" w:rsidP="00000000" w:rsidRDefault="00000000" w:rsidRPr="00000000" w14:paraId="000008D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(MAYA's eyes fall toward her hands.)</w:t>
      </w:r>
    </w:p>
    <w:p w:rsidR="00000000" w:rsidDel="00000000" w:rsidP="00000000" w:rsidRDefault="00000000" w:rsidRPr="00000000" w14:paraId="000008D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faint smile appears.)</w:t>
      </w:r>
    </w:p>
    <w:p w:rsidR="00000000" w:rsidDel="00000000" w:rsidP="00000000" w:rsidRDefault="00000000" w:rsidRPr="00000000" w14:paraId="000008D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first genuine smile she's shown since the conversation began.</w:t>
      </w:r>
    </w:p>
    <w:p w:rsidR="00000000" w:rsidDel="00000000" w:rsidP="00000000" w:rsidRDefault="00000000" w:rsidRPr="00000000" w14:paraId="000008D4">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8D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Kapag nagdo-drawing ako...</w:t>
      </w:r>
    </w:p>
    <w:p w:rsidR="00000000" w:rsidDel="00000000" w:rsidP="00000000" w:rsidRDefault="00000000" w:rsidRPr="00000000" w14:paraId="000008D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Tahimik.</w:t>
      </w:r>
    </w:p>
    <w:p w:rsidR="00000000" w:rsidDel="00000000" w:rsidP="00000000" w:rsidRDefault="00000000" w:rsidRPr="00000000" w14:paraId="000008D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Walang pressure.</w:t>
      </w:r>
    </w:p>
    <w:p w:rsidR="00000000" w:rsidDel="00000000" w:rsidP="00000000" w:rsidRDefault="00000000" w:rsidRPr="00000000" w14:paraId="000008D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Walang grades.</w:t>
      </w:r>
    </w:p>
    <w:p w:rsidR="00000000" w:rsidDel="00000000" w:rsidP="00000000" w:rsidRDefault="00000000" w:rsidRPr="00000000" w14:paraId="000008D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Walang expectations.</w:t>
      </w:r>
    </w:p>
    <w:p w:rsidR="00000000" w:rsidDel="00000000" w:rsidP="00000000" w:rsidRDefault="00000000" w:rsidRPr="00000000" w14:paraId="000008D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Ako lang.</w:t>
      </w:r>
    </w:p>
    <w:p w:rsidR="00000000" w:rsidDel="00000000" w:rsidP="00000000" w:rsidRDefault="00000000" w:rsidRPr="00000000" w14:paraId="000008D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At 'yung papel.</w:t>
      </w:r>
    </w:p>
    <w:p w:rsidR="00000000" w:rsidDel="00000000" w:rsidP="00000000" w:rsidRDefault="00000000" w:rsidRPr="00000000" w14:paraId="000008D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(Pause.)</w:t>
      </w:r>
    </w:p>
    <w:p w:rsidR="00000000" w:rsidDel="00000000" w:rsidP="00000000" w:rsidRDefault="00000000" w:rsidRPr="00000000" w14:paraId="000008D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ko namamalayan 'yung oras.</w:t>
      </w:r>
    </w:p>
    <w:p w:rsidR="00000000" w:rsidDel="00000000" w:rsidP="00000000" w:rsidRDefault="00000000" w:rsidRPr="00000000" w14:paraId="000008D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ko iniisip kung sapat ba ako.</w:t>
      </w:r>
    </w:p>
    <w:p w:rsidR="00000000" w:rsidDel="00000000" w:rsidP="00000000" w:rsidRDefault="00000000" w:rsidRPr="00000000" w14:paraId="000008D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 just...</w:t>
      </w:r>
    </w:p>
    <w:p w:rsidR="00000000" w:rsidDel="00000000" w:rsidP="00000000" w:rsidRDefault="00000000" w:rsidRPr="00000000" w14:paraId="000008E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feel happy.</w:t>
      </w:r>
    </w:p>
    <w:p w:rsidR="00000000" w:rsidDel="00000000" w:rsidP="00000000" w:rsidRDefault="00000000" w:rsidRPr="00000000" w14:paraId="000008E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words linger.)</w:t>
      </w:r>
    </w:p>
    <w:p w:rsidR="00000000" w:rsidDel="00000000" w:rsidP="00000000" w:rsidRDefault="00000000" w:rsidRPr="00000000" w14:paraId="000008E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looks down.</w:t>
      </w:r>
    </w:p>
    <w:p w:rsidR="00000000" w:rsidDel="00000000" w:rsidP="00000000" w:rsidRDefault="00000000" w:rsidRPr="00000000" w14:paraId="000008E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Her eyes begin to glisten.</w:t>
      </w:r>
    </w:p>
    <w:p w:rsidR="00000000" w:rsidDel="00000000" w:rsidP="00000000" w:rsidRDefault="00000000" w:rsidRPr="00000000" w14:paraId="000008E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remembers the little girl who proudly held up every drawing she made.</w:t>
      </w:r>
    </w:p>
    <w:p w:rsidR="00000000" w:rsidDel="00000000" w:rsidP="00000000" w:rsidRDefault="00000000" w:rsidRPr="00000000" w14:paraId="000008E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remembers hanging them on the refrigerator.</w:t>
      </w:r>
    </w:p>
    <w:p w:rsidR="00000000" w:rsidDel="00000000" w:rsidP="00000000" w:rsidRDefault="00000000" w:rsidRPr="00000000" w14:paraId="000008E6">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remembers...</w:t>
      </w:r>
    </w:p>
    <w:p w:rsidR="00000000" w:rsidDel="00000000" w:rsidP="00000000" w:rsidRDefault="00000000" w:rsidRPr="00000000" w14:paraId="000008E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Fine Arts brochure.</w:t>
      </w:r>
    </w:p>
    <w:p w:rsidR="00000000" w:rsidDel="00000000" w:rsidP="00000000" w:rsidRDefault="00000000" w:rsidRPr="00000000" w14:paraId="000008E8">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And the day MAYA quietly folded it away.</w:t>
      </w:r>
    </w:p>
    <w:p w:rsidR="00000000" w:rsidDel="00000000" w:rsidP="00000000" w:rsidRDefault="00000000" w:rsidRPr="00000000" w14:paraId="000008E9">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 (CONT'D)</w:t>
      </w:r>
    </w:p>
    <w:p w:rsidR="00000000" w:rsidDel="00000000" w:rsidP="00000000" w:rsidRDefault="00000000" w:rsidRPr="00000000" w14:paraId="000008E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ko alam kung anong mangyayari.</w:t>
      </w:r>
    </w:p>
    <w:p w:rsidR="00000000" w:rsidDel="00000000" w:rsidP="00000000" w:rsidRDefault="00000000" w:rsidRPr="00000000" w14:paraId="000008E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ko rin alam kung tama ba 'to.</w:t>
      </w:r>
    </w:p>
    <w:p w:rsidR="00000000" w:rsidDel="00000000" w:rsidP="00000000" w:rsidRDefault="00000000" w:rsidRPr="00000000" w14:paraId="000008E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Pero...</w:t>
      </w:r>
    </w:p>
    <w:p w:rsidR="00000000" w:rsidDel="00000000" w:rsidP="00000000" w:rsidRDefault="00000000" w:rsidRPr="00000000" w14:paraId="000008E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Alam ko na...</w:t>
      </w:r>
    </w:p>
    <w:p w:rsidR="00000000" w:rsidDel="00000000" w:rsidP="00000000" w:rsidRDefault="00000000" w:rsidRPr="00000000" w14:paraId="000008E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 hindi ko kayang magsinungaling sa sarili ko habang buhay.</w:t>
      </w:r>
    </w:p>
    <w:p w:rsidR="00000000" w:rsidDel="00000000" w:rsidP="00000000" w:rsidRDefault="00000000" w:rsidRPr="00000000" w14:paraId="000008E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room falls completely silent.)</w:t>
      </w:r>
    </w:p>
    <w:p w:rsidR="00000000" w:rsidDel="00000000" w:rsidP="00000000" w:rsidRDefault="00000000" w:rsidRPr="00000000" w14:paraId="000008F0">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 one rushes to answer.</w:t>
      </w:r>
    </w:p>
    <w:p w:rsidR="00000000" w:rsidDel="00000000" w:rsidP="00000000" w:rsidRDefault="00000000" w:rsidRPr="00000000" w14:paraId="000008F1">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 one argues.</w:t>
      </w:r>
    </w:p>
    <w:p w:rsidR="00000000" w:rsidDel="00000000" w:rsidP="00000000" w:rsidRDefault="00000000" w:rsidRPr="00000000" w14:paraId="000008F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looks at JENNIFER.</w:t>
      </w:r>
    </w:p>
    <w:p w:rsidR="00000000" w:rsidDel="00000000" w:rsidP="00000000" w:rsidRDefault="00000000" w:rsidRPr="00000000" w14:paraId="000008F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looks at MAYA.</w:t>
      </w:r>
    </w:p>
    <w:p w:rsidR="00000000" w:rsidDel="00000000" w:rsidP="00000000" w:rsidRDefault="00000000" w:rsidRPr="00000000" w14:paraId="000008F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For the first time in a long time...</w:t>
      </w:r>
    </w:p>
    <w:p w:rsidR="00000000" w:rsidDel="00000000" w:rsidP="00000000" w:rsidRDefault="00000000" w:rsidRPr="00000000" w14:paraId="000008F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silence isn't filled with distance.</w:t>
      </w:r>
    </w:p>
    <w:p w:rsidR="00000000" w:rsidDel="00000000" w:rsidP="00000000" w:rsidRDefault="00000000" w:rsidRPr="00000000" w14:paraId="000008F6">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It's filled with understanding.</w:t>
      </w:r>
    </w:p>
    <w:p w:rsidR="00000000" w:rsidDel="00000000" w:rsidP="00000000" w:rsidRDefault="00000000" w:rsidRPr="00000000" w14:paraId="000008F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leans forward.)</w:t>
      </w:r>
    </w:p>
    <w:p w:rsidR="00000000" w:rsidDel="00000000" w:rsidP="00000000" w:rsidRDefault="00000000" w:rsidRPr="00000000" w14:paraId="000008F8">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8F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Salamat...</w:t>
      </w:r>
    </w:p>
    <w:p w:rsidR="00000000" w:rsidDel="00000000" w:rsidP="00000000" w:rsidRDefault="00000000" w:rsidRPr="00000000" w14:paraId="000008F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sa pagiging honest sa amin.</w:t>
      </w:r>
    </w:p>
    <w:p w:rsidR="00000000" w:rsidDel="00000000" w:rsidP="00000000" w:rsidRDefault="00000000" w:rsidRPr="00000000" w14:paraId="000008F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siguro madaling sabihin lahat ng 'yan.</w:t>
      </w:r>
    </w:p>
    <w:p w:rsidR="00000000" w:rsidDel="00000000" w:rsidP="00000000" w:rsidRDefault="00000000" w:rsidRPr="00000000" w14:paraId="000008F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slowly shakes her head.)</w:t>
      </w:r>
    </w:p>
    <w:p w:rsidR="00000000" w:rsidDel="00000000" w:rsidP="00000000" w:rsidRDefault="00000000" w:rsidRPr="00000000" w14:paraId="000008FD">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8F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po.</w:t>
      </w:r>
    </w:p>
    <w:p w:rsidR="00000000" w:rsidDel="00000000" w:rsidP="00000000" w:rsidRDefault="00000000" w:rsidRPr="00000000" w14:paraId="000008F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nods.)</w:t>
      </w:r>
    </w:p>
    <w:p w:rsidR="00000000" w:rsidDel="00000000" w:rsidP="00000000" w:rsidRDefault="00000000" w:rsidRPr="00000000" w14:paraId="00000900">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 glances at JENNIFER.</w:t>
      </w:r>
    </w:p>
    <w:p w:rsidR="00000000" w:rsidDel="00000000" w:rsidP="00000000" w:rsidRDefault="00000000" w:rsidRPr="00000000" w14:paraId="00000901">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Giving her the chance to speak.</w:t>
      </w:r>
    </w:p>
    <w:p w:rsidR="00000000" w:rsidDel="00000000" w:rsidP="00000000" w:rsidRDefault="00000000" w:rsidRPr="00000000" w14:paraId="0000090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takes a slow, shaky breath.</w:t>
      </w:r>
    </w:p>
    <w:p w:rsidR="00000000" w:rsidDel="00000000" w:rsidP="00000000" w:rsidRDefault="00000000" w:rsidRPr="00000000" w14:paraId="0000090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looks at her daughter.</w:t>
      </w:r>
    </w:p>
    <w:p w:rsidR="00000000" w:rsidDel="00000000" w:rsidP="00000000" w:rsidRDefault="00000000" w:rsidRPr="00000000" w14:paraId="0000090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Really looks at her.</w:t>
      </w:r>
    </w:p>
    <w:p w:rsidR="00000000" w:rsidDel="00000000" w:rsidP="00000000" w:rsidRDefault="00000000" w:rsidRPr="00000000" w14:paraId="0000090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For the first time...</w:t>
      </w:r>
    </w:p>
    <w:p w:rsidR="00000000" w:rsidDel="00000000" w:rsidP="00000000" w:rsidRDefault="00000000" w:rsidRPr="00000000" w14:paraId="00000906">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Not as a student.</w:t>
      </w:r>
    </w:p>
    <w:p w:rsidR="00000000" w:rsidDel="00000000" w:rsidP="00000000" w:rsidRDefault="00000000" w:rsidRPr="00000000" w14:paraId="0000090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Not as someone who has to succeed.</w:t>
      </w:r>
    </w:p>
    <w:p w:rsidR="00000000" w:rsidDel="00000000" w:rsidP="00000000" w:rsidRDefault="00000000" w:rsidRPr="00000000" w14:paraId="00000908">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But simply...</w:t>
      </w:r>
    </w:p>
    <w:p w:rsidR="00000000" w:rsidDel="00000000" w:rsidP="00000000" w:rsidRDefault="00000000" w:rsidRPr="00000000" w14:paraId="00000909">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As MAYA.</w:t>
      </w:r>
    </w:p>
    <w:p w:rsidR="00000000" w:rsidDel="00000000" w:rsidP="00000000" w:rsidRDefault="00000000" w:rsidRPr="00000000" w14:paraId="0000090A">
      <w:pPr>
        <w:spacing w:after="240" w:before="240" w:lineRule="auto"/>
        <w:rPr>
          <w:rFonts w:ascii="Courier" w:cs="Courier" w:eastAsia="Courier" w:hAnsi="Courier"/>
          <w:b w:val="1"/>
          <w:bCs w:val="1"/>
          <w:color w:val="38761d"/>
          <w:sz w:val="34"/>
          <w:szCs w:val="34"/>
        </w:rPr>
      </w:pPr>
      <w:r w:rsidDel="00000000" w:rsidR="00000000" w:rsidRPr="00000000">
        <w:rPr>
          <w:rFonts w:ascii="Courier" w:cs="Courier" w:eastAsia="Courier" w:hAnsi="Courier"/>
          <w:color w:val="38761d"/>
          <w:sz w:val="24"/>
          <w:szCs w:val="24"/>
          <w:rtl w:val="0"/>
        </w:rPr>
        <w:t xml:space="preserve">JENNIFER opens her mouth to speak...</w:t>
        <w:br w:type="textWrapping"/>
      </w:r>
      <w:r w:rsidDel="00000000" w:rsidR="00000000" w:rsidRPr="00000000">
        <w:rPr>
          <w:rtl w:val="0"/>
        </w:rPr>
      </w:r>
    </w:p>
    <w:p w:rsidR="00000000" w:rsidDel="00000000" w:rsidP="00000000" w:rsidRDefault="00000000" w:rsidRPr="00000000" w14:paraId="0000090B">
      <w:pPr>
        <w:spacing w:after="240" w:before="240" w:lineRule="auto"/>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INT. ILAGAN HOUSE - LIVING ROOM - CONTINUOUS</w:t>
      </w:r>
    </w:p>
    <w:p w:rsidR="00000000" w:rsidDel="00000000" w:rsidP="00000000" w:rsidRDefault="00000000" w:rsidRPr="00000000" w14:paraId="0000090C">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room remains silent.</w:t>
      </w:r>
    </w:p>
    <w:p w:rsidR="00000000" w:rsidDel="00000000" w:rsidP="00000000" w:rsidRDefault="00000000" w:rsidRPr="00000000" w14:paraId="0000090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looks at MAYA.</w:t>
      </w:r>
    </w:p>
    <w:p w:rsidR="00000000" w:rsidDel="00000000" w:rsidP="00000000" w:rsidRDefault="00000000" w:rsidRPr="00000000" w14:paraId="0000090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For a long moment...</w:t>
      </w:r>
    </w:p>
    <w:p w:rsidR="00000000" w:rsidDel="00000000" w:rsidP="00000000" w:rsidRDefault="00000000" w:rsidRPr="00000000" w14:paraId="0000090F">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struggles to find the right words.</w:t>
      </w:r>
    </w:p>
    <w:p w:rsidR="00000000" w:rsidDel="00000000" w:rsidP="00000000" w:rsidRDefault="00000000" w:rsidRPr="00000000" w14:paraId="00000910">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Not because she has nothing to say.</w:t>
      </w:r>
    </w:p>
    <w:p w:rsidR="00000000" w:rsidDel="00000000" w:rsidP="00000000" w:rsidRDefault="00000000" w:rsidRPr="00000000" w14:paraId="00000911">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But because she realizes she has spent years speaking...</w:t>
      </w:r>
    </w:p>
    <w:p w:rsidR="00000000" w:rsidDel="00000000" w:rsidP="00000000" w:rsidRDefault="00000000" w:rsidRPr="00000000" w14:paraId="0000091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Without truly listening.</w:t>
      </w:r>
    </w:p>
    <w:p w:rsidR="00000000" w:rsidDel="00000000" w:rsidP="00000000" w:rsidRDefault="00000000" w:rsidRPr="00000000" w14:paraId="0000091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quietly waits beside them.</w:t>
      </w:r>
    </w:p>
    <w:p w:rsidR="00000000" w:rsidDel="00000000" w:rsidP="00000000" w:rsidRDefault="00000000" w:rsidRPr="00000000" w14:paraId="0000091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 doesn't interrupt.</w:t>
      </w:r>
    </w:p>
    <w:p w:rsidR="00000000" w:rsidDel="00000000" w:rsidP="00000000" w:rsidRDefault="00000000" w:rsidRPr="00000000" w14:paraId="0000091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slowly exhales.</w:t>
      </w:r>
    </w:p>
    <w:p w:rsidR="00000000" w:rsidDel="00000000" w:rsidP="00000000" w:rsidRDefault="00000000" w:rsidRPr="00000000" w14:paraId="00000916">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91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w:t>
      </w:r>
    </w:p>
    <w:p w:rsidR="00000000" w:rsidDel="00000000" w:rsidP="00000000" w:rsidRDefault="00000000" w:rsidRPr="00000000" w14:paraId="0000091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No'ng sinabi mo lahat...</w:t>
      </w:r>
    </w:p>
    <w:p w:rsidR="00000000" w:rsidDel="00000000" w:rsidP="00000000" w:rsidRDefault="00000000" w:rsidRPr="00000000" w14:paraId="0000091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Ang una kong naisip...</w:t>
      </w:r>
    </w:p>
    <w:p w:rsidR="00000000" w:rsidDel="00000000" w:rsidP="00000000" w:rsidRDefault="00000000" w:rsidRPr="00000000" w14:paraId="0000091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Saan ako nagkulang?</w:t>
      </w:r>
    </w:p>
    <w:p w:rsidR="00000000" w:rsidDel="00000000" w:rsidP="00000000" w:rsidRDefault="00000000" w:rsidRPr="00000000" w14:paraId="0000091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looks at her mother.)</w:t>
      </w:r>
    </w:p>
    <w:p w:rsidR="00000000" w:rsidDel="00000000" w:rsidP="00000000" w:rsidRDefault="00000000" w:rsidRPr="00000000" w14:paraId="0000091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(Surprised.)</w:t>
      </w:r>
    </w:p>
    <w:p w:rsidR="00000000" w:rsidDel="00000000" w:rsidP="00000000" w:rsidRDefault="00000000" w:rsidRPr="00000000" w14:paraId="0000091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gives a small, bittersweet smile.)</w:t>
      </w:r>
    </w:p>
    <w:p w:rsidR="00000000" w:rsidDel="00000000" w:rsidP="00000000" w:rsidRDefault="00000000" w:rsidRPr="00000000" w14:paraId="0000091E">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 (CONT'D)</w:t>
      </w:r>
    </w:p>
    <w:p w:rsidR="00000000" w:rsidDel="00000000" w:rsidP="00000000" w:rsidRDefault="00000000" w:rsidRPr="00000000" w14:paraId="0000091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Akala ko...</w:t>
      </w:r>
    </w:p>
    <w:p w:rsidR="00000000" w:rsidDel="00000000" w:rsidP="00000000" w:rsidRDefault="00000000" w:rsidRPr="00000000" w14:paraId="0000092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Kapag napagtapos kita...</w:t>
      </w:r>
    </w:p>
    <w:p w:rsidR="00000000" w:rsidDel="00000000" w:rsidP="00000000" w:rsidRDefault="00000000" w:rsidRPr="00000000" w14:paraId="0000092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Kapag nabigyan kita ng magandang trabaho...</w:t>
      </w:r>
    </w:p>
    <w:p w:rsidR="00000000" w:rsidDel="00000000" w:rsidP="00000000" w:rsidRDefault="00000000" w:rsidRPr="00000000" w14:paraId="0000092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Kapag naging secure ang future mo...</w:t>
      </w:r>
    </w:p>
    <w:p w:rsidR="00000000" w:rsidDel="00000000" w:rsidP="00000000" w:rsidRDefault="00000000" w:rsidRPr="00000000" w14:paraId="0000092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Magiging okay ka.</w:t>
      </w:r>
    </w:p>
    <w:p w:rsidR="00000000" w:rsidDel="00000000" w:rsidP="00000000" w:rsidRDefault="00000000" w:rsidRPr="00000000" w14:paraId="0000092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(Pause.)</w:t>
      </w:r>
    </w:p>
    <w:p w:rsidR="00000000" w:rsidDel="00000000" w:rsidP="00000000" w:rsidRDefault="00000000" w:rsidRPr="00000000" w14:paraId="0000092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'Yon lang ang nasa isip ko.</w:t>
      </w:r>
    </w:p>
    <w:p w:rsidR="00000000" w:rsidDel="00000000" w:rsidP="00000000" w:rsidRDefault="00000000" w:rsidRPr="00000000" w14:paraId="0000092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Every single day.</w:t>
      </w:r>
    </w:p>
    <w:p w:rsidR="00000000" w:rsidDel="00000000" w:rsidP="00000000" w:rsidRDefault="00000000" w:rsidRPr="00000000" w14:paraId="0000092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(Her voice begins to tremble.)</w:t>
      </w:r>
    </w:p>
    <w:p w:rsidR="00000000" w:rsidDel="00000000" w:rsidP="00000000" w:rsidRDefault="00000000" w:rsidRPr="00000000" w14:paraId="00000928">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 (CONT'D)</w:t>
      </w:r>
    </w:p>
    <w:p w:rsidR="00000000" w:rsidDel="00000000" w:rsidP="00000000" w:rsidRDefault="00000000" w:rsidRPr="00000000" w14:paraId="0000092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ko naitanong...</w:t>
      </w:r>
    </w:p>
    <w:p w:rsidR="00000000" w:rsidDel="00000000" w:rsidP="00000000" w:rsidRDefault="00000000" w:rsidRPr="00000000" w14:paraId="0000092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Kung masaya ka ba.</w:t>
      </w:r>
    </w:p>
    <w:p w:rsidR="00000000" w:rsidDel="00000000" w:rsidP="00000000" w:rsidRDefault="00000000" w:rsidRPr="00000000" w14:paraId="0000092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lowers her gaze.)</w:t>
      </w:r>
    </w:p>
    <w:p w:rsidR="00000000" w:rsidDel="00000000" w:rsidP="00000000" w:rsidRDefault="00000000" w:rsidRPr="00000000" w14:paraId="0000092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JENNIFER's eyes begin to fill with tears.</w:t>
      </w:r>
    </w:p>
    <w:p w:rsidR="00000000" w:rsidDel="00000000" w:rsidP="00000000" w:rsidRDefault="00000000" w:rsidRPr="00000000" w14:paraId="0000092D">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 (CONT'D)</w:t>
      </w:r>
    </w:p>
    <w:p w:rsidR="00000000" w:rsidDel="00000000" w:rsidP="00000000" w:rsidRDefault="00000000" w:rsidRPr="00000000" w14:paraId="0000092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Nakita ko lahat ng drawings mo.</w:t>
      </w:r>
    </w:p>
    <w:p w:rsidR="00000000" w:rsidDel="00000000" w:rsidP="00000000" w:rsidRDefault="00000000" w:rsidRPr="00000000" w14:paraId="0000092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Lahat.</w:t>
      </w:r>
    </w:p>
    <w:p w:rsidR="00000000" w:rsidDel="00000000" w:rsidP="00000000" w:rsidRDefault="00000000" w:rsidRPr="00000000" w14:paraId="0000093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(Pause.)</w:t>
      </w:r>
    </w:p>
    <w:p w:rsidR="00000000" w:rsidDel="00000000" w:rsidP="00000000" w:rsidRDefault="00000000" w:rsidRPr="00000000" w14:paraId="0000093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Alam mo ba kung ano'ng una kong naalala?</w:t>
      </w:r>
    </w:p>
    <w:p w:rsidR="00000000" w:rsidDel="00000000" w:rsidP="00000000" w:rsidRDefault="00000000" w:rsidRPr="00000000" w14:paraId="0000093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slowly shakes her head.)</w:t>
      </w:r>
    </w:p>
    <w:p w:rsidR="00000000" w:rsidDel="00000000" w:rsidP="00000000" w:rsidRDefault="00000000" w:rsidRPr="00000000" w14:paraId="0000093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smiles through her tears.</w:t>
      </w:r>
    </w:p>
    <w:p w:rsidR="00000000" w:rsidDel="00000000" w:rsidP="00000000" w:rsidRDefault="00000000" w:rsidRPr="00000000" w14:paraId="00000934">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93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No'ng maliit ka...</w:t>
      </w:r>
    </w:p>
    <w:p w:rsidR="00000000" w:rsidDel="00000000" w:rsidP="00000000" w:rsidRDefault="00000000" w:rsidRPr="00000000" w14:paraId="0000093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ka mapakali kapag walang papel.</w:t>
      </w:r>
    </w:p>
    <w:p w:rsidR="00000000" w:rsidDel="00000000" w:rsidP="00000000" w:rsidRDefault="00000000" w:rsidRPr="00000000" w14:paraId="0000093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Kahit resibo...</w:t>
      </w:r>
    </w:p>
    <w:p w:rsidR="00000000" w:rsidDel="00000000" w:rsidP="00000000" w:rsidRDefault="00000000" w:rsidRPr="00000000" w14:paraId="0000093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Dinodrawingan mo.</w:t>
      </w:r>
    </w:p>
    <w:p w:rsidR="00000000" w:rsidDel="00000000" w:rsidP="00000000" w:rsidRDefault="00000000" w:rsidRPr="00000000" w14:paraId="0000093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chuckles softly.)</w:t>
      </w:r>
    </w:p>
    <w:p w:rsidR="00000000" w:rsidDel="00000000" w:rsidP="00000000" w:rsidRDefault="00000000" w:rsidRPr="00000000" w14:paraId="0000093A">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93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Totoo.</w:t>
      </w:r>
    </w:p>
    <w:p w:rsidR="00000000" w:rsidDel="00000000" w:rsidP="00000000" w:rsidRDefault="00000000" w:rsidRPr="00000000" w14:paraId="0000093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Pati likod ng electric bill natin.</w:t>
      </w:r>
    </w:p>
    <w:p w:rsidR="00000000" w:rsidDel="00000000" w:rsidP="00000000" w:rsidRDefault="00000000" w:rsidRPr="00000000" w14:paraId="0000093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lets out a small laugh.)</w:t>
      </w:r>
    </w:p>
    <w:p w:rsidR="00000000" w:rsidDel="00000000" w:rsidP="00000000" w:rsidRDefault="00000000" w:rsidRPr="00000000" w14:paraId="0000093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smiles.</w:t>
      </w:r>
    </w:p>
    <w:p w:rsidR="00000000" w:rsidDel="00000000" w:rsidP="00000000" w:rsidRDefault="00000000" w:rsidRPr="00000000" w14:paraId="0000093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laughter lasts only a second.</w:t>
      </w:r>
    </w:p>
    <w:p w:rsidR="00000000" w:rsidDel="00000000" w:rsidP="00000000" w:rsidRDefault="00000000" w:rsidRPr="00000000" w14:paraId="0000094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Then her expression softens again.</w:t>
      </w:r>
    </w:p>
    <w:p w:rsidR="00000000" w:rsidDel="00000000" w:rsidP="00000000" w:rsidRDefault="00000000" w:rsidRPr="00000000" w14:paraId="00000941">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94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Naalala ko rin...</w:t>
      </w:r>
    </w:p>
    <w:p w:rsidR="00000000" w:rsidDel="00000000" w:rsidP="00000000" w:rsidRDefault="00000000" w:rsidRPr="00000000" w14:paraId="0000094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No'ng sinabi mong gusto mong maging artist.</w:t>
      </w:r>
    </w:p>
    <w:p w:rsidR="00000000" w:rsidDel="00000000" w:rsidP="00000000" w:rsidRDefault="00000000" w:rsidRPr="00000000" w14:paraId="0000094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(Pause.)</w:t>
      </w:r>
    </w:p>
    <w:p w:rsidR="00000000" w:rsidDel="00000000" w:rsidP="00000000" w:rsidRDefault="00000000" w:rsidRPr="00000000" w14:paraId="0000094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Naalala ko kung paano kita pinigilan.</w:t>
      </w:r>
    </w:p>
    <w:p w:rsidR="00000000" w:rsidDel="00000000" w:rsidP="00000000" w:rsidRDefault="00000000" w:rsidRPr="00000000" w14:paraId="0000094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immediately shakes her head.)</w:t>
      </w:r>
    </w:p>
    <w:p w:rsidR="00000000" w:rsidDel="00000000" w:rsidP="00000000" w:rsidRDefault="00000000" w:rsidRPr="00000000" w14:paraId="00000947">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94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w:t>
      </w:r>
    </w:p>
    <w:p w:rsidR="00000000" w:rsidDel="00000000" w:rsidP="00000000" w:rsidRDefault="00000000" w:rsidRPr="00000000" w14:paraId="0000094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gently raises a hand.</w:t>
      </w:r>
    </w:p>
    <w:p w:rsidR="00000000" w:rsidDel="00000000" w:rsidP="00000000" w:rsidRDefault="00000000" w:rsidRPr="00000000" w14:paraId="0000094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Asking MAYA to let her finish.)</w:t>
      </w:r>
    </w:p>
    <w:p w:rsidR="00000000" w:rsidDel="00000000" w:rsidP="00000000" w:rsidRDefault="00000000" w:rsidRPr="00000000" w14:paraId="0000094B">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94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w:t>
      </w:r>
    </w:p>
    <w:p w:rsidR="00000000" w:rsidDel="00000000" w:rsidP="00000000" w:rsidRDefault="00000000" w:rsidRPr="00000000" w14:paraId="0000094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Hayaan mo muna ako.</w:t>
      </w:r>
    </w:p>
    <w:p w:rsidR="00000000" w:rsidDel="00000000" w:rsidP="00000000" w:rsidRDefault="00000000" w:rsidRPr="00000000" w14:paraId="0000094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(Pause.)</w:t>
      </w:r>
    </w:p>
    <w:p w:rsidR="00000000" w:rsidDel="00000000" w:rsidP="00000000" w:rsidRDefault="00000000" w:rsidRPr="00000000" w14:paraId="0000094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Akala ko...</w:t>
      </w:r>
    </w:p>
    <w:p w:rsidR="00000000" w:rsidDel="00000000" w:rsidP="00000000" w:rsidRDefault="00000000" w:rsidRPr="00000000" w14:paraId="0000095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Pinoprotektahan kita.</w:t>
      </w:r>
    </w:p>
    <w:p w:rsidR="00000000" w:rsidDel="00000000" w:rsidP="00000000" w:rsidRDefault="00000000" w:rsidRPr="00000000" w14:paraId="0000095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Ayokong maranasan mo 'yung hirap na pinagdaanan ko.</w:t>
      </w:r>
    </w:p>
    <w:p w:rsidR="00000000" w:rsidDel="00000000" w:rsidP="00000000" w:rsidRDefault="00000000" w:rsidRPr="00000000" w14:paraId="0000095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Ayokong dumating 'yung araw na mag-aalala ka kung saan kukuha ng pangkain.</w:t>
      </w:r>
    </w:p>
    <w:p w:rsidR="00000000" w:rsidDel="00000000" w:rsidP="00000000" w:rsidRDefault="00000000" w:rsidRPr="00000000" w14:paraId="0000095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Kung paano magbabayad ng bills.</w:t>
      </w:r>
    </w:p>
    <w:p w:rsidR="00000000" w:rsidDel="00000000" w:rsidP="00000000" w:rsidRDefault="00000000" w:rsidRPr="00000000" w14:paraId="0000095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Kung may trabaho ka pa kinabukasan.</w:t>
      </w:r>
    </w:p>
    <w:p w:rsidR="00000000" w:rsidDel="00000000" w:rsidP="00000000" w:rsidRDefault="00000000" w:rsidRPr="00000000" w14:paraId="0000095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(Her tears finally fall.)</w:t>
      </w:r>
    </w:p>
    <w:p w:rsidR="00000000" w:rsidDel="00000000" w:rsidP="00000000" w:rsidRDefault="00000000" w:rsidRPr="00000000" w14:paraId="00000956">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 (CONT'D)</w:t>
      </w:r>
    </w:p>
    <w:p w:rsidR="00000000" w:rsidDel="00000000" w:rsidP="00000000" w:rsidRDefault="00000000" w:rsidRPr="00000000" w14:paraId="0000095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Kaya pinili ko para sa'yo...</w:t>
      </w:r>
    </w:p>
    <w:p w:rsidR="00000000" w:rsidDel="00000000" w:rsidP="00000000" w:rsidRDefault="00000000" w:rsidRPr="00000000" w14:paraId="0000095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Ang akala kong mas ligtas.</w:t>
      </w:r>
    </w:p>
    <w:p w:rsidR="00000000" w:rsidDel="00000000" w:rsidP="00000000" w:rsidRDefault="00000000" w:rsidRPr="00000000" w14:paraId="0000095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Pero...</w:t>
      </w:r>
    </w:p>
    <w:p w:rsidR="00000000" w:rsidDel="00000000" w:rsidP="00000000" w:rsidRDefault="00000000" w:rsidRPr="00000000" w14:paraId="0000095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ko naisip...</w:t>
      </w:r>
    </w:p>
    <w:p w:rsidR="00000000" w:rsidDel="00000000" w:rsidP="00000000" w:rsidRDefault="00000000" w:rsidRPr="00000000" w14:paraId="0000095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 baka habang pinoprotektahan kita...</w:t>
      </w:r>
    </w:p>
    <w:p w:rsidR="00000000" w:rsidDel="00000000" w:rsidP="00000000" w:rsidRDefault="00000000" w:rsidRPr="00000000" w14:paraId="0000095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Unti-unti kitang nawawala.</w:t>
      </w:r>
    </w:p>
    <w:p w:rsidR="00000000" w:rsidDel="00000000" w:rsidP="00000000" w:rsidRDefault="00000000" w:rsidRPr="00000000" w14:paraId="0000095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room falls silent.</w:t>
      </w:r>
    </w:p>
    <w:p w:rsidR="00000000" w:rsidDel="00000000" w:rsidP="00000000" w:rsidRDefault="00000000" w:rsidRPr="00000000" w14:paraId="0000095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MAYA's eyes begin to water.</w:t>
      </w:r>
    </w:p>
    <w:p w:rsidR="00000000" w:rsidDel="00000000" w:rsidP="00000000" w:rsidRDefault="00000000" w:rsidRPr="00000000" w14:paraId="0000095F">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wipes her tears with trembling hands.</w:t>
      </w:r>
    </w:p>
    <w:p w:rsidR="00000000" w:rsidDel="00000000" w:rsidP="00000000" w:rsidRDefault="00000000" w:rsidRPr="00000000" w14:paraId="00000960">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 (CONT'D)</w:t>
      </w:r>
    </w:p>
    <w:p w:rsidR="00000000" w:rsidDel="00000000" w:rsidP="00000000" w:rsidRDefault="00000000" w:rsidRPr="00000000" w14:paraId="0000096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Anak...</w:t>
      </w:r>
    </w:p>
    <w:p w:rsidR="00000000" w:rsidDel="00000000" w:rsidP="00000000" w:rsidRDefault="00000000" w:rsidRPr="00000000" w14:paraId="0000096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I'm sorry.</w:t>
      </w:r>
    </w:p>
    <w:p w:rsidR="00000000" w:rsidDel="00000000" w:rsidP="00000000" w:rsidRDefault="00000000" w:rsidRPr="00000000" w14:paraId="0000096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(Pause.)</w:t>
      </w:r>
    </w:p>
    <w:p w:rsidR="00000000" w:rsidDel="00000000" w:rsidP="00000000" w:rsidRDefault="00000000" w:rsidRPr="00000000" w14:paraId="0000096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I'm so...</w:t>
      </w:r>
    </w:p>
    <w:p w:rsidR="00000000" w:rsidDel="00000000" w:rsidP="00000000" w:rsidRDefault="00000000" w:rsidRPr="00000000" w14:paraId="0000096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so sorry.</w:t>
      </w:r>
    </w:p>
    <w:p w:rsidR="00000000" w:rsidDel="00000000" w:rsidP="00000000" w:rsidRDefault="00000000" w:rsidRPr="00000000" w14:paraId="0000096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stares at her mother.)</w:t>
      </w:r>
    </w:p>
    <w:p w:rsidR="00000000" w:rsidDel="00000000" w:rsidP="00000000" w:rsidRDefault="00000000" w:rsidRPr="00000000" w14:paraId="0000096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has imagined this conversation countless times.</w:t>
      </w:r>
    </w:p>
    <w:p w:rsidR="00000000" w:rsidDel="00000000" w:rsidP="00000000" w:rsidRDefault="00000000" w:rsidRPr="00000000" w14:paraId="00000968">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But she never imagined hearing those words.</w:t>
      </w:r>
    </w:p>
    <w:p w:rsidR="00000000" w:rsidDel="00000000" w:rsidP="00000000" w:rsidRDefault="00000000" w:rsidRPr="00000000" w14:paraId="00000969">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96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w:t>
      </w:r>
    </w:p>
    <w:p w:rsidR="00000000" w:rsidDel="00000000" w:rsidP="00000000" w:rsidRDefault="00000000" w:rsidRPr="00000000" w14:paraId="0000096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lang naman ikaw.</w:t>
      </w:r>
    </w:p>
    <w:p w:rsidR="00000000" w:rsidDel="00000000" w:rsidP="00000000" w:rsidRDefault="00000000" w:rsidRPr="00000000" w14:paraId="0000096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Ako rin.</w:t>
      </w:r>
    </w:p>
    <w:p w:rsidR="00000000" w:rsidDel="00000000" w:rsidP="00000000" w:rsidRDefault="00000000" w:rsidRPr="00000000" w14:paraId="0000096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 should've told you sooner.</w:t>
      </w:r>
    </w:p>
    <w:p w:rsidR="00000000" w:rsidDel="00000000" w:rsidP="00000000" w:rsidRDefault="00000000" w:rsidRPr="00000000" w14:paraId="0000096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Instead...</w:t>
      </w:r>
    </w:p>
    <w:p w:rsidR="00000000" w:rsidDel="00000000" w:rsidP="00000000" w:rsidRDefault="00000000" w:rsidRPr="00000000" w14:paraId="0000096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Tinago ko lahat.</w:t>
      </w:r>
    </w:p>
    <w:p w:rsidR="00000000" w:rsidDel="00000000" w:rsidP="00000000" w:rsidRDefault="00000000" w:rsidRPr="00000000" w14:paraId="0000097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Nagsinungaling ako.</w:t>
      </w:r>
    </w:p>
    <w:p w:rsidR="00000000" w:rsidDel="00000000" w:rsidP="00000000" w:rsidRDefault="00000000" w:rsidRPr="00000000" w14:paraId="0000097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Natakot ako.</w:t>
      </w:r>
    </w:p>
    <w:p w:rsidR="00000000" w:rsidDel="00000000" w:rsidP="00000000" w:rsidRDefault="00000000" w:rsidRPr="00000000" w14:paraId="0000097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immediately shakes her head.)</w:t>
      </w:r>
    </w:p>
    <w:p w:rsidR="00000000" w:rsidDel="00000000" w:rsidP="00000000" w:rsidRDefault="00000000" w:rsidRPr="00000000" w14:paraId="00000973">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97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ka nagsinungaling dahil masama kang anak.</w:t>
      </w:r>
    </w:p>
    <w:p w:rsidR="00000000" w:rsidDel="00000000" w:rsidP="00000000" w:rsidRDefault="00000000" w:rsidRPr="00000000" w14:paraId="0000097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Natakot ka...</w:t>
      </w:r>
    </w:p>
    <w:p w:rsidR="00000000" w:rsidDel="00000000" w:rsidP="00000000" w:rsidRDefault="00000000" w:rsidRPr="00000000" w14:paraId="0000097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Dahil natakot kitang magsabi ng totoo.</w:t>
      </w:r>
    </w:p>
    <w:p w:rsidR="00000000" w:rsidDel="00000000" w:rsidP="00000000" w:rsidRDefault="00000000" w:rsidRPr="00000000" w14:paraId="0000097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Her own words hit her hard.</w:t>
      </w:r>
    </w:p>
    <w:p w:rsidR="00000000" w:rsidDel="00000000" w:rsidP="00000000" w:rsidRDefault="00000000" w:rsidRPr="00000000" w14:paraId="00000978">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looks away.</w:t>
      </w:r>
    </w:p>
    <w:p w:rsidR="00000000" w:rsidDel="00000000" w:rsidP="00000000" w:rsidRDefault="00000000" w:rsidRPr="00000000" w14:paraId="00000979">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Ashamed.</w:t>
      </w:r>
    </w:p>
    <w:p w:rsidR="00000000" w:rsidDel="00000000" w:rsidP="00000000" w:rsidRDefault="00000000" w:rsidRPr="00000000" w14:paraId="0000097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quietly stands.)</w:t>
      </w:r>
    </w:p>
    <w:p w:rsidR="00000000" w:rsidDel="00000000" w:rsidP="00000000" w:rsidRDefault="00000000" w:rsidRPr="00000000" w14:paraId="0000097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 walks toward both of them.</w:t>
      </w:r>
    </w:p>
    <w:p w:rsidR="00000000" w:rsidDel="00000000" w:rsidP="00000000" w:rsidRDefault="00000000" w:rsidRPr="00000000" w14:paraId="0000097C">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Standing between mother and daughter.</w:t>
      </w:r>
    </w:p>
    <w:p w:rsidR="00000000" w:rsidDel="00000000" w:rsidP="00000000" w:rsidRDefault="00000000" w:rsidRPr="00000000" w14:paraId="0000097D">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97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Pwede ba...</w:t>
      </w:r>
    </w:p>
    <w:p w:rsidR="00000000" w:rsidDel="00000000" w:rsidP="00000000" w:rsidRDefault="00000000" w:rsidRPr="00000000" w14:paraId="0000097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Ako naman.</w:t>
      </w:r>
    </w:p>
    <w:p w:rsidR="00000000" w:rsidDel="00000000" w:rsidP="00000000" w:rsidRDefault="00000000" w:rsidRPr="00000000" w14:paraId="0000098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two women look at him.)</w:t>
      </w:r>
    </w:p>
    <w:p w:rsidR="00000000" w:rsidDel="00000000" w:rsidP="00000000" w:rsidRDefault="00000000" w:rsidRPr="00000000" w14:paraId="00000981">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scratches the back of his neck awkwardly.</w:t>
      </w:r>
    </w:p>
    <w:p w:rsidR="00000000" w:rsidDel="00000000" w:rsidP="00000000" w:rsidRDefault="00000000" w:rsidRPr="00000000" w14:paraId="0000098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habit he always has whenever emotions become difficult.</w:t>
      </w:r>
    </w:p>
    <w:p w:rsidR="00000000" w:rsidDel="00000000" w:rsidP="00000000" w:rsidRDefault="00000000" w:rsidRPr="00000000" w14:paraId="00000983">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 (CONT'D)</w:t>
      </w:r>
    </w:p>
    <w:p w:rsidR="00000000" w:rsidDel="00000000" w:rsidP="00000000" w:rsidRDefault="00000000" w:rsidRPr="00000000" w14:paraId="0000098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Alam n'yo...</w:t>
      </w:r>
    </w:p>
    <w:p w:rsidR="00000000" w:rsidDel="00000000" w:rsidP="00000000" w:rsidRDefault="00000000" w:rsidRPr="00000000" w14:paraId="0000098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rin ako naging magaling.</w:t>
      </w:r>
    </w:p>
    <w:p w:rsidR="00000000" w:rsidDel="00000000" w:rsidP="00000000" w:rsidRDefault="00000000" w:rsidRPr="00000000" w14:paraId="0000098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looks surprised.)</w:t>
      </w:r>
    </w:p>
    <w:p w:rsidR="00000000" w:rsidDel="00000000" w:rsidP="00000000" w:rsidRDefault="00000000" w:rsidRPr="00000000" w14:paraId="00000987">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98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Akala ko...</w:t>
      </w:r>
    </w:p>
    <w:p w:rsidR="00000000" w:rsidDel="00000000" w:rsidP="00000000" w:rsidRDefault="00000000" w:rsidRPr="00000000" w14:paraId="0000098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Basta nagtatrabaho ako.</w:t>
      </w:r>
    </w:p>
    <w:p w:rsidR="00000000" w:rsidDel="00000000" w:rsidP="00000000" w:rsidRDefault="00000000" w:rsidRPr="00000000" w14:paraId="0000098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Basta naibibigay ko kailangan n'yo.</w:t>
      </w:r>
    </w:p>
    <w:p w:rsidR="00000000" w:rsidDel="00000000" w:rsidP="00000000" w:rsidRDefault="00000000" w:rsidRPr="00000000" w14:paraId="0000098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Okay na.</w:t>
      </w:r>
    </w:p>
    <w:p w:rsidR="00000000" w:rsidDel="00000000" w:rsidP="00000000" w:rsidRDefault="00000000" w:rsidRPr="00000000" w14:paraId="0000098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(Pause.)</w:t>
      </w:r>
    </w:p>
    <w:p w:rsidR="00000000" w:rsidDel="00000000" w:rsidP="00000000" w:rsidRDefault="00000000" w:rsidRPr="00000000" w14:paraId="0000098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Pero...</w:t>
      </w:r>
    </w:p>
    <w:p w:rsidR="00000000" w:rsidDel="00000000" w:rsidP="00000000" w:rsidRDefault="00000000" w:rsidRPr="00000000" w14:paraId="0000098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ko rin napansin...</w:t>
      </w:r>
    </w:p>
    <w:p w:rsidR="00000000" w:rsidDel="00000000" w:rsidP="00000000" w:rsidRDefault="00000000" w:rsidRPr="00000000" w14:paraId="0000098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 habang busy akong maghanapbuhay...</w:t>
      </w:r>
    </w:p>
    <w:p w:rsidR="00000000" w:rsidDel="00000000" w:rsidP="00000000" w:rsidRDefault="00000000" w:rsidRPr="00000000" w14:paraId="0000099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 anak pala akong unti-unting nawawalan ng kumpiyansa sa sarili.</w:t>
      </w:r>
    </w:p>
    <w:p w:rsidR="00000000" w:rsidDel="00000000" w:rsidP="00000000" w:rsidRDefault="00000000" w:rsidRPr="00000000" w14:paraId="0000099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(MAYA's eyes begin to well with tears again.)</w:t>
      </w:r>
    </w:p>
    <w:p w:rsidR="00000000" w:rsidDel="00000000" w:rsidP="00000000" w:rsidRDefault="00000000" w:rsidRPr="00000000" w14:paraId="00000992">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 (CONT'D)</w:t>
      </w:r>
    </w:p>
    <w:p w:rsidR="00000000" w:rsidDel="00000000" w:rsidP="00000000" w:rsidRDefault="00000000" w:rsidRPr="00000000" w14:paraId="0000099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Naalala ko...</w:t>
      </w:r>
    </w:p>
    <w:p w:rsidR="00000000" w:rsidDel="00000000" w:rsidP="00000000" w:rsidRDefault="00000000" w:rsidRPr="00000000" w14:paraId="0000099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No'ng nasa talyer tayo nila ETHAN.</w:t>
      </w:r>
    </w:p>
    <w:p w:rsidR="00000000" w:rsidDel="00000000" w:rsidP="00000000" w:rsidRDefault="00000000" w:rsidRPr="00000000" w14:paraId="0000099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(Pause.)</w:t>
      </w:r>
    </w:p>
    <w:p w:rsidR="00000000" w:rsidDel="00000000" w:rsidP="00000000" w:rsidRDefault="00000000" w:rsidRPr="00000000" w14:paraId="0000099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Lagi ko siyang pinupuri.</w:t>
      </w:r>
    </w:p>
    <w:p w:rsidR="00000000" w:rsidDel="00000000" w:rsidP="00000000" w:rsidRDefault="00000000" w:rsidRPr="00000000" w14:paraId="0000099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dahil mas mahalaga siya.</w:t>
      </w:r>
    </w:p>
    <w:p w:rsidR="00000000" w:rsidDel="00000000" w:rsidP="00000000" w:rsidRDefault="00000000" w:rsidRPr="00000000" w14:paraId="0000099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dahil mas magaling siya kaysa sa'yo.</w:t>
      </w:r>
    </w:p>
    <w:p w:rsidR="00000000" w:rsidDel="00000000" w:rsidP="00000000" w:rsidRDefault="00000000" w:rsidRPr="00000000" w14:paraId="0000099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ko lang alam...</w:t>
      </w:r>
    </w:p>
    <w:p w:rsidR="00000000" w:rsidDel="00000000" w:rsidP="00000000" w:rsidRDefault="00000000" w:rsidRPr="00000000" w14:paraId="0000099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 bawat salitang sinasabi ko...</w:t>
      </w:r>
    </w:p>
    <w:p w:rsidR="00000000" w:rsidDel="00000000" w:rsidP="00000000" w:rsidRDefault="00000000" w:rsidRPr="00000000" w14:paraId="0000099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Naririnig mo rin.</w:t>
      </w:r>
    </w:p>
    <w:p w:rsidR="00000000" w:rsidDel="00000000" w:rsidP="00000000" w:rsidRDefault="00000000" w:rsidRPr="00000000" w14:paraId="0000099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lowers her head.)</w:t>
      </w:r>
    </w:p>
    <w:p w:rsidR="00000000" w:rsidDel="00000000" w:rsidP="00000000" w:rsidRDefault="00000000" w:rsidRPr="00000000" w14:paraId="0000099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remembers every compliment.</w:t>
      </w:r>
    </w:p>
    <w:p w:rsidR="00000000" w:rsidDel="00000000" w:rsidP="00000000" w:rsidRDefault="00000000" w:rsidRPr="00000000" w14:paraId="0000099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Every laugh.</w:t>
      </w:r>
    </w:p>
    <w:p w:rsidR="00000000" w:rsidDel="00000000" w:rsidP="00000000" w:rsidRDefault="00000000" w:rsidRPr="00000000" w14:paraId="0000099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Every photograph.</w:t>
      </w:r>
    </w:p>
    <w:p w:rsidR="00000000" w:rsidDel="00000000" w:rsidP="00000000" w:rsidRDefault="00000000" w:rsidRPr="00000000" w14:paraId="000009A0">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 (CONT'D)</w:t>
      </w:r>
    </w:p>
    <w:p w:rsidR="00000000" w:rsidDel="00000000" w:rsidP="00000000" w:rsidRDefault="00000000" w:rsidRPr="00000000" w14:paraId="000009A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Kung alam ko lang na nasasaktan ka...</w:t>
      </w:r>
    </w:p>
    <w:p w:rsidR="00000000" w:rsidDel="00000000" w:rsidP="00000000" w:rsidRDefault="00000000" w:rsidRPr="00000000" w14:paraId="000009A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Mas iningatan ko sana.</w:t>
      </w:r>
    </w:p>
    <w:p w:rsidR="00000000" w:rsidDel="00000000" w:rsidP="00000000" w:rsidRDefault="00000000" w:rsidRPr="00000000" w14:paraId="000009A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(Pause.)</w:t>
      </w:r>
    </w:p>
    <w:p w:rsidR="00000000" w:rsidDel="00000000" w:rsidP="00000000" w:rsidRDefault="00000000" w:rsidRPr="00000000" w14:paraId="000009A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I'm sorry, anak.</w:t>
      </w:r>
    </w:p>
    <w:p w:rsidR="00000000" w:rsidDel="00000000" w:rsidP="00000000" w:rsidRDefault="00000000" w:rsidRPr="00000000" w14:paraId="000009A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can no longer hold back.)</w:t>
      </w:r>
    </w:p>
    <w:p w:rsidR="00000000" w:rsidDel="00000000" w:rsidP="00000000" w:rsidRDefault="00000000" w:rsidRPr="00000000" w14:paraId="000009A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quietly wipes away the tears rolling down her cheeks.)</w:t>
      </w:r>
    </w:p>
    <w:p w:rsidR="00000000" w:rsidDel="00000000" w:rsidP="00000000" w:rsidRDefault="00000000" w:rsidRPr="00000000" w14:paraId="000009A7">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9A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ko naman gusto na sisihin kayo.</w:t>
      </w:r>
    </w:p>
    <w:p w:rsidR="00000000" w:rsidDel="00000000" w:rsidP="00000000" w:rsidRDefault="00000000" w:rsidRPr="00000000" w14:paraId="000009A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Promise.</w:t>
      </w:r>
    </w:p>
    <w:p w:rsidR="00000000" w:rsidDel="00000000" w:rsidP="00000000" w:rsidRDefault="00000000" w:rsidRPr="00000000" w14:paraId="000009A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 know you both only wanted what's best for me.</w:t>
      </w:r>
    </w:p>
    <w:p w:rsidR="00000000" w:rsidDel="00000000" w:rsidP="00000000" w:rsidRDefault="00000000" w:rsidRPr="00000000" w14:paraId="000009A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 know...</w:t>
      </w:r>
    </w:p>
    <w:p w:rsidR="00000000" w:rsidDel="00000000" w:rsidP="00000000" w:rsidRDefault="00000000" w:rsidRPr="00000000" w14:paraId="000009A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Lahat ng ginawa n'yo...</w:t>
      </w:r>
    </w:p>
    <w:p w:rsidR="00000000" w:rsidDel="00000000" w:rsidP="00000000" w:rsidRDefault="00000000" w:rsidRPr="00000000" w14:paraId="000009A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Para sa'kin.</w:t>
      </w:r>
    </w:p>
    <w:p w:rsidR="00000000" w:rsidDel="00000000" w:rsidP="00000000" w:rsidRDefault="00000000" w:rsidRPr="00000000" w14:paraId="000009A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(Pause.)</w:t>
      </w:r>
    </w:p>
    <w:p w:rsidR="00000000" w:rsidDel="00000000" w:rsidP="00000000" w:rsidRDefault="00000000" w:rsidRPr="00000000" w14:paraId="000009A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Pero...</w:t>
      </w:r>
    </w:p>
    <w:p w:rsidR="00000000" w:rsidDel="00000000" w:rsidP="00000000" w:rsidRDefault="00000000" w:rsidRPr="00000000" w14:paraId="000009B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ko na rin alam kung sino ako.</w:t>
      </w:r>
    </w:p>
    <w:p w:rsidR="00000000" w:rsidDel="00000000" w:rsidP="00000000" w:rsidRDefault="00000000" w:rsidRPr="00000000" w14:paraId="000009B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 kept trying to become the daughter I thought you wanted.</w:t>
      </w:r>
    </w:p>
    <w:p w:rsidR="00000000" w:rsidDel="00000000" w:rsidP="00000000" w:rsidRDefault="00000000" w:rsidRPr="00000000" w14:paraId="000009B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Hanggang sa...</w:t>
      </w:r>
    </w:p>
    <w:p w:rsidR="00000000" w:rsidDel="00000000" w:rsidP="00000000" w:rsidRDefault="00000000" w:rsidRPr="00000000" w14:paraId="000009B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Nakalimutan ko na kung ano'ng gusto ko.</w:t>
      </w:r>
    </w:p>
    <w:p w:rsidR="00000000" w:rsidDel="00000000" w:rsidP="00000000" w:rsidRDefault="00000000" w:rsidRPr="00000000" w14:paraId="000009B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words hang heavily in the room.)</w:t>
      </w:r>
    </w:p>
    <w:p w:rsidR="00000000" w:rsidDel="00000000" w:rsidP="00000000" w:rsidRDefault="00000000" w:rsidRPr="00000000" w14:paraId="000009B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slowly reaches forward.</w:t>
      </w:r>
    </w:p>
    <w:p w:rsidR="00000000" w:rsidDel="00000000" w:rsidP="00000000" w:rsidRDefault="00000000" w:rsidRPr="00000000" w14:paraId="000009B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hesitates.</w:t>
      </w:r>
    </w:p>
    <w:p w:rsidR="00000000" w:rsidDel="00000000" w:rsidP="00000000" w:rsidRDefault="00000000" w:rsidRPr="00000000" w14:paraId="000009B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Unsure if MAYA will accept the gesture.</w:t>
      </w:r>
    </w:p>
    <w:p w:rsidR="00000000" w:rsidDel="00000000" w:rsidP="00000000" w:rsidRDefault="00000000" w:rsidRPr="00000000" w14:paraId="000009B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After a brief moment...</w:t>
      </w:r>
    </w:p>
    <w:p w:rsidR="00000000" w:rsidDel="00000000" w:rsidP="00000000" w:rsidRDefault="00000000" w:rsidRPr="00000000" w14:paraId="000009B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reaches out too.</w:t>
      </w:r>
    </w:p>
    <w:p w:rsidR="00000000" w:rsidDel="00000000" w:rsidP="00000000" w:rsidRDefault="00000000" w:rsidRPr="00000000" w14:paraId="000009B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Their hands meet.</w:t>
      </w:r>
    </w:p>
    <w:p w:rsidR="00000000" w:rsidDel="00000000" w:rsidP="00000000" w:rsidRDefault="00000000" w:rsidRPr="00000000" w14:paraId="000009B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gently holds her daughter's hand.</w:t>
      </w:r>
    </w:p>
    <w:p w:rsidR="00000000" w:rsidDel="00000000" w:rsidP="00000000" w:rsidRDefault="00000000" w:rsidRPr="00000000" w14:paraId="000009B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Tightly.</w:t>
      </w:r>
    </w:p>
    <w:p w:rsidR="00000000" w:rsidDel="00000000" w:rsidP="00000000" w:rsidRDefault="00000000" w:rsidRPr="00000000" w14:paraId="000009B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As if afraid to let go again.</w:t>
      </w:r>
    </w:p>
    <w:p w:rsidR="00000000" w:rsidDel="00000000" w:rsidP="00000000" w:rsidRDefault="00000000" w:rsidRPr="00000000" w14:paraId="000009BE">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9B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w:t>
      </w:r>
    </w:p>
    <w:p w:rsidR="00000000" w:rsidDel="00000000" w:rsidP="00000000" w:rsidRDefault="00000000" w:rsidRPr="00000000" w14:paraId="000009C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ko maipapangako...</w:t>
      </w:r>
    </w:p>
    <w:p w:rsidR="00000000" w:rsidDel="00000000" w:rsidP="00000000" w:rsidRDefault="00000000" w:rsidRPr="00000000" w14:paraId="000009C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 matatanggap ko agad lahat.</w:t>
      </w:r>
    </w:p>
    <w:p w:rsidR="00000000" w:rsidDel="00000000" w:rsidP="00000000" w:rsidRDefault="00000000" w:rsidRPr="00000000" w14:paraId="000009C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(Pause.)</w:t>
      </w:r>
    </w:p>
    <w:p w:rsidR="00000000" w:rsidDel="00000000" w:rsidP="00000000" w:rsidRDefault="00000000" w:rsidRPr="00000000" w14:paraId="000009C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Matatakot pa rin ako.</w:t>
      </w:r>
    </w:p>
    <w:p w:rsidR="00000000" w:rsidDel="00000000" w:rsidP="00000000" w:rsidRDefault="00000000" w:rsidRPr="00000000" w14:paraId="000009C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Mag-aalala pa rin ako.</w:t>
      </w:r>
    </w:p>
    <w:p w:rsidR="00000000" w:rsidDel="00000000" w:rsidP="00000000" w:rsidRDefault="00000000" w:rsidRPr="00000000" w14:paraId="000009C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Nanay pa rin ako.</w:t>
      </w:r>
    </w:p>
    <w:p w:rsidR="00000000" w:rsidDel="00000000" w:rsidP="00000000" w:rsidRDefault="00000000" w:rsidRPr="00000000" w14:paraId="000009C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small laugh escapes MAYA.)</w:t>
      </w:r>
    </w:p>
    <w:p w:rsidR="00000000" w:rsidDel="00000000" w:rsidP="00000000" w:rsidRDefault="00000000" w:rsidRPr="00000000" w14:paraId="000009C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smiles.</w:t>
      </w:r>
    </w:p>
    <w:p w:rsidR="00000000" w:rsidDel="00000000" w:rsidP="00000000" w:rsidRDefault="00000000" w:rsidRPr="00000000" w14:paraId="000009C8">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 (CONT'D)</w:t>
      </w:r>
    </w:p>
    <w:p w:rsidR="00000000" w:rsidDel="00000000" w:rsidP="00000000" w:rsidRDefault="00000000" w:rsidRPr="00000000" w14:paraId="000009C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Pero...</w:t>
      </w:r>
    </w:p>
    <w:p w:rsidR="00000000" w:rsidDel="00000000" w:rsidP="00000000" w:rsidRDefault="00000000" w:rsidRPr="00000000" w14:paraId="000009C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Susubukan kong makinig.</w:t>
      </w:r>
    </w:p>
    <w:p w:rsidR="00000000" w:rsidDel="00000000" w:rsidP="00000000" w:rsidRDefault="00000000" w:rsidRPr="00000000" w14:paraId="000009C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lang magsalita.</w:t>
      </w:r>
    </w:p>
    <w:p w:rsidR="00000000" w:rsidDel="00000000" w:rsidP="00000000" w:rsidRDefault="00000000" w:rsidRPr="00000000" w14:paraId="000009C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Makinig.</w:t>
      </w:r>
    </w:p>
    <w:p w:rsidR="00000000" w:rsidDel="00000000" w:rsidP="00000000" w:rsidRDefault="00000000" w:rsidRPr="00000000" w14:paraId="000009C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Sa gusto mo.</w:t>
      </w:r>
    </w:p>
    <w:p w:rsidR="00000000" w:rsidDel="00000000" w:rsidP="00000000" w:rsidRDefault="00000000" w:rsidRPr="00000000" w14:paraId="000009C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Sa nararamdaman mo.</w:t>
      </w:r>
    </w:p>
    <w:p w:rsidR="00000000" w:rsidDel="00000000" w:rsidP="00000000" w:rsidRDefault="00000000" w:rsidRPr="00000000" w14:paraId="000009C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At sa mga pangarap mo.</w:t>
      </w:r>
    </w:p>
    <w:p w:rsidR="00000000" w:rsidDel="00000000" w:rsidP="00000000" w:rsidRDefault="00000000" w:rsidRPr="00000000" w14:paraId="000009D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smiles through her tears.)</w:t>
      </w:r>
    </w:p>
    <w:p w:rsidR="00000000" w:rsidDel="00000000" w:rsidP="00000000" w:rsidRDefault="00000000" w:rsidRPr="00000000" w14:paraId="000009D1">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9D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'Yon lang naman po ang gusto ko.</w:t>
      </w:r>
    </w:p>
    <w:p w:rsidR="00000000" w:rsidDel="00000000" w:rsidP="00000000" w:rsidRDefault="00000000" w:rsidRPr="00000000" w14:paraId="000009D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 marinig.</w:t>
      </w:r>
    </w:p>
    <w:p w:rsidR="00000000" w:rsidDel="00000000" w:rsidP="00000000" w:rsidRDefault="00000000" w:rsidRPr="00000000" w14:paraId="000009D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smiles warmly.)</w:t>
      </w:r>
    </w:p>
    <w:p w:rsidR="00000000" w:rsidDel="00000000" w:rsidP="00000000" w:rsidRDefault="00000000" w:rsidRPr="00000000" w14:paraId="000009D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 places a hand on both of their shoulders.</w:t>
      </w:r>
    </w:p>
    <w:p w:rsidR="00000000" w:rsidDel="00000000" w:rsidP="00000000" w:rsidRDefault="00000000" w:rsidRPr="00000000" w14:paraId="000009D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Bringing them together.</w:t>
      </w:r>
    </w:p>
    <w:p w:rsidR="00000000" w:rsidDel="00000000" w:rsidP="00000000" w:rsidRDefault="00000000" w:rsidRPr="00000000" w14:paraId="000009D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For the first time in what feels like forever...</w:t>
      </w:r>
    </w:p>
    <w:p w:rsidR="00000000" w:rsidDel="00000000" w:rsidP="00000000" w:rsidRDefault="00000000" w:rsidRPr="00000000" w14:paraId="000009D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silence inside the house no longer feels heavy.</w:t>
      </w:r>
    </w:p>
    <w:p w:rsidR="00000000" w:rsidDel="00000000" w:rsidP="00000000" w:rsidRDefault="00000000" w:rsidRPr="00000000" w14:paraId="000009D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It feels...</w:t>
      </w:r>
    </w:p>
    <w:p w:rsidR="00000000" w:rsidDel="00000000" w:rsidP="00000000" w:rsidRDefault="00000000" w:rsidRPr="00000000" w14:paraId="000009D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Hopeful.</w:t>
      </w:r>
    </w:p>
    <w:p w:rsidR="00000000" w:rsidDel="00000000" w:rsidP="00000000" w:rsidRDefault="00000000" w:rsidRPr="00000000" w14:paraId="000009D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knock interrupts the moment.)</w:t>
      </w:r>
    </w:p>
    <w:p w:rsidR="00000000" w:rsidDel="00000000" w:rsidP="00000000" w:rsidRDefault="00000000" w:rsidRPr="00000000" w14:paraId="000009DC">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KNOCK. KNOCK.</w:t>
      </w:r>
    </w:p>
    <w:p w:rsidR="00000000" w:rsidDel="00000000" w:rsidP="00000000" w:rsidRDefault="00000000" w:rsidRPr="00000000" w14:paraId="000009D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three turn toward the front door.</w:t>
      </w:r>
    </w:p>
    <w:p w:rsidR="00000000" w:rsidDel="00000000" w:rsidP="00000000" w:rsidRDefault="00000000" w:rsidRPr="00000000" w14:paraId="000009D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chuckles.)</w:t>
      </w:r>
    </w:p>
    <w:p w:rsidR="00000000" w:rsidDel="00000000" w:rsidP="00000000" w:rsidRDefault="00000000" w:rsidRPr="00000000" w14:paraId="000009DF">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9E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Mukhang alam ko na kung sino.</w:t>
      </w:r>
    </w:p>
    <w:p w:rsidR="00000000" w:rsidDel="00000000" w:rsidP="00000000" w:rsidRDefault="00000000" w:rsidRPr="00000000" w14:paraId="000009E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 walks toward the entrance.)</w:t>
      </w:r>
    </w:p>
    <w:p w:rsidR="00000000" w:rsidDel="00000000" w:rsidP="00000000" w:rsidRDefault="00000000" w:rsidRPr="00000000" w14:paraId="000009E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gently lets go of MAYA's hand.</w:t>
      </w:r>
    </w:p>
    <w:p w:rsidR="00000000" w:rsidDel="00000000" w:rsidP="00000000" w:rsidRDefault="00000000" w:rsidRPr="00000000" w14:paraId="000009E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But not completely.</w:t>
      </w:r>
    </w:p>
    <w:p w:rsidR="00000000" w:rsidDel="00000000" w:rsidP="00000000" w:rsidRDefault="00000000" w:rsidRPr="00000000" w14:paraId="000009E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Their fingers briefly linger.</w:t>
      </w:r>
    </w:p>
    <w:p w:rsidR="00000000" w:rsidDel="00000000" w:rsidP="00000000" w:rsidRDefault="00000000" w:rsidRPr="00000000" w14:paraId="000009E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silent promise.</w:t>
      </w:r>
    </w:p>
    <w:p w:rsidR="00000000" w:rsidDel="00000000" w:rsidP="00000000" w:rsidRDefault="00000000" w:rsidRPr="00000000" w14:paraId="000009E6">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That this time...</w:t>
      </w:r>
    </w:p>
    <w:p w:rsidR="00000000" w:rsidDel="00000000" w:rsidP="00000000" w:rsidRDefault="00000000" w:rsidRPr="00000000" w14:paraId="000009E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Neither of them will let the other carry everything alone.</w:t>
      </w:r>
    </w:p>
    <w:p w:rsidR="00000000" w:rsidDel="00000000" w:rsidP="00000000" w:rsidRDefault="00000000" w:rsidRPr="00000000" w14:paraId="000009E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opens the front door.)</w:t>
      </w:r>
    </w:p>
    <w:p w:rsidR="00000000" w:rsidDel="00000000" w:rsidP="00000000" w:rsidRDefault="00000000" w:rsidRPr="00000000" w14:paraId="000009E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(ETHAN stands outside, holding a plastic container.)</w:t>
      </w:r>
    </w:p>
    <w:p w:rsidR="00000000" w:rsidDel="00000000" w:rsidP="00000000" w:rsidRDefault="00000000" w:rsidRPr="00000000" w14:paraId="000009E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 smiles sheepishly.)</w:t>
      </w:r>
    </w:p>
    <w:p w:rsidR="00000000" w:rsidDel="00000000" w:rsidP="00000000" w:rsidRDefault="00000000" w:rsidRPr="00000000" w14:paraId="000009EB">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9E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Uh...</w:t>
      </w:r>
    </w:p>
    <w:p w:rsidR="00000000" w:rsidDel="00000000" w:rsidP="00000000" w:rsidRDefault="00000000" w:rsidRPr="00000000" w14:paraId="000009E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Bad timing ba?</w:t>
      </w:r>
    </w:p>
    <w:p w:rsidR="00000000" w:rsidDel="00000000" w:rsidP="00000000" w:rsidRDefault="00000000" w:rsidRPr="00000000" w14:paraId="000009E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 dala lang sana akong kare-kare.</w:t>
      </w:r>
    </w:p>
    <w:p w:rsidR="00000000" w:rsidDel="00000000" w:rsidP="00000000" w:rsidRDefault="00000000" w:rsidRPr="00000000" w14:paraId="000009E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laughs.)</w:t>
      </w:r>
    </w:p>
    <w:p w:rsidR="00000000" w:rsidDel="00000000" w:rsidP="00000000" w:rsidRDefault="00000000" w:rsidRPr="00000000" w14:paraId="000009F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real laugh.</w:t>
      </w:r>
    </w:p>
    <w:p w:rsidR="00000000" w:rsidDel="00000000" w:rsidP="00000000" w:rsidRDefault="00000000" w:rsidRPr="00000000" w14:paraId="000009F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first one that fills the entire house.</w:t>
      </w:r>
    </w:p>
    <w:p w:rsidR="00000000" w:rsidDel="00000000" w:rsidP="00000000" w:rsidRDefault="00000000" w:rsidRPr="00000000" w14:paraId="000009F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grins.)</w:t>
      </w:r>
    </w:p>
    <w:p w:rsidR="00000000" w:rsidDel="00000000" w:rsidP="00000000" w:rsidRDefault="00000000" w:rsidRPr="00000000" w14:paraId="000009F3">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9F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w:t>
      </w:r>
    </w:p>
    <w:p w:rsidR="00000000" w:rsidDel="00000000" w:rsidP="00000000" w:rsidRDefault="00000000" w:rsidRPr="00000000" w14:paraId="000009F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Sakto lang.</w:t>
      </w:r>
    </w:p>
    <w:p w:rsidR="00000000" w:rsidDel="00000000" w:rsidP="00000000" w:rsidRDefault="00000000" w:rsidRPr="00000000" w14:paraId="000009F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Halika.</w:t>
      </w:r>
    </w:p>
    <w:p w:rsidR="00000000" w:rsidDel="00000000" w:rsidP="00000000" w:rsidRDefault="00000000" w:rsidRPr="00000000" w14:paraId="000009F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Pasok ka.</w:t>
      </w:r>
    </w:p>
    <w:p w:rsidR="00000000" w:rsidDel="00000000" w:rsidP="00000000" w:rsidRDefault="00000000" w:rsidRPr="00000000" w14:paraId="000009F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(ETHAN looks around.)</w:t>
      </w:r>
    </w:p>
    <w:p w:rsidR="00000000" w:rsidDel="00000000" w:rsidP="00000000" w:rsidRDefault="00000000" w:rsidRPr="00000000" w14:paraId="000009F9">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 notices the tearful faces.</w:t>
      </w:r>
    </w:p>
    <w:p w:rsidR="00000000" w:rsidDel="00000000" w:rsidP="00000000" w:rsidRDefault="00000000" w:rsidRPr="00000000" w14:paraId="000009FA">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 immediately becomes awkward.</w:t>
      </w:r>
    </w:p>
    <w:p w:rsidR="00000000" w:rsidDel="00000000" w:rsidP="00000000" w:rsidRDefault="00000000" w:rsidRPr="00000000" w14:paraId="000009FB">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9F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...Mukhang may na-interrupt yata ako.</w:t>
      </w:r>
    </w:p>
    <w:p w:rsidR="00000000" w:rsidDel="00000000" w:rsidP="00000000" w:rsidRDefault="00000000" w:rsidRPr="00000000" w14:paraId="000009F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wipes her eyes and chuckles.)</w:t>
      </w:r>
    </w:p>
    <w:p w:rsidR="00000000" w:rsidDel="00000000" w:rsidP="00000000" w:rsidRDefault="00000000" w:rsidRPr="00000000" w14:paraId="000009FE">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9F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Konti lang.</w:t>
      </w:r>
    </w:p>
    <w:p w:rsidR="00000000" w:rsidDel="00000000" w:rsidP="00000000" w:rsidRDefault="00000000" w:rsidRPr="00000000" w14:paraId="00000A00">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A0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Okay...</w:t>
      </w:r>
    </w:p>
    <w:p w:rsidR="00000000" w:rsidDel="00000000" w:rsidP="00000000" w:rsidRDefault="00000000" w:rsidRPr="00000000" w14:paraId="00000A0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Pwede bang magpanggap tayong walang umiyak?</w:t>
      </w:r>
    </w:p>
    <w:p w:rsidR="00000000" w:rsidDel="00000000" w:rsidP="00000000" w:rsidRDefault="00000000" w:rsidRPr="00000000" w14:paraId="00000A0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room erupts into soft laughter.)</w:t>
      </w:r>
    </w:p>
    <w:p w:rsidR="00000000" w:rsidDel="00000000" w:rsidP="00000000" w:rsidRDefault="00000000" w:rsidRPr="00000000" w14:paraId="00000A0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Not because everything is fixed.</w:t>
      </w:r>
    </w:p>
    <w:p w:rsidR="00000000" w:rsidDel="00000000" w:rsidP="00000000" w:rsidRDefault="00000000" w:rsidRPr="00000000" w14:paraId="00000A0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But because...</w:t>
      </w:r>
    </w:p>
    <w:p w:rsidR="00000000" w:rsidDel="00000000" w:rsidP="00000000" w:rsidRDefault="00000000" w:rsidRPr="00000000" w14:paraId="00000A06">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For the first time...</w:t>
      </w:r>
    </w:p>
    <w:p w:rsidR="00000000" w:rsidDel="00000000" w:rsidP="00000000" w:rsidRDefault="00000000" w:rsidRPr="00000000" w14:paraId="00000A0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They are laughing together.</w:t>
      </w:r>
    </w:p>
    <w:p w:rsidR="00000000" w:rsidDel="00000000" w:rsidP="00000000" w:rsidRDefault="00000000" w:rsidRPr="00000000" w14:paraId="00000A08">
      <w:pPr>
        <w:spacing w:after="240" w:before="240" w:lineRule="auto"/>
        <w:jc w:val="right"/>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FADE OUT.</w:t>
      </w:r>
    </w:p>
    <w:p w:rsidR="00000000" w:rsidDel="00000000" w:rsidP="00000000" w:rsidRDefault="00000000" w:rsidRPr="00000000" w14:paraId="00000A09">
      <w:pPr>
        <w:pStyle w:val="Heading2"/>
        <w:keepNext w:val="0"/>
        <w:keepLines w:val="0"/>
        <w:rPr>
          <w:color w:val="38761d"/>
        </w:rPr>
      </w:pPr>
      <w:bookmarkStart w:colFirst="0" w:colLast="0" w:name="_qiau60e1dhhm" w:id="62"/>
      <w:bookmarkEnd w:id="62"/>
      <w:r w:rsidDel="00000000" w:rsidR="00000000" w:rsidRPr="00000000">
        <w:rPr>
          <w:rtl w:val="0"/>
        </w:rPr>
      </w:r>
    </w:p>
    <w:p w:rsidR="00000000" w:rsidDel="00000000" w:rsidP="00000000" w:rsidRDefault="00000000" w:rsidRPr="00000000" w14:paraId="00000A0A">
      <w:pPr>
        <w:spacing w:after="240" w:before="240" w:lineRule="auto"/>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INT. ILAGAN HOUSE - DINING ROOM - AFTERNOON</w:t>
      </w:r>
    </w:p>
    <w:p w:rsidR="00000000" w:rsidDel="00000000" w:rsidP="00000000" w:rsidRDefault="00000000" w:rsidRPr="00000000" w14:paraId="00000A0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family now sits around the dining table once again.</w:t>
      </w:r>
    </w:p>
    <w:p w:rsidR="00000000" w:rsidDel="00000000" w:rsidP="00000000" w:rsidRDefault="00000000" w:rsidRPr="00000000" w14:paraId="00000A0C">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atmosphere is noticeably lighter than before.</w:t>
      </w:r>
    </w:p>
    <w:p w:rsidR="00000000" w:rsidDel="00000000" w:rsidP="00000000" w:rsidRDefault="00000000" w:rsidRPr="00000000" w14:paraId="00000A0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Not because the problems have disappeared...</w:t>
      </w:r>
    </w:p>
    <w:p w:rsidR="00000000" w:rsidDel="00000000" w:rsidP="00000000" w:rsidRDefault="00000000" w:rsidRPr="00000000" w14:paraId="00000A0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But because no one is pretending they don't exist.</w:t>
      </w:r>
    </w:p>
    <w:p w:rsidR="00000000" w:rsidDel="00000000" w:rsidP="00000000" w:rsidRDefault="00000000" w:rsidRPr="00000000" w14:paraId="00000A0F">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ETHAN places the container of kare-kare on the table.</w:t>
      </w:r>
    </w:p>
    <w:p w:rsidR="00000000" w:rsidDel="00000000" w:rsidP="00000000" w:rsidRDefault="00000000" w:rsidRPr="00000000" w14:paraId="00000A10">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A1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Good thing hindi natapon.</w:t>
      </w:r>
    </w:p>
    <w:p w:rsidR="00000000" w:rsidDel="00000000" w:rsidP="00000000" w:rsidRDefault="00000000" w:rsidRPr="00000000" w14:paraId="00000A1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Sayang naman.</w:t>
      </w:r>
    </w:p>
    <w:p w:rsidR="00000000" w:rsidDel="00000000" w:rsidP="00000000" w:rsidRDefault="00000000" w:rsidRPr="00000000" w14:paraId="00000A13">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A1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(Laughing.)</w:t>
      </w:r>
    </w:p>
    <w:p w:rsidR="00000000" w:rsidDel="00000000" w:rsidP="00000000" w:rsidRDefault="00000000" w:rsidRPr="00000000" w14:paraId="00000A1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'Yan pa talaga inalala mo.</w:t>
      </w:r>
    </w:p>
    <w:p w:rsidR="00000000" w:rsidDel="00000000" w:rsidP="00000000" w:rsidRDefault="00000000" w:rsidRPr="00000000" w14:paraId="00000A16">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A1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Mahal kaya kare-kare.</w:t>
      </w:r>
    </w:p>
    <w:p w:rsidR="00000000" w:rsidDel="00000000" w:rsidP="00000000" w:rsidRDefault="00000000" w:rsidRPr="00000000" w14:paraId="00000A1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room lets out another soft laugh.)</w:t>
      </w:r>
    </w:p>
    <w:p w:rsidR="00000000" w:rsidDel="00000000" w:rsidP="00000000" w:rsidRDefault="00000000" w:rsidRPr="00000000" w14:paraId="00000A1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stands.)</w:t>
      </w:r>
    </w:p>
    <w:p w:rsidR="00000000" w:rsidDel="00000000" w:rsidP="00000000" w:rsidRDefault="00000000" w:rsidRPr="00000000" w14:paraId="00000A1A">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quietly walks to the kitchen.</w:t>
      </w:r>
    </w:p>
    <w:p w:rsidR="00000000" w:rsidDel="00000000" w:rsidP="00000000" w:rsidRDefault="00000000" w:rsidRPr="00000000" w14:paraId="00000A1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moment later, she returns carrying plates and bowls.</w:t>
      </w:r>
    </w:p>
    <w:p w:rsidR="00000000" w:rsidDel="00000000" w:rsidP="00000000" w:rsidRDefault="00000000" w:rsidRPr="00000000" w14:paraId="00000A1C">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Without saying a word...</w:t>
      </w:r>
    </w:p>
    <w:p w:rsidR="00000000" w:rsidDel="00000000" w:rsidP="00000000" w:rsidRDefault="00000000" w:rsidRPr="00000000" w14:paraId="00000A1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begins setting the table.</w:t>
      </w:r>
    </w:p>
    <w:p w:rsidR="00000000" w:rsidDel="00000000" w:rsidP="00000000" w:rsidRDefault="00000000" w:rsidRPr="00000000" w14:paraId="00000A1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notices.)</w:t>
      </w:r>
    </w:p>
    <w:p w:rsidR="00000000" w:rsidDel="00000000" w:rsidP="00000000" w:rsidRDefault="00000000" w:rsidRPr="00000000" w14:paraId="00000A1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immediately stands.)</w:t>
      </w:r>
    </w:p>
    <w:p w:rsidR="00000000" w:rsidDel="00000000" w:rsidP="00000000" w:rsidRDefault="00000000" w:rsidRPr="00000000" w14:paraId="00000A20">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A2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w:t>
      </w:r>
    </w:p>
    <w:p w:rsidR="00000000" w:rsidDel="00000000" w:rsidP="00000000" w:rsidRDefault="00000000" w:rsidRPr="00000000" w14:paraId="00000A2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Ako na po.</w:t>
      </w:r>
    </w:p>
    <w:p w:rsidR="00000000" w:rsidDel="00000000" w:rsidP="00000000" w:rsidRDefault="00000000" w:rsidRPr="00000000" w14:paraId="00000A2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looks at her.)</w:t>
      </w:r>
    </w:p>
    <w:p w:rsidR="00000000" w:rsidDel="00000000" w:rsidP="00000000" w:rsidRDefault="00000000" w:rsidRPr="00000000" w14:paraId="00000A2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hesitates for a second.</w:t>
      </w:r>
    </w:p>
    <w:p w:rsidR="00000000" w:rsidDel="00000000" w:rsidP="00000000" w:rsidRDefault="00000000" w:rsidRPr="00000000" w14:paraId="00000A2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Then nods.</w:t>
      </w:r>
    </w:p>
    <w:p w:rsidR="00000000" w:rsidDel="00000000" w:rsidP="00000000" w:rsidRDefault="00000000" w:rsidRPr="00000000" w14:paraId="00000A26">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A2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Sige.</w:t>
      </w:r>
    </w:p>
    <w:p w:rsidR="00000000" w:rsidDel="00000000" w:rsidP="00000000" w:rsidRDefault="00000000" w:rsidRPr="00000000" w14:paraId="00000A2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(Together, they begin arranging the table.)</w:t>
      </w:r>
    </w:p>
    <w:p w:rsidR="00000000" w:rsidDel="00000000" w:rsidP="00000000" w:rsidRDefault="00000000" w:rsidRPr="00000000" w14:paraId="00000A29">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It's a simple task.</w:t>
      </w:r>
    </w:p>
    <w:p w:rsidR="00000000" w:rsidDel="00000000" w:rsidP="00000000" w:rsidRDefault="00000000" w:rsidRPr="00000000" w14:paraId="00000A2A">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But the silence between them no longer feels uncomfortable.</w:t>
      </w:r>
    </w:p>
    <w:p w:rsidR="00000000" w:rsidDel="00000000" w:rsidP="00000000" w:rsidRDefault="00000000" w:rsidRPr="00000000" w14:paraId="00000A2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It's gentle.</w:t>
      </w:r>
    </w:p>
    <w:p w:rsidR="00000000" w:rsidDel="00000000" w:rsidP="00000000" w:rsidRDefault="00000000" w:rsidRPr="00000000" w14:paraId="00000A2C">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Careful.</w:t>
      </w:r>
    </w:p>
    <w:p w:rsidR="00000000" w:rsidDel="00000000" w:rsidP="00000000" w:rsidRDefault="00000000" w:rsidRPr="00000000" w14:paraId="00000A2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As if both are slowly learning how to be around each other again.</w:t>
      </w:r>
    </w:p>
    <w:p w:rsidR="00000000" w:rsidDel="00000000" w:rsidP="00000000" w:rsidRDefault="00000000" w:rsidRPr="00000000" w14:paraId="00000A2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few minutes later.</w:t>
      </w:r>
    </w:p>
    <w:p w:rsidR="00000000" w:rsidDel="00000000" w:rsidP="00000000" w:rsidRDefault="00000000" w:rsidRPr="00000000" w14:paraId="00000A2F">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Everyone sits back down.</w:t>
      </w:r>
    </w:p>
    <w:p w:rsidR="00000000" w:rsidDel="00000000" w:rsidP="00000000" w:rsidRDefault="00000000" w:rsidRPr="00000000" w14:paraId="00000A30">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 one begins eating yet.</w:t>
      </w:r>
    </w:p>
    <w:p w:rsidR="00000000" w:rsidDel="00000000" w:rsidP="00000000" w:rsidRDefault="00000000" w:rsidRPr="00000000" w14:paraId="00000A31">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conversation naturally resumes.</w:t>
      </w:r>
    </w:p>
    <w:p w:rsidR="00000000" w:rsidDel="00000000" w:rsidP="00000000" w:rsidRDefault="00000000" w:rsidRPr="00000000" w14:paraId="00000A32">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A3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So...</w:t>
      </w:r>
    </w:p>
    <w:p w:rsidR="00000000" w:rsidDel="00000000" w:rsidP="00000000" w:rsidRDefault="00000000" w:rsidRPr="00000000" w14:paraId="00000A3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Ano'ng plano natin?</w:t>
      </w:r>
    </w:p>
    <w:p w:rsidR="00000000" w:rsidDel="00000000" w:rsidP="00000000" w:rsidRDefault="00000000" w:rsidRPr="00000000" w14:paraId="00000A3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question hangs in the air.</w:t>
      </w:r>
    </w:p>
    <w:p w:rsidR="00000000" w:rsidDel="00000000" w:rsidP="00000000" w:rsidRDefault="00000000" w:rsidRPr="00000000" w14:paraId="00000A3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takes a deep breath.)</w:t>
      </w:r>
    </w:p>
    <w:p w:rsidR="00000000" w:rsidDel="00000000" w:rsidP="00000000" w:rsidRDefault="00000000" w:rsidRPr="00000000" w14:paraId="00000A37">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A3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Honestly...</w:t>
      </w:r>
    </w:p>
    <w:p w:rsidR="00000000" w:rsidDel="00000000" w:rsidP="00000000" w:rsidRDefault="00000000" w:rsidRPr="00000000" w14:paraId="00000A3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ko pa po alam.</w:t>
      </w:r>
    </w:p>
    <w:p w:rsidR="00000000" w:rsidDel="00000000" w:rsidP="00000000" w:rsidRDefault="00000000" w:rsidRPr="00000000" w14:paraId="00000A3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 just know...</w:t>
      </w:r>
    </w:p>
    <w:p w:rsidR="00000000" w:rsidDel="00000000" w:rsidP="00000000" w:rsidRDefault="00000000" w:rsidRPr="00000000" w14:paraId="00000A3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 don't think I can continue pretending.</w:t>
      </w:r>
    </w:p>
    <w:p w:rsidR="00000000" w:rsidDel="00000000" w:rsidP="00000000" w:rsidRDefault="00000000" w:rsidRPr="00000000" w14:paraId="00000A3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quietly listens.)</w:t>
      </w:r>
    </w:p>
    <w:p w:rsidR="00000000" w:rsidDel="00000000" w:rsidP="00000000" w:rsidRDefault="00000000" w:rsidRPr="00000000" w14:paraId="00000A3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 interruptions.</w:t>
      </w:r>
    </w:p>
    <w:p w:rsidR="00000000" w:rsidDel="00000000" w:rsidP="00000000" w:rsidRDefault="00000000" w:rsidRPr="00000000" w14:paraId="00000A3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 immediate advice.</w:t>
      </w:r>
    </w:p>
    <w:p w:rsidR="00000000" w:rsidDel="00000000" w:rsidP="00000000" w:rsidRDefault="00000000" w:rsidRPr="00000000" w14:paraId="00000A3F">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Just listening.</w:t>
      </w:r>
    </w:p>
    <w:p w:rsidR="00000000" w:rsidDel="00000000" w:rsidP="00000000" w:rsidRDefault="00000000" w:rsidRPr="00000000" w14:paraId="00000A40">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A4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 naiisip ka bang gawin?</w:t>
      </w:r>
    </w:p>
    <w:p w:rsidR="00000000" w:rsidDel="00000000" w:rsidP="00000000" w:rsidRDefault="00000000" w:rsidRPr="00000000" w14:paraId="00000A4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nods slowly.)</w:t>
      </w:r>
    </w:p>
    <w:p w:rsidR="00000000" w:rsidDel="00000000" w:rsidP="00000000" w:rsidRDefault="00000000" w:rsidRPr="00000000" w14:paraId="00000A43">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A4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I've been thinking...</w:t>
      </w:r>
    </w:p>
    <w:p w:rsidR="00000000" w:rsidDel="00000000" w:rsidP="00000000" w:rsidRDefault="00000000" w:rsidRPr="00000000" w14:paraId="00000A4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Maybe...</w:t>
      </w:r>
    </w:p>
    <w:p w:rsidR="00000000" w:rsidDel="00000000" w:rsidP="00000000" w:rsidRDefault="00000000" w:rsidRPr="00000000" w14:paraId="00000A4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mag-shift.</w:t>
      </w:r>
    </w:p>
    <w:p w:rsidR="00000000" w:rsidDel="00000000" w:rsidP="00000000" w:rsidRDefault="00000000" w:rsidRPr="00000000" w14:paraId="00000A4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Or...</w:t>
      </w:r>
    </w:p>
    <w:p w:rsidR="00000000" w:rsidDel="00000000" w:rsidP="00000000" w:rsidRDefault="00000000" w:rsidRPr="00000000" w14:paraId="00000A4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take some time muna para makapag-isip nang maayos.</w:t>
      </w:r>
    </w:p>
    <w:p w:rsidR="00000000" w:rsidDel="00000000" w:rsidP="00000000" w:rsidRDefault="00000000" w:rsidRPr="00000000" w14:paraId="00000A4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 don't want to make another decision just because I'm scared.</w:t>
      </w:r>
    </w:p>
    <w:p w:rsidR="00000000" w:rsidDel="00000000" w:rsidP="00000000" w:rsidRDefault="00000000" w:rsidRPr="00000000" w14:paraId="00000A4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lowers her gaze.)</w:t>
      </w:r>
    </w:p>
    <w:p w:rsidR="00000000" w:rsidDel="00000000" w:rsidP="00000000" w:rsidRDefault="00000000" w:rsidRPr="00000000" w14:paraId="00000A4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gently folds her hands together.</w:t>
      </w:r>
    </w:p>
    <w:p w:rsidR="00000000" w:rsidDel="00000000" w:rsidP="00000000" w:rsidRDefault="00000000" w:rsidRPr="00000000" w14:paraId="00000A4C">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A4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Matatakot pa rin ako.</w:t>
      </w:r>
    </w:p>
    <w:p w:rsidR="00000000" w:rsidDel="00000000" w:rsidP="00000000" w:rsidRDefault="00000000" w:rsidRPr="00000000" w14:paraId="00000A4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looks at her.)</w:t>
      </w:r>
    </w:p>
    <w:p w:rsidR="00000000" w:rsidDel="00000000" w:rsidP="00000000" w:rsidRDefault="00000000" w:rsidRPr="00000000" w14:paraId="00000A4F">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 (CONT'D)</w:t>
      </w:r>
    </w:p>
    <w:p w:rsidR="00000000" w:rsidDel="00000000" w:rsidP="00000000" w:rsidRDefault="00000000" w:rsidRPr="00000000" w14:paraId="00000A5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mawawala 'yon.</w:t>
      </w:r>
    </w:p>
    <w:p w:rsidR="00000000" w:rsidDel="00000000" w:rsidP="00000000" w:rsidRDefault="00000000" w:rsidRPr="00000000" w14:paraId="00000A5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Nanay ako.</w:t>
      </w:r>
    </w:p>
    <w:p w:rsidR="00000000" w:rsidDel="00000000" w:rsidP="00000000" w:rsidRDefault="00000000" w:rsidRPr="00000000" w14:paraId="00000A5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Normal lang siguro.</w:t>
      </w:r>
    </w:p>
    <w:p w:rsidR="00000000" w:rsidDel="00000000" w:rsidP="00000000" w:rsidRDefault="00000000" w:rsidRPr="00000000" w14:paraId="00000A5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(Pause.)</w:t>
      </w:r>
    </w:p>
    <w:p w:rsidR="00000000" w:rsidDel="00000000" w:rsidP="00000000" w:rsidRDefault="00000000" w:rsidRPr="00000000" w14:paraId="00000A5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Pero...</w:t>
      </w:r>
    </w:p>
    <w:p w:rsidR="00000000" w:rsidDel="00000000" w:rsidP="00000000" w:rsidRDefault="00000000" w:rsidRPr="00000000" w14:paraId="00000A5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Ayoko na ring ikaw ang matakot sa'kin.</w:t>
      </w:r>
    </w:p>
    <w:p w:rsidR="00000000" w:rsidDel="00000000" w:rsidP="00000000" w:rsidRDefault="00000000" w:rsidRPr="00000000" w14:paraId="00000A5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words catch MAYA off guard.)</w:t>
      </w:r>
    </w:p>
    <w:p w:rsidR="00000000" w:rsidDel="00000000" w:rsidP="00000000" w:rsidRDefault="00000000" w:rsidRPr="00000000" w14:paraId="00000A5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smiles faintly.)</w:t>
      </w:r>
    </w:p>
    <w:p w:rsidR="00000000" w:rsidDel="00000000" w:rsidP="00000000" w:rsidRDefault="00000000" w:rsidRPr="00000000" w14:paraId="00000A58">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 (CONT'D)</w:t>
      </w:r>
    </w:p>
    <w:p w:rsidR="00000000" w:rsidDel="00000000" w:rsidP="00000000" w:rsidRDefault="00000000" w:rsidRPr="00000000" w14:paraId="00000A5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Kung gusto mong mag-explore...</w:t>
      </w:r>
    </w:p>
    <w:p w:rsidR="00000000" w:rsidDel="00000000" w:rsidP="00000000" w:rsidRDefault="00000000" w:rsidRPr="00000000" w14:paraId="00000A5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We'll figure it out.</w:t>
      </w:r>
    </w:p>
    <w:p w:rsidR="00000000" w:rsidDel="00000000" w:rsidP="00000000" w:rsidRDefault="00000000" w:rsidRPr="00000000" w14:paraId="00000A5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man agad...</w:t>
      </w:r>
    </w:p>
    <w:p w:rsidR="00000000" w:rsidDel="00000000" w:rsidP="00000000" w:rsidRDefault="00000000" w:rsidRPr="00000000" w14:paraId="00000A5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Pero...</w:t>
      </w:r>
    </w:p>
    <w:p w:rsidR="00000000" w:rsidDel="00000000" w:rsidP="00000000" w:rsidRDefault="00000000" w:rsidRPr="00000000" w14:paraId="00000A5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Sabay natin hahanapin.</w:t>
      </w:r>
    </w:p>
    <w:p w:rsidR="00000000" w:rsidDel="00000000" w:rsidP="00000000" w:rsidRDefault="00000000" w:rsidRPr="00000000" w14:paraId="00000A5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(MAYA's eyes begin to water.)</w:t>
      </w:r>
    </w:p>
    <w:p w:rsidR="00000000" w:rsidDel="00000000" w:rsidP="00000000" w:rsidRDefault="00000000" w:rsidRPr="00000000" w14:paraId="00000A5F">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A6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Thank you, Ma.</w:t>
      </w:r>
    </w:p>
    <w:p w:rsidR="00000000" w:rsidDel="00000000" w:rsidP="00000000" w:rsidRDefault="00000000" w:rsidRPr="00000000" w14:paraId="00000A6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reaches across the table.)</w:t>
      </w:r>
    </w:p>
    <w:p w:rsidR="00000000" w:rsidDel="00000000" w:rsidP="00000000" w:rsidRDefault="00000000" w:rsidRPr="00000000" w14:paraId="00000A6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gently squeezes MAYA's hand.)</w:t>
      </w:r>
    </w:p>
    <w:p w:rsidR="00000000" w:rsidDel="00000000" w:rsidP="00000000" w:rsidRDefault="00000000" w:rsidRPr="00000000" w14:paraId="00000A6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This time...</w:t>
      </w:r>
    </w:p>
    <w:p w:rsidR="00000000" w:rsidDel="00000000" w:rsidP="00000000" w:rsidRDefault="00000000" w:rsidRPr="00000000" w14:paraId="00000A6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Neither of them hesitates.</w:t>
      </w:r>
    </w:p>
    <w:p w:rsidR="00000000" w:rsidDel="00000000" w:rsidP="00000000" w:rsidRDefault="00000000" w:rsidRPr="00000000" w14:paraId="00000A6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smiles warmly.)</w:t>
      </w:r>
    </w:p>
    <w:p w:rsidR="00000000" w:rsidDel="00000000" w:rsidP="00000000" w:rsidRDefault="00000000" w:rsidRPr="00000000" w14:paraId="00000A66">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A6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rin naman kailangan maayos agad lahat.</w:t>
      </w:r>
    </w:p>
    <w:p w:rsidR="00000000" w:rsidDel="00000000" w:rsidP="00000000" w:rsidRDefault="00000000" w:rsidRPr="00000000" w14:paraId="00000A6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Life doesn't work like that.</w:t>
      </w:r>
    </w:p>
    <w:p w:rsidR="00000000" w:rsidDel="00000000" w:rsidP="00000000" w:rsidRDefault="00000000" w:rsidRPr="00000000" w14:paraId="00000A6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(Pause.)</w:t>
      </w:r>
    </w:p>
    <w:p w:rsidR="00000000" w:rsidDel="00000000" w:rsidP="00000000" w:rsidRDefault="00000000" w:rsidRPr="00000000" w14:paraId="00000A6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Ang importante...</w:t>
      </w:r>
    </w:p>
    <w:p w:rsidR="00000000" w:rsidDel="00000000" w:rsidP="00000000" w:rsidRDefault="00000000" w:rsidRPr="00000000" w14:paraId="00000A6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mo haharapin mag-isa.</w:t>
      </w:r>
    </w:p>
    <w:p w:rsidR="00000000" w:rsidDel="00000000" w:rsidP="00000000" w:rsidRDefault="00000000" w:rsidRPr="00000000" w14:paraId="00000A6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nods.)</w:t>
      </w:r>
    </w:p>
    <w:p w:rsidR="00000000" w:rsidDel="00000000" w:rsidP="00000000" w:rsidRDefault="00000000" w:rsidRPr="00000000" w14:paraId="00000A6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weight she has carried for months...</w:t>
      </w:r>
    </w:p>
    <w:p w:rsidR="00000000" w:rsidDel="00000000" w:rsidP="00000000" w:rsidRDefault="00000000" w:rsidRPr="00000000" w14:paraId="00000A6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Feels just a little lighter.</w:t>
      </w:r>
    </w:p>
    <w:p w:rsidR="00000000" w:rsidDel="00000000" w:rsidP="00000000" w:rsidRDefault="00000000" w:rsidRPr="00000000" w14:paraId="00000A6F">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ETHAN quietly watches the family.</w:t>
      </w:r>
    </w:p>
    <w:p w:rsidR="00000000" w:rsidDel="00000000" w:rsidP="00000000" w:rsidRDefault="00000000" w:rsidRPr="00000000" w14:paraId="00000A70">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proud smile forms on his face.</w:t>
      </w:r>
    </w:p>
    <w:p w:rsidR="00000000" w:rsidDel="00000000" w:rsidP="00000000" w:rsidRDefault="00000000" w:rsidRPr="00000000" w14:paraId="00000A71">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A7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Pwede ba akong magsabi?</w:t>
      </w:r>
    </w:p>
    <w:p w:rsidR="00000000" w:rsidDel="00000000" w:rsidP="00000000" w:rsidRDefault="00000000" w:rsidRPr="00000000" w14:paraId="00000A7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(All eyes turn to him.)</w:t>
      </w:r>
    </w:p>
    <w:p w:rsidR="00000000" w:rsidDel="00000000" w:rsidP="00000000" w:rsidRDefault="00000000" w:rsidRPr="00000000" w14:paraId="00000A74">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A7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Growing up...</w:t>
      </w:r>
    </w:p>
    <w:p w:rsidR="00000000" w:rsidDel="00000000" w:rsidP="00000000" w:rsidRDefault="00000000" w:rsidRPr="00000000" w14:paraId="00000A7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Akala ko kailangan alam mo na agad kung ano'ng gusto mong gawin sa buhay.</w:t>
      </w:r>
    </w:p>
    <w:p w:rsidR="00000000" w:rsidDel="00000000" w:rsidP="00000000" w:rsidRDefault="00000000" w:rsidRPr="00000000" w14:paraId="00000A7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Kung anong course.</w:t>
      </w:r>
    </w:p>
    <w:p w:rsidR="00000000" w:rsidDel="00000000" w:rsidP="00000000" w:rsidRDefault="00000000" w:rsidRPr="00000000" w14:paraId="00000A7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Kung anong trabaho.</w:t>
      </w:r>
    </w:p>
    <w:p w:rsidR="00000000" w:rsidDel="00000000" w:rsidP="00000000" w:rsidRDefault="00000000" w:rsidRPr="00000000" w14:paraId="00000A7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Kung anong future.</w:t>
      </w:r>
    </w:p>
    <w:p w:rsidR="00000000" w:rsidDel="00000000" w:rsidP="00000000" w:rsidRDefault="00000000" w:rsidRPr="00000000" w14:paraId="00000A7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(Pause.)</w:t>
      </w:r>
    </w:p>
    <w:p w:rsidR="00000000" w:rsidDel="00000000" w:rsidP="00000000" w:rsidRDefault="00000000" w:rsidRPr="00000000" w14:paraId="00000A7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Pero...</w:t>
      </w:r>
    </w:p>
    <w:p w:rsidR="00000000" w:rsidDel="00000000" w:rsidP="00000000" w:rsidRDefault="00000000" w:rsidRPr="00000000" w14:paraId="00000A7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After everything that happened sa family namin...</w:t>
      </w:r>
    </w:p>
    <w:p w:rsidR="00000000" w:rsidDel="00000000" w:rsidP="00000000" w:rsidRDefault="00000000" w:rsidRPr="00000000" w14:paraId="00000A7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Na-realize ko...</w:t>
      </w:r>
    </w:p>
    <w:p w:rsidR="00000000" w:rsidDel="00000000" w:rsidP="00000000" w:rsidRDefault="00000000" w:rsidRPr="00000000" w14:paraId="00000A7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Walang may complete roadmap.</w:t>
      </w:r>
    </w:p>
    <w:p w:rsidR="00000000" w:rsidDel="00000000" w:rsidP="00000000" w:rsidRDefault="00000000" w:rsidRPr="00000000" w14:paraId="00000A7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Lahat tayo...</w:t>
      </w:r>
    </w:p>
    <w:p w:rsidR="00000000" w:rsidDel="00000000" w:rsidP="00000000" w:rsidRDefault="00000000" w:rsidRPr="00000000" w14:paraId="00000A8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Naghahanap lang din.</w:t>
      </w:r>
    </w:p>
    <w:p w:rsidR="00000000" w:rsidDel="00000000" w:rsidP="00000000" w:rsidRDefault="00000000" w:rsidRPr="00000000" w14:paraId="00000A8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listens intently.)</w:t>
      </w:r>
    </w:p>
    <w:p w:rsidR="00000000" w:rsidDel="00000000" w:rsidP="00000000" w:rsidRDefault="00000000" w:rsidRPr="00000000" w14:paraId="00000A82">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 (CONT'D)</w:t>
      </w:r>
    </w:p>
    <w:p w:rsidR="00000000" w:rsidDel="00000000" w:rsidP="00000000" w:rsidRDefault="00000000" w:rsidRPr="00000000" w14:paraId="00000A8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ka late.</w:t>
      </w:r>
    </w:p>
    <w:p w:rsidR="00000000" w:rsidDel="00000000" w:rsidP="00000000" w:rsidRDefault="00000000" w:rsidRPr="00000000" w14:paraId="00000A8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ka failure.</w:t>
      </w:r>
    </w:p>
    <w:p w:rsidR="00000000" w:rsidDel="00000000" w:rsidP="00000000" w:rsidRDefault="00000000" w:rsidRPr="00000000" w14:paraId="00000A8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You're just...</w:t>
      </w:r>
    </w:p>
    <w:p w:rsidR="00000000" w:rsidDel="00000000" w:rsidP="00000000" w:rsidRDefault="00000000" w:rsidRPr="00000000" w14:paraId="00000A8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finding your own path.</w:t>
      </w:r>
    </w:p>
    <w:p w:rsidR="00000000" w:rsidDel="00000000" w:rsidP="00000000" w:rsidRDefault="00000000" w:rsidRPr="00000000" w14:paraId="00000A8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smiles.)</w:t>
      </w:r>
    </w:p>
    <w:p w:rsidR="00000000" w:rsidDel="00000000" w:rsidP="00000000" w:rsidRDefault="00000000" w:rsidRPr="00000000" w14:paraId="00000A88">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A8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Ang lalim ah.</w:t>
      </w:r>
    </w:p>
    <w:p w:rsidR="00000000" w:rsidDel="00000000" w:rsidP="00000000" w:rsidRDefault="00000000" w:rsidRPr="00000000" w14:paraId="00000A8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Nag-practice ka ba bago pumunta rito?</w:t>
      </w:r>
    </w:p>
    <w:p w:rsidR="00000000" w:rsidDel="00000000" w:rsidP="00000000" w:rsidRDefault="00000000" w:rsidRPr="00000000" w14:paraId="00000A8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(ETHAN shrugs dramatically.)</w:t>
      </w:r>
    </w:p>
    <w:p w:rsidR="00000000" w:rsidDel="00000000" w:rsidP="00000000" w:rsidRDefault="00000000" w:rsidRPr="00000000" w14:paraId="00000A8C">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A8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Oo.</w:t>
      </w:r>
    </w:p>
    <w:p w:rsidR="00000000" w:rsidDel="00000000" w:rsidP="00000000" w:rsidRDefault="00000000" w:rsidRPr="00000000" w14:paraId="00000A8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Tatlong oras.</w:t>
      </w:r>
    </w:p>
    <w:p w:rsidR="00000000" w:rsidDel="00000000" w:rsidP="00000000" w:rsidRDefault="00000000" w:rsidRPr="00000000" w14:paraId="00000A8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laughs.)</w:t>
      </w:r>
    </w:p>
    <w:p w:rsidR="00000000" w:rsidDel="00000000" w:rsidP="00000000" w:rsidRDefault="00000000" w:rsidRPr="00000000" w14:paraId="00000A90">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A9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Sinungaling.</w:t>
      </w:r>
    </w:p>
    <w:p w:rsidR="00000000" w:rsidDel="00000000" w:rsidP="00000000" w:rsidRDefault="00000000" w:rsidRPr="00000000" w14:paraId="00000A9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(ETHAN grins.)</w:t>
      </w:r>
    </w:p>
    <w:p w:rsidR="00000000" w:rsidDel="00000000" w:rsidP="00000000" w:rsidRDefault="00000000" w:rsidRPr="00000000" w14:paraId="00000A93">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A9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Mga two minutes lang.</w:t>
      </w:r>
    </w:p>
    <w:p w:rsidR="00000000" w:rsidDel="00000000" w:rsidP="00000000" w:rsidRDefault="00000000" w:rsidRPr="00000000" w14:paraId="00000A9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room fills with laughter.)</w:t>
      </w:r>
    </w:p>
    <w:p w:rsidR="00000000" w:rsidDel="00000000" w:rsidP="00000000" w:rsidRDefault="00000000" w:rsidRPr="00000000" w14:paraId="00000A96">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comfortable silence follows.</w:t>
      </w:r>
    </w:p>
    <w:p w:rsidR="00000000" w:rsidDel="00000000" w:rsidP="00000000" w:rsidRDefault="00000000" w:rsidRPr="00000000" w14:paraId="00000A9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glances toward MAYA.)</w:t>
      </w:r>
    </w:p>
    <w:p w:rsidR="00000000" w:rsidDel="00000000" w:rsidP="00000000" w:rsidRDefault="00000000" w:rsidRPr="00000000" w14:paraId="00000A98">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A9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w:t>
      </w:r>
    </w:p>
    <w:p w:rsidR="00000000" w:rsidDel="00000000" w:rsidP="00000000" w:rsidRDefault="00000000" w:rsidRPr="00000000" w14:paraId="00000A9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Pwede ko bang makita...</w:t>
      </w:r>
    </w:p>
    <w:p w:rsidR="00000000" w:rsidDel="00000000" w:rsidP="00000000" w:rsidRDefault="00000000" w:rsidRPr="00000000" w14:paraId="00000A9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'yung mga drawings mo?</w:t>
      </w:r>
    </w:p>
    <w:p w:rsidR="00000000" w:rsidDel="00000000" w:rsidP="00000000" w:rsidRDefault="00000000" w:rsidRPr="00000000" w14:paraId="00000A9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blinks.)</w:t>
      </w:r>
    </w:p>
    <w:p w:rsidR="00000000" w:rsidDel="00000000" w:rsidP="00000000" w:rsidRDefault="00000000" w:rsidRPr="00000000" w14:paraId="00000A9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Surprised.</w:t>
      </w:r>
    </w:p>
    <w:p w:rsidR="00000000" w:rsidDel="00000000" w:rsidP="00000000" w:rsidRDefault="00000000" w:rsidRPr="00000000" w14:paraId="00000A9E">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A9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Talaga?</w:t>
      </w:r>
    </w:p>
    <w:p w:rsidR="00000000" w:rsidDel="00000000" w:rsidP="00000000" w:rsidRDefault="00000000" w:rsidRPr="00000000" w14:paraId="00000AA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nods.)</w:t>
      </w:r>
    </w:p>
    <w:p w:rsidR="00000000" w:rsidDel="00000000" w:rsidP="00000000" w:rsidRDefault="00000000" w:rsidRPr="00000000" w14:paraId="00000AA1">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AA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Kung okay lang sa'yo.</w:t>
      </w:r>
    </w:p>
    <w:p w:rsidR="00000000" w:rsidDel="00000000" w:rsidP="00000000" w:rsidRDefault="00000000" w:rsidRPr="00000000" w14:paraId="00000AA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smiles.)</w:t>
      </w:r>
    </w:p>
    <w:p w:rsidR="00000000" w:rsidDel="00000000" w:rsidP="00000000" w:rsidRDefault="00000000" w:rsidRPr="00000000" w14:paraId="00000AA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genuine...</w:t>
      </w:r>
    </w:p>
    <w:p w:rsidR="00000000" w:rsidDel="00000000" w:rsidP="00000000" w:rsidRDefault="00000000" w:rsidRPr="00000000" w14:paraId="00000AA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hopeful smile.</w:t>
      </w:r>
    </w:p>
    <w:p w:rsidR="00000000" w:rsidDel="00000000" w:rsidP="00000000" w:rsidRDefault="00000000" w:rsidRPr="00000000" w14:paraId="00000AA6">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AA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Sige po.</w:t>
      </w:r>
    </w:p>
    <w:p w:rsidR="00000000" w:rsidDel="00000000" w:rsidP="00000000" w:rsidRDefault="00000000" w:rsidRPr="00000000" w14:paraId="00000AA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Pero...</w:t>
      </w:r>
    </w:p>
    <w:p w:rsidR="00000000" w:rsidDel="00000000" w:rsidP="00000000" w:rsidRDefault="00000000" w:rsidRPr="00000000" w14:paraId="00000AA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Huwag n'yo pong i-judge 'yung mga luma.</w:t>
      </w:r>
    </w:p>
    <w:p w:rsidR="00000000" w:rsidDel="00000000" w:rsidP="00000000" w:rsidRDefault="00000000" w:rsidRPr="00000000" w14:paraId="00000AAA">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AA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Naku.</w:t>
      </w:r>
    </w:p>
    <w:p w:rsidR="00000000" w:rsidDel="00000000" w:rsidP="00000000" w:rsidRDefault="00000000" w:rsidRPr="00000000" w14:paraId="00000AA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Excited na nga akong makita.</w:t>
      </w:r>
    </w:p>
    <w:p w:rsidR="00000000" w:rsidDel="00000000" w:rsidP="00000000" w:rsidRDefault="00000000" w:rsidRPr="00000000" w14:paraId="00000AAD">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AA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Ako rin.</w:t>
      </w:r>
    </w:p>
    <w:p w:rsidR="00000000" w:rsidDel="00000000" w:rsidP="00000000" w:rsidRDefault="00000000" w:rsidRPr="00000000" w14:paraId="00000AA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 exclusive gallery opening pala rito.</w:t>
      </w:r>
    </w:p>
    <w:p w:rsidR="00000000" w:rsidDel="00000000" w:rsidP="00000000" w:rsidRDefault="00000000" w:rsidRPr="00000000" w14:paraId="00000AB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laughs.)</w:t>
      </w:r>
    </w:p>
    <w:p w:rsidR="00000000" w:rsidDel="00000000" w:rsidP="00000000" w:rsidRDefault="00000000" w:rsidRPr="00000000" w14:paraId="00000AB1">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AB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Libre lang entrance.</w:t>
      </w:r>
    </w:p>
    <w:p w:rsidR="00000000" w:rsidDel="00000000" w:rsidP="00000000" w:rsidRDefault="00000000" w:rsidRPr="00000000" w14:paraId="00000AB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Pero bawal harsh critics.</w:t>
      </w:r>
    </w:p>
    <w:p w:rsidR="00000000" w:rsidDel="00000000" w:rsidP="00000000" w:rsidRDefault="00000000" w:rsidRPr="00000000" w14:paraId="00000AB4">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AB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Ay.</w:t>
      </w:r>
    </w:p>
    <w:p w:rsidR="00000000" w:rsidDel="00000000" w:rsidP="00000000" w:rsidRDefault="00000000" w:rsidRPr="00000000" w14:paraId="00000AB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Uuwi na lang pala ako.</w:t>
      </w:r>
    </w:p>
    <w:p w:rsidR="00000000" w:rsidDel="00000000" w:rsidP="00000000" w:rsidRDefault="00000000" w:rsidRPr="00000000" w14:paraId="00000AB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lightly throws a table napkin at him.)</w:t>
      </w:r>
    </w:p>
    <w:p w:rsidR="00000000" w:rsidDel="00000000" w:rsidP="00000000" w:rsidRDefault="00000000" w:rsidRPr="00000000" w14:paraId="00000AB8">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AB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Loko.</w:t>
      </w:r>
    </w:p>
    <w:p w:rsidR="00000000" w:rsidDel="00000000" w:rsidP="00000000" w:rsidRDefault="00000000" w:rsidRPr="00000000" w14:paraId="00000AB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(ETHAN catches it effortlessly.)</w:t>
      </w:r>
    </w:p>
    <w:p w:rsidR="00000000" w:rsidDel="00000000" w:rsidP="00000000" w:rsidRDefault="00000000" w:rsidRPr="00000000" w14:paraId="00000AB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room echoes with laughter once again.</w:t>
      </w:r>
    </w:p>
    <w:p w:rsidR="00000000" w:rsidDel="00000000" w:rsidP="00000000" w:rsidRDefault="00000000" w:rsidRPr="00000000" w14:paraId="00000ABC">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Not forced.</w:t>
      </w:r>
    </w:p>
    <w:p w:rsidR="00000000" w:rsidDel="00000000" w:rsidP="00000000" w:rsidRDefault="00000000" w:rsidRPr="00000000" w14:paraId="00000AB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Just...</w:t>
      </w:r>
    </w:p>
    <w:p w:rsidR="00000000" w:rsidDel="00000000" w:rsidP="00000000" w:rsidRDefault="00000000" w:rsidRPr="00000000" w14:paraId="00000AB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Natural.</w:t>
      </w:r>
    </w:p>
    <w:p w:rsidR="00000000" w:rsidDel="00000000" w:rsidP="00000000" w:rsidRDefault="00000000" w:rsidRPr="00000000" w14:paraId="00000ABF">
      <w:pPr>
        <w:jc w:val="right"/>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FADE OUT.</w:t>
      </w:r>
    </w:p>
    <w:p w:rsidR="00000000" w:rsidDel="00000000" w:rsidP="00000000" w:rsidRDefault="00000000" w:rsidRPr="00000000" w14:paraId="00000AC0">
      <w:pPr>
        <w:spacing w:after="240" w:before="240" w:lineRule="auto"/>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INT. MAYA'S BEDROOM - MOMENTS LATER</w:t>
      </w:r>
    </w:p>
    <w:p w:rsidR="00000000" w:rsidDel="00000000" w:rsidP="00000000" w:rsidRDefault="00000000" w:rsidRPr="00000000" w14:paraId="00000AC1">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opens the drawer that had remained locked for months.</w:t>
      </w:r>
    </w:p>
    <w:p w:rsidR="00000000" w:rsidDel="00000000" w:rsidP="00000000" w:rsidRDefault="00000000" w:rsidRPr="00000000" w14:paraId="00000AC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gently takes out the sketchbook.</w:t>
      </w:r>
    </w:p>
    <w:p w:rsidR="00000000" w:rsidDel="00000000" w:rsidP="00000000" w:rsidRDefault="00000000" w:rsidRPr="00000000" w14:paraId="00000AC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pauses.</w:t>
      </w:r>
    </w:p>
    <w:p w:rsidR="00000000" w:rsidDel="00000000" w:rsidP="00000000" w:rsidRDefault="00000000" w:rsidRPr="00000000" w14:paraId="00000AC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Running her fingers across its cover.</w:t>
      </w:r>
    </w:p>
    <w:p w:rsidR="00000000" w:rsidDel="00000000" w:rsidP="00000000" w:rsidRDefault="00000000" w:rsidRPr="00000000" w14:paraId="00000AC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Before...</w:t>
      </w:r>
    </w:p>
    <w:p w:rsidR="00000000" w:rsidDel="00000000" w:rsidP="00000000" w:rsidRDefault="00000000" w:rsidRPr="00000000" w14:paraId="00000AC6">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hid it because she was afraid.</w:t>
      </w:r>
    </w:p>
    <w:p w:rsidR="00000000" w:rsidDel="00000000" w:rsidP="00000000" w:rsidRDefault="00000000" w:rsidRPr="00000000" w14:paraId="00000AC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Now...</w:t>
      </w:r>
    </w:p>
    <w:p w:rsidR="00000000" w:rsidDel="00000000" w:rsidP="00000000" w:rsidRDefault="00000000" w:rsidRPr="00000000" w14:paraId="00000AC8">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carries it into the living room.</w:t>
      </w:r>
    </w:p>
    <w:p w:rsidR="00000000" w:rsidDel="00000000" w:rsidP="00000000" w:rsidRDefault="00000000" w:rsidRPr="00000000" w14:paraId="00000AC9">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Not to prove anything.</w:t>
      </w:r>
    </w:p>
    <w:p w:rsidR="00000000" w:rsidDel="00000000" w:rsidP="00000000" w:rsidRDefault="00000000" w:rsidRPr="00000000" w14:paraId="00000ACA">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Not to seek approval.</w:t>
      </w:r>
    </w:p>
    <w:p w:rsidR="00000000" w:rsidDel="00000000" w:rsidP="00000000" w:rsidRDefault="00000000" w:rsidRPr="00000000" w14:paraId="00000AC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But to share a part of herself she had hidden for far too long.</w:t>
      </w:r>
    </w:p>
    <w:p w:rsidR="00000000" w:rsidDel="00000000" w:rsidP="00000000" w:rsidRDefault="00000000" w:rsidRPr="00000000" w14:paraId="00000ACC">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As she steps out of her room...</w:t>
      </w:r>
    </w:p>
    <w:p w:rsidR="00000000" w:rsidDel="00000000" w:rsidP="00000000" w:rsidRDefault="00000000" w:rsidRPr="00000000" w14:paraId="00000AC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Her family waits.</w:t>
      </w:r>
    </w:p>
    <w:p w:rsidR="00000000" w:rsidDel="00000000" w:rsidP="00000000" w:rsidRDefault="00000000" w:rsidRPr="00000000" w14:paraId="00000AC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Patiently.</w:t>
      </w:r>
    </w:p>
    <w:p w:rsidR="00000000" w:rsidDel="00000000" w:rsidP="00000000" w:rsidRDefault="00000000" w:rsidRPr="00000000" w14:paraId="00000ACF">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Ready to listen.</w:t>
      </w:r>
    </w:p>
    <w:p w:rsidR="00000000" w:rsidDel="00000000" w:rsidP="00000000" w:rsidRDefault="00000000" w:rsidRPr="00000000" w14:paraId="00000AD0">
      <w:pPr>
        <w:spacing w:after="240" w:before="240" w:lineRule="auto"/>
        <w:jc w:val="right"/>
        <w:rPr>
          <w:rFonts w:ascii="Courier" w:cs="Courier" w:eastAsia="Courier" w:hAnsi="Courier"/>
          <w:b w:val="1"/>
          <w:bCs w:val="1"/>
          <w:color w:val="38761d"/>
          <w:sz w:val="34"/>
          <w:szCs w:val="34"/>
        </w:rPr>
      </w:pPr>
      <w:r w:rsidDel="00000000" w:rsidR="00000000" w:rsidRPr="00000000">
        <w:rPr>
          <w:rFonts w:ascii="Courier" w:cs="Courier" w:eastAsia="Courier" w:hAnsi="Courier"/>
          <w:color w:val="38761d"/>
          <w:sz w:val="24"/>
          <w:szCs w:val="24"/>
          <w:rtl w:val="0"/>
        </w:rPr>
        <w:t xml:space="preserve">FADE OUT.</w:t>
        <w:br w:type="textWrapping"/>
      </w:r>
      <w:r w:rsidDel="00000000" w:rsidR="00000000" w:rsidRPr="00000000">
        <w:rPr>
          <w:rtl w:val="0"/>
        </w:rPr>
      </w:r>
    </w:p>
    <w:p w:rsidR="00000000" w:rsidDel="00000000" w:rsidP="00000000" w:rsidRDefault="00000000" w:rsidRPr="00000000" w14:paraId="00000AD1">
      <w:pPr>
        <w:spacing w:after="240" w:before="240" w:lineRule="auto"/>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INT. ILAGAN HOUSE - DINING ROOM - EVENING</w:t>
      </w:r>
    </w:p>
    <w:p w:rsidR="00000000" w:rsidDel="00000000" w:rsidP="00000000" w:rsidRDefault="00000000" w:rsidRPr="00000000" w14:paraId="00000AD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golden light of sunset shines through the dining room window.</w:t>
      </w:r>
    </w:p>
    <w:p w:rsidR="00000000" w:rsidDel="00000000" w:rsidP="00000000" w:rsidRDefault="00000000" w:rsidRPr="00000000" w14:paraId="00000AD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familiar dining table sits in the center of the room.</w:t>
      </w:r>
    </w:p>
    <w:p w:rsidR="00000000" w:rsidDel="00000000" w:rsidP="00000000" w:rsidRDefault="00000000" w:rsidRPr="00000000" w14:paraId="00000AD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same family.</w:t>
      </w:r>
    </w:p>
    <w:p w:rsidR="00000000" w:rsidDel="00000000" w:rsidP="00000000" w:rsidRDefault="00000000" w:rsidRPr="00000000" w14:paraId="00000AD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But something feels different.</w:t>
      </w:r>
    </w:p>
    <w:p w:rsidR="00000000" w:rsidDel="00000000" w:rsidP="00000000" w:rsidRDefault="00000000" w:rsidRPr="00000000" w14:paraId="00000AD6">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carries the last bowl from the kitchen.</w:t>
      </w:r>
    </w:p>
    <w:p w:rsidR="00000000" w:rsidDel="00000000" w:rsidP="00000000" w:rsidRDefault="00000000" w:rsidRPr="00000000" w14:paraId="00000AD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follows behind with freshly cooked rice.</w:t>
      </w:r>
    </w:p>
    <w:p w:rsidR="00000000" w:rsidDel="00000000" w:rsidP="00000000" w:rsidRDefault="00000000" w:rsidRPr="00000000" w14:paraId="00000AD8">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places glasses of water on the table.</w:t>
      </w:r>
    </w:p>
    <w:p w:rsidR="00000000" w:rsidDel="00000000" w:rsidP="00000000" w:rsidRDefault="00000000" w:rsidRPr="00000000" w14:paraId="00000AD9">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 one tells anyone what to do.</w:t>
      </w:r>
    </w:p>
    <w:p w:rsidR="00000000" w:rsidDel="00000000" w:rsidP="00000000" w:rsidRDefault="00000000" w:rsidRPr="00000000" w14:paraId="00000ADA">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They simply help each other.</w:t>
      </w:r>
    </w:p>
    <w:p w:rsidR="00000000" w:rsidDel="00000000" w:rsidP="00000000" w:rsidRDefault="00000000" w:rsidRPr="00000000" w14:paraId="00000AD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ETHAN stands nearby, about to leave.</w:t>
      </w:r>
    </w:p>
    <w:p w:rsidR="00000000" w:rsidDel="00000000" w:rsidP="00000000" w:rsidRDefault="00000000" w:rsidRPr="00000000" w14:paraId="00000AD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 slings his backpack over one shoulder.</w:t>
      </w:r>
    </w:p>
    <w:p w:rsidR="00000000" w:rsidDel="00000000" w:rsidP="00000000" w:rsidRDefault="00000000" w:rsidRPr="00000000" w14:paraId="00000ADD">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AD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Sige...</w:t>
      </w:r>
    </w:p>
    <w:p w:rsidR="00000000" w:rsidDel="00000000" w:rsidP="00000000" w:rsidRDefault="00000000" w:rsidRPr="00000000" w14:paraId="00000AD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Aalis na 'ko.</w:t>
      </w:r>
    </w:p>
    <w:p w:rsidR="00000000" w:rsidDel="00000000" w:rsidP="00000000" w:rsidRDefault="00000000" w:rsidRPr="00000000" w14:paraId="00000AE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Baka hinahanap na rin ako ni Mama.</w:t>
      </w:r>
    </w:p>
    <w:p w:rsidR="00000000" w:rsidDel="00000000" w:rsidP="00000000" w:rsidRDefault="00000000" w:rsidRPr="00000000" w14:paraId="00000AE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walks him to the door.)</w:t>
      </w:r>
    </w:p>
    <w:p w:rsidR="00000000" w:rsidDel="00000000" w:rsidP="00000000" w:rsidRDefault="00000000" w:rsidRPr="00000000" w14:paraId="00000AE2">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AE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Salamat, hijo.</w:t>
      </w:r>
    </w:p>
    <w:p w:rsidR="00000000" w:rsidDel="00000000" w:rsidP="00000000" w:rsidRDefault="00000000" w:rsidRPr="00000000" w14:paraId="00000AE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lang sa pagdala ng kare-kare.</w:t>
      </w:r>
    </w:p>
    <w:p w:rsidR="00000000" w:rsidDel="00000000" w:rsidP="00000000" w:rsidRDefault="00000000" w:rsidRPr="00000000" w14:paraId="00000AE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(ETHAN smiles.)</w:t>
      </w:r>
    </w:p>
    <w:p w:rsidR="00000000" w:rsidDel="00000000" w:rsidP="00000000" w:rsidRDefault="00000000" w:rsidRPr="00000000" w14:paraId="00000AE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 knows what RICARDO really means.</w:t>
      </w:r>
    </w:p>
    <w:p w:rsidR="00000000" w:rsidDel="00000000" w:rsidP="00000000" w:rsidRDefault="00000000" w:rsidRPr="00000000" w14:paraId="00000AE7">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AE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Wala 'yon, Tito.</w:t>
      </w:r>
    </w:p>
    <w:p w:rsidR="00000000" w:rsidDel="00000000" w:rsidP="00000000" w:rsidRDefault="00000000" w:rsidRPr="00000000" w14:paraId="00000AE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(In the background, MAYA walks over.)</w:t>
      </w:r>
    </w:p>
    <w:p w:rsidR="00000000" w:rsidDel="00000000" w:rsidP="00000000" w:rsidRDefault="00000000" w:rsidRPr="00000000" w14:paraId="00000AEA">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AE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Text mo 'ko pag-uwi.</w:t>
      </w:r>
    </w:p>
    <w:p w:rsidR="00000000" w:rsidDel="00000000" w:rsidP="00000000" w:rsidRDefault="00000000" w:rsidRPr="00000000" w14:paraId="00000AEC">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AE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Oo naman.</w:t>
      </w:r>
    </w:p>
    <w:p w:rsidR="00000000" w:rsidDel="00000000" w:rsidP="00000000" w:rsidRDefault="00000000" w:rsidRPr="00000000" w14:paraId="00000AE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Tsaka...</w:t>
      </w:r>
    </w:p>
    <w:p w:rsidR="00000000" w:rsidDel="00000000" w:rsidP="00000000" w:rsidRDefault="00000000" w:rsidRPr="00000000" w14:paraId="00000AE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(Half-smiling.)</w:t>
      </w:r>
    </w:p>
    <w:p w:rsidR="00000000" w:rsidDel="00000000" w:rsidP="00000000" w:rsidRDefault="00000000" w:rsidRPr="00000000" w14:paraId="00000AF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Huwag mong kalimutan.</w:t>
      </w:r>
    </w:p>
    <w:p w:rsidR="00000000" w:rsidDel="00000000" w:rsidP="00000000" w:rsidRDefault="00000000" w:rsidRPr="00000000" w14:paraId="00000AF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 utang ka pang drawing sa'kin.</w:t>
      </w:r>
    </w:p>
    <w:p w:rsidR="00000000" w:rsidDel="00000000" w:rsidP="00000000" w:rsidRDefault="00000000" w:rsidRPr="00000000" w14:paraId="00000AF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rolls her eyes.)</w:t>
      </w:r>
    </w:p>
    <w:p w:rsidR="00000000" w:rsidDel="00000000" w:rsidP="00000000" w:rsidRDefault="00000000" w:rsidRPr="00000000" w14:paraId="00000AF3">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AF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Demanding.</w:t>
      </w:r>
    </w:p>
    <w:p w:rsidR="00000000" w:rsidDel="00000000" w:rsidP="00000000" w:rsidRDefault="00000000" w:rsidRPr="00000000" w14:paraId="00000AF5">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ETHAN</w:t>
      </w:r>
    </w:p>
    <w:p w:rsidR="00000000" w:rsidDel="00000000" w:rsidP="00000000" w:rsidRDefault="00000000" w:rsidRPr="00000000" w14:paraId="00000AF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Professional client ako.</w:t>
      </w:r>
    </w:p>
    <w:p w:rsidR="00000000" w:rsidDel="00000000" w:rsidP="00000000" w:rsidRDefault="00000000" w:rsidRPr="00000000" w14:paraId="00000AF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laughs.)</w:t>
      </w:r>
    </w:p>
    <w:p w:rsidR="00000000" w:rsidDel="00000000" w:rsidP="00000000" w:rsidRDefault="00000000" w:rsidRPr="00000000" w14:paraId="00000AF8">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AF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Sige na.</w:t>
      </w:r>
    </w:p>
    <w:p w:rsidR="00000000" w:rsidDel="00000000" w:rsidP="00000000" w:rsidRDefault="00000000" w:rsidRPr="00000000" w14:paraId="00000AF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Ingat.</w:t>
      </w:r>
    </w:p>
    <w:p w:rsidR="00000000" w:rsidDel="00000000" w:rsidP="00000000" w:rsidRDefault="00000000" w:rsidRPr="00000000" w14:paraId="00000AF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ETHAN gives one last wave before stepping outside.</w:t>
      </w:r>
    </w:p>
    <w:p w:rsidR="00000000" w:rsidDel="00000000" w:rsidP="00000000" w:rsidRDefault="00000000" w:rsidRPr="00000000" w14:paraId="00000AFC">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front door closes.</w:t>
      </w:r>
    </w:p>
    <w:p w:rsidR="00000000" w:rsidDel="00000000" w:rsidP="00000000" w:rsidRDefault="00000000" w:rsidRPr="00000000" w14:paraId="00000AF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house becomes quiet again.</w:t>
      </w:r>
    </w:p>
    <w:p w:rsidR="00000000" w:rsidDel="00000000" w:rsidP="00000000" w:rsidRDefault="00000000" w:rsidRPr="00000000" w14:paraId="00000AF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Not an uncomfortable silence.</w:t>
      </w:r>
    </w:p>
    <w:p w:rsidR="00000000" w:rsidDel="00000000" w:rsidP="00000000" w:rsidRDefault="00000000" w:rsidRPr="00000000" w14:paraId="00000AFF">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Just...</w:t>
      </w:r>
    </w:p>
    <w:p w:rsidR="00000000" w:rsidDel="00000000" w:rsidP="00000000" w:rsidRDefault="00000000" w:rsidRPr="00000000" w14:paraId="00000B00">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Peaceful.</w:t>
      </w:r>
    </w:p>
    <w:p w:rsidR="00000000" w:rsidDel="00000000" w:rsidP="00000000" w:rsidRDefault="00000000" w:rsidRPr="00000000" w14:paraId="00000B01">
      <w:pPr>
        <w:rPr>
          <w:rFonts w:ascii="Courier" w:cs="Courier" w:eastAsia="Courier" w:hAnsi="Courier"/>
          <w:color w:val="38761d"/>
          <w:sz w:val="24"/>
          <w:szCs w:val="24"/>
        </w:rPr>
      </w:pPr>
      <w:r w:rsidDel="00000000" w:rsidR="00000000" w:rsidRPr="00000000">
        <w:rPr>
          <w:rtl w:val="0"/>
        </w:rPr>
      </w:r>
    </w:p>
    <w:p w:rsidR="00000000" w:rsidDel="00000000" w:rsidP="00000000" w:rsidRDefault="00000000" w:rsidRPr="00000000" w14:paraId="00000B02">
      <w:pPr>
        <w:spacing w:after="240" w:before="240" w:lineRule="auto"/>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INT. ILAGAN HOUSE - DINING ROOM - MOMENTS LATER</w:t>
      </w:r>
    </w:p>
    <w:p w:rsidR="00000000" w:rsidDel="00000000" w:rsidP="00000000" w:rsidRDefault="00000000" w:rsidRPr="00000000" w14:paraId="00000B0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family gathers around the table.</w:t>
      </w:r>
    </w:p>
    <w:p w:rsidR="00000000" w:rsidDel="00000000" w:rsidP="00000000" w:rsidRDefault="00000000" w:rsidRPr="00000000" w14:paraId="00000B0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instinctively reaches for her phone...</w:t>
      </w:r>
    </w:p>
    <w:p w:rsidR="00000000" w:rsidDel="00000000" w:rsidP="00000000" w:rsidRDefault="00000000" w:rsidRPr="00000000" w14:paraId="00000B0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pauses.</w:t>
      </w:r>
    </w:p>
    <w:p w:rsidR="00000000" w:rsidDel="00000000" w:rsidP="00000000" w:rsidRDefault="00000000" w:rsidRPr="00000000" w14:paraId="00000B06">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looks at it for a second.</w:t>
      </w:r>
    </w:p>
    <w:p w:rsidR="00000000" w:rsidDel="00000000" w:rsidP="00000000" w:rsidRDefault="00000000" w:rsidRPr="00000000" w14:paraId="00000B0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Then quietly places it face down on the nearby counter.</w:t>
      </w:r>
    </w:p>
    <w:p w:rsidR="00000000" w:rsidDel="00000000" w:rsidP="00000000" w:rsidRDefault="00000000" w:rsidRPr="00000000" w14:paraId="00000B08">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notices.</w:t>
      </w:r>
    </w:p>
    <w:p w:rsidR="00000000" w:rsidDel="00000000" w:rsidP="00000000" w:rsidRDefault="00000000" w:rsidRPr="00000000" w14:paraId="00000B09">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Without saying anything...</w:t>
      </w:r>
    </w:p>
    <w:p w:rsidR="00000000" w:rsidDel="00000000" w:rsidP="00000000" w:rsidRDefault="00000000" w:rsidRPr="00000000" w14:paraId="00000B0A">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 takes his own phone from his pocket.</w:t>
      </w:r>
    </w:p>
    <w:p w:rsidR="00000000" w:rsidDel="00000000" w:rsidP="00000000" w:rsidRDefault="00000000" w:rsidRPr="00000000" w14:paraId="00000B0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Places it beside JENNIFER's.</w:t>
      </w:r>
    </w:p>
    <w:p w:rsidR="00000000" w:rsidDel="00000000" w:rsidP="00000000" w:rsidRDefault="00000000" w:rsidRPr="00000000" w14:paraId="00000B0C">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Face down.</w:t>
      </w:r>
    </w:p>
    <w:p w:rsidR="00000000" w:rsidDel="00000000" w:rsidP="00000000" w:rsidRDefault="00000000" w:rsidRPr="00000000" w14:paraId="00000B0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watches them.</w:t>
      </w:r>
    </w:p>
    <w:p w:rsidR="00000000" w:rsidDel="00000000" w:rsidP="00000000" w:rsidRDefault="00000000" w:rsidRPr="00000000" w14:paraId="00000B0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smiles to herself.</w:t>
      </w:r>
    </w:p>
    <w:p w:rsidR="00000000" w:rsidDel="00000000" w:rsidP="00000000" w:rsidRDefault="00000000" w:rsidRPr="00000000" w14:paraId="00000B0F">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Then reaches into her hoodie pocket.</w:t>
      </w:r>
    </w:p>
    <w:p w:rsidR="00000000" w:rsidDel="00000000" w:rsidP="00000000" w:rsidRDefault="00000000" w:rsidRPr="00000000" w14:paraId="00000B10">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places hers beside theirs.</w:t>
      </w:r>
    </w:p>
    <w:p w:rsidR="00000000" w:rsidDel="00000000" w:rsidP="00000000" w:rsidRDefault="00000000" w:rsidRPr="00000000" w14:paraId="00000B11">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Three phones.</w:t>
      </w:r>
    </w:p>
    <w:p w:rsidR="00000000" w:rsidDel="00000000" w:rsidP="00000000" w:rsidRDefault="00000000" w:rsidRPr="00000000" w14:paraId="00000B1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Left untouched.</w:t>
      </w:r>
    </w:p>
    <w:p w:rsidR="00000000" w:rsidDel="00000000" w:rsidP="00000000" w:rsidRDefault="00000000" w:rsidRPr="00000000" w14:paraId="00000B1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looks at MAYA.</w:t>
      </w:r>
    </w:p>
    <w:p w:rsidR="00000000" w:rsidDel="00000000" w:rsidP="00000000" w:rsidRDefault="00000000" w:rsidRPr="00000000" w14:paraId="00000B14">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B1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Kanin?</w:t>
      </w:r>
    </w:p>
    <w:p w:rsidR="00000000" w:rsidDel="00000000" w:rsidP="00000000" w:rsidRDefault="00000000" w:rsidRPr="00000000" w14:paraId="00000B16">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B1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Ako na po.</w:t>
      </w:r>
    </w:p>
    <w:p w:rsidR="00000000" w:rsidDel="00000000" w:rsidP="00000000" w:rsidRDefault="00000000" w:rsidRPr="00000000" w14:paraId="00000B18">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takes the rice and serves JENNIFER first.</w:t>
      </w:r>
    </w:p>
    <w:p w:rsidR="00000000" w:rsidDel="00000000" w:rsidP="00000000" w:rsidRDefault="00000000" w:rsidRPr="00000000" w14:paraId="00000B19">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Then RICARDO.</w:t>
      </w:r>
    </w:p>
    <w:p w:rsidR="00000000" w:rsidDel="00000000" w:rsidP="00000000" w:rsidRDefault="00000000" w:rsidRPr="00000000" w14:paraId="00000B1A">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Lastly herself.</w:t>
      </w:r>
    </w:p>
    <w:p w:rsidR="00000000" w:rsidDel="00000000" w:rsidP="00000000" w:rsidRDefault="00000000" w:rsidRPr="00000000" w14:paraId="00000B1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begins eating.</w:t>
      </w:r>
    </w:p>
    <w:p w:rsidR="00000000" w:rsidDel="00000000" w:rsidP="00000000" w:rsidRDefault="00000000" w:rsidRPr="00000000" w14:paraId="00000B1C">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After a bite...</w:t>
      </w:r>
    </w:p>
    <w:p w:rsidR="00000000" w:rsidDel="00000000" w:rsidP="00000000" w:rsidRDefault="00000000" w:rsidRPr="00000000" w14:paraId="00000B1D">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B1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Parang mas masarap 'yung luto ngayon ah.</w:t>
      </w:r>
    </w:p>
    <w:p w:rsidR="00000000" w:rsidDel="00000000" w:rsidP="00000000" w:rsidRDefault="00000000" w:rsidRPr="00000000" w14:paraId="00000B1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raises an eyebrow.)</w:t>
      </w:r>
    </w:p>
    <w:p w:rsidR="00000000" w:rsidDel="00000000" w:rsidP="00000000" w:rsidRDefault="00000000" w:rsidRPr="00000000" w14:paraId="00000B20">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B2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Pareho lang naman.</w:t>
      </w:r>
    </w:p>
    <w:p w:rsidR="00000000" w:rsidDel="00000000" w:rsidP="00000000" w:rsidRDefault="00000000" w:rsidRPr="00000000" w14:paraId="00000B22">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B2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w:t>
      </w:r>
    </w:p>
    <w:p w:rsidR="00000000" w:rsidDel="00000000" w:rsidP="00000000" w:rsidRDefault="00000000" w:rsidRPr="00000000" w14:paraId="00000B2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 secret ingredient.</w:t>
      </w:r>
    </w:p>
    <w:p w:rsidR="00000000" w:rsidDel="00000000" w:rsidP="00000000" w:rsidRDefault="00000000" w:rsidRPr="00000000" w14:paraId="00000B2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looks up.)</w:t>
      </w:r>
    </w:p>
    <w:p w:rsidR="00000000" w:rsidDel="00000000" w:rsidP="00000000" w:rsidRDefault="00000000" w:rsidRPr="00000000" w14:paraId="00000B26">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B2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Ano?</w:t>
      </w:r>
    </w:p>
    <w:p w:rsidR="00000000" w:rsidDel="00000000" w:rsidP="00000000" w:rsidRDefault="00000000" w:rsidRPr="00000000" w14:paraId="00000B2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shrugs.)</w:t>
      </w:r>
    </w:p>
    <w:p w:rsidR="00000000" w:rsidDel="00000000" w:rsidP="00000000" w:rsidRDefault="00000000" w:rsidRPr="00000000" w14:paraId="00000B29">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B2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Hindi nagmamadali.</w:t>
      </w:r>
    </w:p>
    <w:p w:rsidR="00000000" w:rsidDel="00000000" w:rsidP="00000000" w:rsidRDefault="00000000" w:rsidRPr="00000000" w14:paraId="00000B2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lets out a quiet laugh.)</w:t>
      </w:r>
    </w:p>
    <w:p w:rsidR="00000000" w:rsidDel="00000000" w:rsidP="00000000" w:rsidRDefault="00000000" w:rsidRPr="00000000" w14:paraId="00000B2C">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B2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Drama mo.</w:t>
      </w:r>
    </w:p>
    <w:p w:rsidR="00000000" w:rsidDel="00000000" w:rsidP="00000000" w:rsidRDefault="00000000" w:rsidRPr="00000000" w14:paraId="00000B2E">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B2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Eh totoo naman.</w:t>
      </w:r>
    </w:p>
    <w:p w:rsidR="00000000" w:rsidDel="00000000" w:rsidP="00000000" w:rsidRDefault="00000000" w:rsidRPr="00000000" w14:paraId="00000B3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(They continue eating.)</w:t>
      </w:r>
    </w:p>
    <w:p w:rsidR="00000000" w:rsidDel="00000000" w:rsidP="00000000" w:rsidRDefault="00000000" w:rsidRPr="00000000" w14:paraId="00000B31">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comfortable silence settles over the table.</w:t>
      </w:r>
    </w:p>
    <w:p w:rsidR="00000000" w:rsidDel="00000000" w:rsidP="00000000" w:rsidRDefault="00000000" w:rsidRPr="00000000" w14:paraId="00000B3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Not because nobody has anything to say.</w:t>
      </w:r>
    </w:p>
    <w:p w:rsidR="00000000" w:rsidDel="00000000" w:rsidP="00000000" w:rsidRDefault="00000000" w:rsidRPr="00000000" w14:paraId="00000B3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But because nobody feels pressured to fill it.</w:t>
      </w:r>
    </w:p>
    <w:p w:rsidR="00000000" w:rsidDel="00000000" w:rsidP="00000000" w:rsidRDefault="00000000" w:rsidRPr="00000000" w14:paraId="00000B3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After a while...</w:t>
      </w:r>
    </w:p>
    <w:p w:rsidR="00000000" w:rsidDel="00000000" w:rsidP="00000000" w:rsidRDefault="00000000" w:rsidRPr="00000000" w14:paraId="00000B3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looks at MAYA.</w:t>
      </w:r>
    </w:p>
    <w:p w:rsidR="00000000" w:rsidDel="00000000" w:rsidP="00000000" w:rsidRDefault="00000000" w:rsidRPr="00000000" w14:paraId="00000B36">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B3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 naisip ka na bang idrawing?</w:t>
      </w:r>
    </w:p>
    <w:p w:rsidR="00000000" w:rsidDel="00000000" w:rsidP="00000000" w:rsidRDefault="00000000" w:rsidRPr="00000000" w14:paraId="00000B3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chews for a moment before answering.)</w:t>
      </w:r>
    </w:p>
    <w:p w:rsidR="00000000" w:rsidDel="00000000" w:rsidP="00000000" w:rsidRDefault="00000000" w:rsidRPr="00000000" w14:paraId="00000B39">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B3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Meron.</w:t>
      </w:r>
    </w:p>
    <w:p w:rsidR="00000000" w:rsidDel="00000000" w:rsidP="00000000" w:rsidRDefault="00000000" w:rsidRPr="00000000" w14:paraId="00000B3B">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B3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Ano?</w:t>
      </w:r>
    </w:p>
    <w:p w:rsidR="00000000" w:rsidDel="00000000" w:rsidP="00000000" w:rsidRDefault="00000000" w:rsidRPr="00000000" w14:paraId="00000B3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glances around the table.)</w:t>
      </w:r>
    </w:p>
    <w:p w:rsidR="00000000" w:rsidDel="00000000" w:rsidP="00000000" w:rsidRDefault="00000000" w:rsidRPr="00000000" w14:paraId="00000B3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At her parents.</w:t>
      </w:r>
    </w:p>
    <w:p w:rsidR="00000000" w:rsidDel="00000000" w:rsidP="00000000" w:rsidRDefault="00000000" w:rsidRPr="00000000" w14:paraId="00000B3F">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At the food.</w:t>
      </w:r>
    </w:p>
    <w:p w:rsidR="00000000" w:rsidDel="00000000" w:rsidP="00000000" w:rsidRDefault="00000000" w:rsidRPr="00000000" w14:paraId="00000B40">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At the empty chair ETHAN had been sitting on moments ago.</w:t>
      </w:r>
    </w:p>
    <w:p w:rsidR="00000000" w:rsidDel="00000000" w:rsidP="00000000" w:rsidRDefault="00000000" w:rsidRPr="00000000" w14:paraId="00000B4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smiles.)</w:t>
      </w:r>
    </w:p>
    <w:p w:rsidR="00000000" w:rsidDel="00000000" w:rsidP="00000000" w:rsidRDefault="00000000" w:rsidRPr="00000000" w14:paraId="00000B42">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B4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MaMAYA na.</w:t>
      </w:r>
    </w:p>
    <w:p w:rsidR="00000000" w:rsidDel="00000000" w:rsidP="00000000" w:rsidRDefault="00000000" w:rsidRPr="00000000" w14:paraId="00000B4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Secret muna.</w:t>
      </w:r>
    </w:p>
    <w:p w:rsidR="00000000" w:rsidDel="00000000" w:rsidP="00000000" w:rsidRDefault="00000000" w:rsidRPr="00000000" w14:paraId="00000B45">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B4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Aba.</w:t>
      </w:r>
    </w:p>
    <w:p w:rsidR="00000000" w:rsidDel="00000000" w:rsidP="00000000" w:rsidRDefault="00000000" w:rsidRPr="00000000" w14:paraId="00000B4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 surprise pala.</w:t>
      </w:r>
    </w:p>
    <w:p w:rsidR="00000000" w:rsidDel="00000000" w:rsidP="00000000" w:rsidRDefault="00000000" w:rsidRPr="00000000" w14:paraId="00000B48">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B4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Malay n'yo.</w:t>
      </w:r>
    </w:p>
    <w:p w:rsidR="00000000" w:rsidDel="00000000" w:rsidP="00000000" w:rsidRDefault="00000000" w:rsidRPr="00000000" w14:paraId="00000B4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Baka pangit.</w:t>
      </w:r>
    </w:p>
    <w:p w:rsidR="00000000" w:rsidDel="00000000" w:rsidP="00000000" w:rsidRDefault="00000000" w:rsidRPr="00000000" w14:paraId="00000B4B">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B4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Impossible.</w:t>
      </w:r>
    </w:p>
    <w:p w:rsidR="00000000" w:rsidDel="00000000" w:rsidP="00000000" w:rsidRDefault="00000000" w:rsidRPr="00000000" w14:paraId="00000B4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Mana sa nanay mo.</w:t>
      </w:r>
    </w:p>
    <w:p w:rsidR="00000000" w:rsidDel="00000000" w:rsidP="00000000" w:rsidRDefault="00000000" w:rsidRPr="00000000" w14:paraId="00000B4E">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lightly nudges RICARDO.)</w:t>
      </w:r>
    </w:p>
    <w:p w:rsidR="00000000" w:rsidDel="00000000" w:rsidP="00000000" w:rsidRDefault="00000000" w:rsidRPr="00000000" w14:paraId="00000B4F">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B5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Bolero.</w:t>
      </w:r>
    </w:p>
    <w:p w:rsidR="00000000" w:rsidDel="00000000" w:rsidP="00000000" w:rsidRDefault="00000000" w:rsidRPr="00000000" w14:paraId="00000B5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(RICARDO grins.)</w:t>
      </w:r>
    </w:p>
    <w:p w:rsidR="00000000" w:rsidDel="00000000" w:rsidP="00000000" w:rsidRDefault="00000000" w:rsidRPr="00000000" w14:paraId="00000B52">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w:t>
      </w:r>
    </w:p>
    <w:p w:rsidR="00000000" w:rsidDel="00000000" w:rsidP="00000000" w:rsidRDefault="00000000" w:rsidRPr="00000000" w14:paraId="00000B5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Effective pa rin.</w:t>
      </w:r>
    </w:p>
    <w:p w:rsidR="00000000" w:rsidDel="00000000" w:rsidP="00000000" w:rsidRDefault="00000000" w:rsidRPr="00000000" w14:paraId="00000B5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shakes her head, trying not to smile.)</w:t>
      </w:r>
    </w:p>
    <w:p w:rsidR="00000000" w:rsidDel="00000000" w:rsidP="00000000" w:rsidRDefault="00000000" w:rsidRPr="00000000" w14:paraId="00000B5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fails.</w:t>
      </w:r>
    </w:p>
    <w:p w:rsidR="00000000" w:rsidDel="00000000" w:rsidP="00000000" w:rsidRDefault="00000000" w:rsidRPr="00000000" w14:paraId="00000B56">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quietly watches them.</w:t>
      </w:r>
    </w:p>
    <w:p w:rsidR="00000000" w:rsidDel="00000000" w:rsidP="00000000" w:rsidRDefault="00000000" w:rsidRPr="00000000" w14:paraId="00000B5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For the first time in a long while...</w:t>
      </w:r>
    </w:p>
    <w:p w:rsidR="00000000" w:rsidDel="00000000" w:rsidP="00000000" w:rsidRDefault="00000000" w:rsidRPr="00000000" w14:paraId="00000B58">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Their laughter doesn't feel distant.</w:t>
      </w:r>
    </w:p>
    <w:p w:rsidR="00000000" w:rsidDel="00000000" w:rsidP="00000000" w:rsidRDefault="00000000" w:rsidRPr="00000000" w14:paraId="00000B59">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It doesn't compete with notification sounds.</w:t>
      </w:r>
    </w:p>
    <w:p w:rsidR="00000000" w:rsidDel="00000000" w:rsidP="00000000" w:rsidRDefault="00000000" w:rsidRPr="00000000" w14:paraId="00000B5A">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Or glowing screens.</w:t>
      </w:r>
    </w:p>
    <w:p w:rsidR="00000000" w:rsidDel="00000000" w:rsidP="00000000" w:rsidRDefault="00000000" w:rsidRPr="00000000" w14:paraId="00000B5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It's just...</w:t>
      </w:r>
    </w:p>
    <w:p w:rsidR="00000000" w:rsidDel="00000000" w:rsidP="00000000" w:rsidRDefault="00000000" w:rsidRPr="00000000" w14:paraId="00000B5C">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There.</w:t>
      </w:r>
    </w:p>
    <w:p w:rsidR="00000000" w:rsidDel="00000000" w:rsidP="00000000" w:rsidRDefault="00000000" w:rsidRPr="00000000" w14:paraId="00000B5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Real.</w:t>
      </w:r>
    </w:p>
    <w:p w:rsidR="00000000" w:rsidDel="00000000" w:rsidP="00000000" w:rsidRDefault="00000000" w:rsidRPr="00000000" w14:paraId="00000B5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Present.</w:t>
      </w:r>
    </w:p>
    <w:p w:rsidR="00000000" w:rsidDel="00000000" w:rsidP="00000000" w:rsidRDefault="00000000" w:rsidRPr="00000000" w14:paraId="00000B5F">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leans back slightly.</w:t>
      </w:r>
    </w:p>
    <w:p w:rsidR="00000000" w:rsidDel="00000000" w:rsidP="00000000" w:rsidRDefault="00000000" w:rsidRPr="00000000" w14:paraId="00000B60">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She looks at the three phones resting silently on the counter.</w:t>
      </w:r>
    </w:p>
    <w:p w:rsidR="00000000" w:rsidDel="00000000" w:rsidP="00000000" w:rsidRDefault="00000000" w:rsidRPr="00000000" w14:paraId="00000B61">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 notifications are checked.</w:t>
      </w:r>
    </w:p>
    <w:p w:rsidR="00000000" w:rsidDel="00000000" w:rsidP="00000000" w:rsidRDefault="00000000" w:rsidRPr="00000000" w14:paraId="00000B6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 scrolling.</w:t>
      </w:r>
    </w:p>
    <w:p w:rsidR="00000000" w:rsidDel="00000000" w:rsidP="00000000" w:rsidRDefault="00000000" w:rsidRPr="00000000" w14:paraId="00000B6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 distractions.</w:t>
      </w:r>
    </w:p>
    <w:p w:rsidR="00000000" w:rsidDel="00000000" w:rsidP="00000000" w:rsidRDefault="00000000" w:rsidRPr="00000000" w14:paraId="00000B6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Just dinner.</w:t>
      </w:r>
    </w:p>
    <w:p w:rsidR="00000000" w:rsidDel="00000000" w:rsidP="00000000" w:rsidRDefault="00000000" w:rsidRPr="00000000" w14:paraId="00000B6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Her eyes soften.</w:t>
      </w:r>
    </w:p>
    <w:p w:rsidR="00000000" w:rsidDel="00000000" w:rsidP="00000000" w:rsidRDefault="00000000" w:rsidRPr="00000000" w14:paraId="00000B66">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small smile forms.</w:t>
      </w:r>
    </w:p>
    <w:p w:rsidR="00000000" w:rsidDel="00000000" w:rsidP="00000000" w:rsidRDefault="00000000" w:rsidRPr="00000000" w14:paraId="00000B67">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Not because everything is perfect.</w:t>
      </w:r>
    </w:p>
    <w:p w:rsidR="00000000" w:rsidDel="00000000" w:rsidP="00000000" w:rsidRDefault="00000000" w:rsidRPr="00000000" w14:paraId="00000B68">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It isn't.</w:t>
      </w:r>
    </w:p>
    <w:p w:rsidR="00000000" w:rsidDel="00000000" w:rsidP="00000000" w:rsidRDefault="00000000" w:rsidRPr="00000000" w14:paraId="00000B69">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Tomorrow will still bring difficult conversations.</w:t>
      </w:r>
    </w:p>
    <w:p w:rsidR="00000000" w:rsidDel="00000000" w:rsidP="00000000" w:rsidRDefault="00000000" w:rsidRPr="00000000" w14:paraId="00000B6A">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There will still be uncertainty.</w:t>
      </w:r>
    </w:p>
    <w:p w:rsidR="00000000" w:rsidDel="00000000" w:rsidP="00000000" w:rsidRDefault="00000000" w:rsidRPr="00000000" w14:paraId="00000B6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There will still be fears.</w:t>
      </w:r>
    </w:p>
    <w:p w:rsidR="00000000" w:rsidDel="00000000" w:rsidP="00000000" w:rsidRDefault="00000000" w:rsidRPr="00000000" w14:paraId="00000B6C">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But tonight...</w:t>
      </w:r>
    </w:p>
    <w:p w:rsidR="00000000" w:rsidDel="00000000" w:rsidP="00000000" w:rsidRDefault="00000000" w:rsidRPr="00000000" w14:paraId="00000B6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They chose to sit together.</w:t>
      </w:r>
    </w:p>
    <w:p w:rsidR="00000000" w:rsidDel="00000000" w:rsidP="00000000" w:rsidRDefault="00000000" w:rsidRPr="00000000" w14:paraId="00000B6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To listen.</w:t>
      </w:r>
    </w:p>
    <w:p w:rsidR="00000000" w:rsidDel="00000000" w:rsidP="00000000" w:rsidRDefault="00000000" w:rsidRPr="00000000" w14:paraId="00000B6F">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To laugh.</w:t>
      </w:r>
    </w:p>
    <w:p w:rsidR="00000000" w:rsidDel="00000000" w:rsidP="00000000" w:rsidRDefault="00000000" w:rsidRPr="00000000" w14:paraId="00000B70">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To be present.</w:t>
      </w:r>
    </w:p>
    <w:p w:rsidR="00000000" w:rsidDel="00000000" w:rsidP="00000000" w:rsidRDefault="00000000" w:rsidRPr="00000000" w14:paraId="00000B7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quietly picks up her glass.)</w:t>
      </w:r>
    </w:p>
    <w:p w:rsidR="00000000" w:rsidDel="00000000" w:rsidP="00000000" w:rsidRDefault="00000000" w:rsidRPr="00000000" w14:paraId="00000B72">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B7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w:t>
      </w:r>
    </w:p>
    <w:p w:rsidR="00000000" w:rsidDel="00000000" w:rsidP="00000000" w:rsidRDefault="00000000" w:rsidRPr="00000000" w14:paraId="00000B74">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w:t>
      </w:r>
    </w:p>
    <w:p w:rsidR="00000000" w:rsidDel="00000000" w:rsidP="00000000" w:rsidRDefault="00000000" w:rsidRPr="00000000" w14:paraId="00000B7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Salamat.</w:t>
      </w:r>
    </w:p>
    <w:p w:rsidR="00000000" w:rsidDel="00000000" w:rsidP="00000000" w:rsidRDefault="00000000" w:rsidRPr="00000000" w14:paraId="00000B76">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and RICARDO look at her.)</w:t>
      </w:r>
    </w:p>
    <w:p w:rsidR="00000000" w:rsidDel="00000000" w:rsidP="00000000" w:rsidRDefault="00000000" w:rsidRPr="00000000" w14:paraId="00000B7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JENNIFER smiles.</w:t>
      </w:r>
    </w:p>
    <w:p w:rsidR="00000000" w:rsidDel="00000000" w:rsidP="00000000" w:rsidRDefault="00000000" w:rsidRPr="00000000" w14:paraId="00000B78">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simple...</w:t>
      </w:r>
    </w:p>
    <w:p w:rsidR="00000000" w:rsidDel="00000000" w:rsidP="00000000" w:rsidRDefault="00000000" w:rsidRPr="00000000" w14:paraId="00000B7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Mother's smile.</w:t>
      </w:r>
    </w:p>
    <w:p w:rsidR="00000000" w:rsidDel="00000000" w:rsidP="00000000" w:rsidRDefault="00000000" w:rsidRPr="00000000" w14:paraId="00000B7A">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w:t>
      </w:r>
    </w:p>
    <w:p w:rsidR="00000000" w:rsidDel="00000000" w:rsidP="00000000" w:rsidRDefault="00000000" w:rsidRPr="00000000" w14:paraId="00000B7B">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Kain na.</w:t>
      </w:r>
    </w:p>
    <w:p w:rsidR="00000000" w:rsidDel="00000000" w:rsidP="00000000" w:rsidRDefault="00000000" w:rsidRPr="00000000" w14:paraId="00000B7C">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Lumalamig na.</w:t>
      </w:r>
    </w:p>
    <w:p w:rsidR="00000000" w:rsidDel="00000000" w:rsidP="00000000" w:rsidRDefault="00000000" w:rsidRPr="00000000" w14:paraId="00000B7D">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(MAYA chuckles.)</w:t>
      </w:r>
    </w:p>
    <w:p w:rsidR="00000000" w:rsidDel="00000000" w:rsidP="00000000" w:rsidRDefault="00000000" w:rsidRPr="00000000" w14:paraId="00000B7E">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w:t>
      </w:r>
    </w:p>
    <w:p w:rsidR="00000000" w:rsidDel="00000000" w:rsidP="00000000" w:rsidRDefault="00000000" w:rsidRPr="00000000" w14:paraId="00000B7F">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Opo.</w:t>
      </w:r>
    </w:p>
    <w:p w:rsidR="00000000" w:rsidDel="00000000" w:rsidP="00000000" w:rsidRDefault="00000000" w:rsidRPr="00000000" w14:paraId="00000B80">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three continue eating.)</w:t>
      </w:r>
    </w:p>
    <w:p w:rsidR="00000000" w:rsidDel="00000000" w:rsidP="00000000" w:rsidRDefault="00000000" w:rsidRPr="00000000" w14:paraId="00000B81">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camera slowly pulls away from the dining table.</w:t>
      </w:r>
    </w:p>
    <w:p w:rsidR="00000000" w:rsidDel="00000000" w:rsidP="00000000" w:rsidRDefault="00000000" w:rsidRPr="00000000" w14:paraId="00000B82">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voices become softer.</w:t>
      </w:r>
    </w:p>
    <w:p w:rsidR="00000000" w:rsidDel="00000000" w:rsidP="00000000" w:rsidRDefault="00000000" w:rsidRPr="00000000" w14:paraId="00000B83">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Pieces of conversation overlap naturally.</w:t>
      </w:r>
    </w:p>
    <w:p w:rsidR="00000000" w:rsidDel="00000000" w:rsidP="00000000" w:rsidRDefault="00000000" w:rsidRPr="00000000" w14:paraId="00000B84">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RICARDO (O.S.)</w:t>
      </w:r>
    </w:p>
    <w:p w:rsidR="00000000" w:rsidDel="00000000" w:rsidP="00000000" w:rsidRDefault="00000000" w:rsidRPr="00000000" w14:paraId="00000B85">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'Wag mo ubusin lahat ng kare-kare.</w:t>
      </w:r>
    </w:p>
    <w:p w:rsidR="00000000" w:rsidDel="00000000" w:rsidP="00000000" w:rsidRDefault="00000000" w:rsidRPr="00000000" w14:paraId="00000B86">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MAYA (O.S.)</w:t>
      </w:r>
    </w:p>
    <w:p w:rsidR="00000000" w:rsidDel="00000000" w:rsidP="00000000" w:rsidRDefault="00000000" w:rsidRPr="00000000" w14:paraId="00000B87">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Eh ang dami n'yo kasing kanin.</w:t>
      </w:r>
    </w:p>
    <w:p w:rsidR="00000000" w:rsidDel="00000000" w:rsidP="00000000" w:rsidRDefault="00000000" w:rsidRPr="00000000" w14:paraId="00000B88">
      <w:pPr>
        <w:spacing w:after="240" w:before="240" w:lineRule="auto"/>
        <w:jc w:val="center"/>
        <w:rPr>
          <w:rFonts w:ascii="Courier" w:cs="Courier" w:eastAsia="Courier" w:hAnsi="Courier"/>
          <w:b w:val="1"/>
          <w:bCs w:val="1"/>
          <w:color w:val="38761d"/>
          <w:sz w:val="24"/>
          <w:szCs w:val="24"/>
        </w:rPr>
      </w:pPr>
      <w:r w:rsidDel="00000000" w:rsidR="00000000" w:rsidRPr="00000000">
        <w:rPr>
          <w:rFonts w:ascii="Courier" w:cs="Courier" w:eastAsia="Courier" w:hAnsi="Courier"/>
          <w:b w:val="1"/>
          <w:bCs w:val="1"/>
          <w:color w:val="38761d"/>
          <w:sz w:val="24"/>
          <w:szCs w:val="24"/>
          <w:rtl w:val="0"/>
        </w:rPr>
        <w:t xml:space="preserve">JENNIFER (O.S.)</w:t>
      </w:r>
    </w:p>
    <w:p w:rsidR="00000000" w:rsidDel="00000000" w:rsidP="00000000" w:rsidRDefault="00000000" w:rsidRPr="00000000" w14:paraId="00000B89">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Pareho lang kayong makulit.</w:t>
      </w:r>
    </w:p>
    <w:p w:rsidR="00000000" w:rsidDel="00000000" w:rsidP="00000000" w:rsidRDefault="00000000" w:rsidRPr="00000000" w14:paraId="00000B8A">
      <w:pPr>
        <w:spacing w:after="240" w:before="240" w:lineRule="auto"/>
        <w:jc w:val="center"/>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laughter continues.)</w:t>
      </w:r>
    </w:p>
    <w:p w:rsidR="00000000" w:rsidDel="00000000" w:rsidP="00000000" w:rsidRDefault="00000000" w:rsidRPr="00000000" w14:paraId="00000B8B">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camera reaches the hallway.</w:t>
      </w:r>
    </w:p>
    <w:p w:rsidR="00000000" w:rsidDel="00000000" w:rsidP="00000000" w:rsidRDefault="00000000" w:rsidRPr="00000000" w14:paraId="00000B8C">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Family photographs line the wall.</w:t>
      </w:r>
    </w:p>
    <w:p w:rsidR="00000000" w:rsidDel="00000000" w:rsidP="00000000" w:rsidRDefault="00000000" w:rsidRPr="00000000" w14:paraId="00000B8D">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Among them...</w:t>
      </w:r>
    </w:p>
    <w:p w:rsidR="00000000" w:rsidDel="00000000" w:rsidP="00000000" w:rsidRDefault="00000000" w:rsidRPr="00000000" w14:paraId="00000B8E">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An old photo of the Ilagans.</w:t>
      </w:r>
    </w:p>
    <w:p w:rsidR="00000000" w:rsidDel="00000000" w:rsidP="00000000" w:rsidRDefault="00000000" w:rsidRPr="00000000" w14:paraId="00000B8F">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Beside it...</w:t>
      </w:r>
    </w:p>
    <w:p w:rsidR="00000000" w:rsidDel="00000000" w:rsidP="00000000" w:rsidRDefault="00000000" w:rsidRPr="00000000" w14:paraId="00000B90">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A newly framed sketch.</w:t>
      </w:r>
    </w:p>
    <w:p w:rsidR="00000000" w:rsidDel="00000000" w:rsidP="00000000" w:rsidRDefault="00000000" w:rsidRPr="00000000" w14:paraId="00000B91">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Drawn by MAYA.</w:t>
      </w:r>
    </w:p>
    <w:p w:rsidR="00000000" w:rsidDel="00000000" w:rsidP="00000000" w:rsidRDefault="00000000" w:rsidRPr="00000000" w14:paraId="00000B9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It shows the three of them sharing a meal around the same dining table.</w:t>
      </w:r>
    </w:p>
    <w:p w:rsidR="00000000" w:rsidDel="00000000" w:rsidP="00000000" w:rsidRDefault="00000000" w:rsidRPr="00000000" w14:paraId="00000B93">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No phones.</w:t>
      </w:r>
    </w:p>
    <w:p w:rsidR="00000000" w:rsidDel="00000000" w:rsidP="00000000" w:rsidRDefault="00000000" w:rsidRPr="00000000" w14:paraId="00000B94">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Just smiles.</w:t>
      </w:r>
    </w:p>
    <w:p w:rsidR="00000000" w:rsidDel="00000000" w:rsidP="00000000" w:rsidRDefault="00000000" w:rsidRPr="00000000" w14:paraId="00000B95">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The camera lingers.</w:t>
      </w:r>
    </w:p>
    <w:p w:rsidR="00000000" w:rsidDel="00000000" w:rsidP="00000000" w:rsidRDefault="00000000" w:rsidRPr="00000000" w14:paraId="00000B96">
      <w:pPr>
        <w:spacing w:after="240" w:before="240" w:lineRule="auto"/>
        <w:rPr>
          <w:rFonts w:ascii="Courier" w:cs="Courier" w:eastAsia="Courier" w:hAnsi="Courier"/>
          <w:i w:val="1"/>
          <w:iCs w:val="1"/>
          <w:color w:val="38761d"/>
          <w:sz w:val="24"/>
          <w:szCs w:val="24"/>
        </w:rPr>
      </w:pPr>
      <w:r w:rsidDel="00000000" w:rsidR="00000000" w:rsidRPr="00000000">
        <w:rPr>
          <w:rFonts w:ascii="Courier" w:cs="Courier" w:eastAsia="Courier" w:hAnsi="Courier"/>
          <w:color w:val="38761d"/>
          <w:sz w:val="24"/>
          <w:szCs w:val="24"/>
          <w:rtl w:val="0"/>
        </w:rPr>
        <w:t xml:space="preserve">Then slowly fades to black.</w:t>
      </w:r>
      <w:r w:rsidDel="00000000" w:rsidR="00000000" w:rsidRPr="00000000">
        <w:rPr>
          <w:rtl w:val="0"/>
        </w:rPr>
      </w:r>
    </w:p>
    <w:p w:rsidR="00000000" w:rsidDel="00000000" w:rsidP="00000000" w:rsidRDefault="00000000" w:rsidRPr="00000000" w14:paraId="00000B97">
      <w:pPr>
        <w:spacing w:after="240" w:before="240" w:lineRule="auto"/>
        <w:jc w:val="right"/>
        <w:rPr>
          <w:rFonts w:ascii="Courier" w:cs="Courier" w:eastAsia="Courier" w:hAnsi="Courier"/>
          <w:color w:val="38761d"/>
          <w:sz w:val="24"/>
          <w:szCs w:val="24"/>
        </w:rPr>
      </w:pPr>
      <w:r w:rsidDel="00000000" w:rsidR="00000000" w:rsidRPr="00000000">
        <w:rPr>
          <w:rFonts w:ascii="Courier" w:cs="Courier" w:eastAsia="Courier" w:hAnsi="Courier"/>
          <w:color w:val="38761d"/>
          <w:sz w:val="24"/>
          <w:szCs w:val="24"/>
          <w:rtl w:val="0"/>
        </w:rPr>
        <w:t xml:space="preserve">FADE OUT.</w:t>
        <w:br w:type="textWrapping"/>
      </w:r>
    </w:p>
    <w:p w:rsidR="00000000" w:rsidDel="00000000" w:rsidP="00000000" w:rsidRDefault="00000000" w:rsidRPr="00000000" w14:paraId="00000B98">
      <w:pPr>
        <w:pStyle w:val="Heading3"/>
        <w:keepNext w:val="0"/>
        <w:keepLines w:val="0"/>
        <w:spacing w:before="280" w:lineRule="auto"/>
        <w:jc w:val="center"/>
        <w:rPr>
          <w:rFonts w:ascii="Courier" w:cs="Courier" w:eastAsia="Courier" w:hAnsi="Courier"/>
          <w:b w:val="1"/>
          <w:bCs w:val="1"/>
          <w:color w:val="38761d"/>
          <w:sz w:val="26"/>
          <w:szCs w:val="26"/>
          <w:u w:val="single"/>
        </w:rPr>
      </w:pPr>
      <w:bookmarkStart w:colFirst="0" w:colLast="0" w:name="_gen172d8qdka" w:id="63"/>
      <w:bookmarkEnd w:id="63"/>
      <w:r w:rsidDel="00000000" w:rsidR="00000000" w:rsidRPr="00000000">
        <w:rPr>
          <w:rFonts w:ascii="Courier" w:cs="Courier" w:eastAsia="Courier" w:hAnsi="Courier"/>
          <w:b w:val="1"/>
          <w:bCs w:val="1"/>
          <w:color w:val="38761d"/>
          <w:sz w:val="26"/>
          <w:szCs w:val="26"/>
          <w:u w:val="single"/>
          <w:rtl w:val="0"/>
        </w:rPr>
        <w:t xml:space="preserve">THE END.</w:t>
      </w:r>
    </w:p>
    <w:p w:rsidR="00000000" w:rsidDel="00000000" w:rsidP="00000000" w:rsidRDefault="00000000" w:rsidRPr="00000000" w14:paraId="00000B99">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B9A">
      <w:pPr>
        <w:spacing w:after="240" w:befor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B9B">
      <w:pPr>
        <w:spacing w:after="240" w:befor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B9C">
      <w:pPr>
        <w:pStyle w:val="Heading3"/>
        <w:keepNext w:val="0"/>
        <w:keepLines w:val="0"/>
        <w:spacing w:before="280" w:lineRule="auto"/>
        <w:rPr>
          <w:rFonts w:ascii="Courier" w:cs="Courier" w:eastAsia="Courier" w:hAnsi="Courier"/>
          <w:b w:val="1"/>
          <w:bCs w:val="1"/>
          <w:color w:val="000000"/>
          <w:sz w:val="26"/>
          <w:szCs w:val="26"/>
        </w:rPr>
      </w:pPr>
      <w:bookmarkStart w:colFirst="0" w:colLast="0" w:name="_2obwnn31gxt5" w:id="64"/>
      <w:bookmarkEnd w:id="64"/>
      <w:r w:rsidDel="00000000" w:rsidR="00000000" w:rsidRPr="00000000">
        <w:rPr>
          <w:rtl w:val="0"/>
        </w:rPr>
      </w:r>
    </w:p>
    <w:p w:rsidR="00000000" w:rsidDel="00000000" w:rsidP="00000000" w:rsidRDefault="00000000" w:rsidRPr="00000000" w14:paraId="00000B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un0azbe7h22"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NEUTRAL ROUTE</w:t>
      </w:r>
      <w:r w:rsidDel="00000000" w:rsidR="00000000" w:rsidRPr="00000000">
        <w:rPr>
          <w:rtl w:val="0"/>
        </w:rPr>
      </w:r>
    </w:p>
    <w:p w:rsidR="00000000" w:rsidDel="00000000" w:rsidP="00000000" w:rsidRDefault="00000000" w:rsidRPr="00000000" w14:paraId="00000B9F">
      <w:pPr>
        <w:pStyle w:val="Heading1"/>
        <w:keepNext w:val="0"/>
        <w:keepLines w:val="0"/>
        <w:spacing w:before="480" w:lineRule="auto"/>
        <w:jc w:val="center"/>
        <w:rPr>
          <w:rFonts w:ascii="Courier" w:cs="Courier" w:eastAsia="Courier" w:hAnsi="Courier"/>
          <w:b w:val="1"/>
          <w:bCs w:val="1"/>
          <w:i w:val="1"/>
          <w:iCs w:val="1"/>
          <w:sz w:val="24"/>
          <w:szCs w:val="24"/>
        </w:rPr>
      </w:pPr>
      <w:bookmarkStart w:colFirst="0" w:colLast="0" w:name="_lcohftw7k1x8" w:id="66"/>
      <w:bookmarkEnd w:id="66"/>
      <w:r w:rsidDel="00000000" w:rsidR="00000000" w:rsidRPr="00000000">
        <w:rPr>
          <w:rFonts w:ascii="Courier" w:cs="Courier" w:eastAsia="Courier" w:hAnsi="Courier"/>
          <w:b w:val="1"/>
          <w:bCs w:val="1"/>
          <w:i w:val="1"/>
          <w:iCs w:val="1"/>
          <w:sz w:val="24"/>
          <w:szCs w:val="24"/>
          <w:rtl w:val="0"/>
        </w:rPr>
        <w:br w:type="textWrapping"/>
        <w:br w:type="textWrapping"/>
        <w:br w:type="textWrapping"/>
        <w:br w:type="textWrapping"/>
        <w:br w:type="textWrapping"/>
        <w:br w:type="textWrapping"/>
      </w:r>
    </w:p>
    <w:p w:rsidR="00000000" w:rsidDel="00000000" w:rsidP="00000000" w:rsidRDefault="00000000" w:rsidRPr="00000000" w14:paraId="00000BA0">
      <w:pPr>
        <w:pStyle w:val="Heading1"/>
        <w:keepNext w:val="0"/>
        <w:keepLines w:val="0"/>
        <w:spacing w:before="480" w:lineRule="auto"/>
        <w:jc w:val="center"/>
        <w:rPr>
          <w:rFonts w:ascii="Courier" w:cs="Courier" w:eastAsia="Courier" w:hAnsi="Courier"/>
          <w:sz w:val="24"/>
          <w:szCs w:val="24"/>
        </w:rPr>
      </w:pPr>
      <w:bookmarkStart w:colFirst="0" w:colLast="0" w:name="_tjjpiu14n3mk" w:id="67"/>
      <w:bookmarkEnd w:id="67"/>
      <w:r w:rsidDel="00000000" w:rsidR="00000000" w:rsidRPr="00000000">
        <w:rPr>
          <w:rFonts w:ascii="Courier" w:cs="Courier" w:eastAsia="Courier" w:hAnsi="Courier"/>
          <w:b w:val="1"/>
          <w:bCs w:val="1"/>
          <w:i w:val="1"/>
          <w:iCs w:val="1"/>
          <w:sz w:val="24"/>
          <w:szCs w:val="24"/>
          <w:rtl w:val="0"/>
        </w:rPr>
        <w:br w:type="textWrapping"/>
        <w:br w:type="textWrapping"/>
        <w:br w:type="textWrapping"/>
        <w:br w:type="textWrapping"/>
        <w:br w:type="textWrapping"/>
      </w:r>
      <w:r w:rsidDel="00000000" w:rsidR="00000000" w:rsidRPr="00000000">
        <w:rPr>
          <w:rFonts w:ascii="Courier" w:cs="Courier" w:eastAsia="Courier" w:hAnsi="Courier"/>
          <w:b w:val="1"/>
          <w:bCs w:val="1"/>
          <w:sz w:val="24"/>
          <w:szCs w:val="24"/>
          <w:u w:val="single"/>
          <w:rtl w:val="0"/>
        </w:rPr>
        <w:t xml:space="preserve">MISSING PRESENCE</w:t>
        <w:br w:type="textWrapping"/>
        <w:br w:type="textWrapping"/>
      </w:r>
      <w:r w:rsidDel="00000000" w:rsidR="00000000" w:rsidRPr="00000000">
        <w:rPr>
          <w:rFonts w:ascii="Courier" w:cs="Courier" w:eastAsia="Courier" w:hAnsi="Courier"/>
          <w:b w:val="1"/>
          <w:bCs w:val="1"/>
          <w:sz w:val="24"/>
          <w:szCs w:val="24"/>
          <w:rtl w:val="0"/>
        </w:rPr>
        <w:t xml:space="preserve">Written  by:</w:t>
        <w:br w:type="textWrapping"/>
        <w:br w:type="textWrapping"/>
      </w:r>
      <w:r w:rsidDel="00000000" w:rsidR="00000000" w:rsidRPr="00000000">
        <w:rPr>
          <w:rFonts w:ascii="Courier" w:cs="Courier" w:eastAsia="Courier" w:hAnsi="Courier"/>
          <w:sz w:val="24"/>
          <w:szCs w:val="24"/>
          <w:rtl w:val="0"/>
        </w:rPr>
        <w:t xml:space="preserve">Matilde Ysobel G. Acuña</w:t>
        <w:br w:type="textWrapping"/>
        <w:t xml:space="preserve">Ranyelle Dayne P. Aquias</w:t>
        <w:br w:type="textWrapping"/>
        <w:t xml:space="preserve">John Allendrea E. Enciso</w:t>
      </w: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br w:type="textWrapping"/>
        <w:t xml:space="preserve">Paulo Louis C. Relente </w:t>
        <w:br w:type="textWrapping"/>
        <w:t xml:space="preserve">Janine Ann A. Regala </w:t>
      </w:r>
    </w:p>
    <w:p w:rsidR="00000000" w:rsidDel="00000000" w:rsidP="00000000" w:rsidRDefault="00000000" w:rsidRPr="00000000" w14:paraId="00000BA1">
      <w:pPr>
        <w:pStyle w:val="Heading1"/>
        <w:keepNext w:val="0"/>
        <w:keepLines w:val="0"/>
        <w:spacing w:before="480" w:lineRule="auto"/>
        <w:rPr>
          <w:rFonts w:ascii="Outfit" w:cs="Outfit" w:eastAsia="Outfit" w:hAnsi="Outfit"/>
          <w:b w:val="1"/>
          <w:bCs w:val="1"/>
          <w:i w:val="1"/>
          <w:iCs w:val="1"/>
          <w:sz w:val="46"/>
          <w:szCs w:val="46"/>
        </w:rPr>
      </w:pPr>
      <w:bookmarkStart w:colFirst="0" w:colLast="0" w:name="_iqr16g41hiqr" w:id="68"/>
      <w:bookmarkEnd w:id="68"/>
      <w:r w:rsidDel="00000000" w:rsidR="00000000" w:rsidRPr="00000000">
        <w:rPr>
          <w:rtl w:val="0"/>
        </w:rPr>
      </w:r>
    </w:p>
    <w:p w:rsidR="00000000" w:rsidDel="00000000" w:rsidP="00000000" w:rsidRDefault="00000000" w:rsidRPr="00000000" w14:paraId="00000BA2">
      <w:pPr>
        <w:pStyle w:val="Heading1"/>
        <w:keepNext w:val="0"/>
        <w:keepLines w:val="0"/>
        <w:spacing w:before="480" w:lineRule="auto"/>
        <w:rPr>
          <w:rFonts w:ascii="Outfit" w:cs="Outfit" w:eastAsia="Outfit" w:hAnsi="Outfit"/>
          <w:b w:val="1"/>
          <w:bCs w:val="1"/>
          <w:i w:val="1"/>
          <w:iCs w:val="1"/>
          <w:sz w:val="46"/>
          <w:szCs w:val="46"/>
        </w:rPr>
      </w:pPr>
      <w:bookmarkStart w:colFirst="0" w:colLast="0" w:name="_flgdtsyv262k" w:id="69"/>
      <w:bookmarkEnd w:id="69"/>
      <w:r w:rsidDel="00000000" w:rsidR="00000000" w:rsidRPr="00000000">
        <w:rPr>
          <w:rtl w:val="0"/>
        </w:rPr>
      </w:r>
    </w:p>
    <w:p w:rsidR="00000000" w:rsidDel="00000000" w:rsidP="00000000" w:rsidRDefault="00000000" w:rsidRPr="00000000" w14:paraId="00000BA3">
      <w:pPr>
        <w:pStyle w:val="Heading1"/>
        <w:keepNext w:val="0"/>
        <w:keepLines w:val="0"/>
        <w:spacing w:before="480" w:lineRule="auto"/>
        <w:rPr>
          <w:rFonts w:ascii="Outfit" w:cs="Outfit" w:eastAsia="Outfit" w:hAnsi="Outfit"/>
          <w:b w:val="1"/>
          <w:bCs w:val="1"/>
          <w:i w:val="1"/>
          <w:iCs w:val="1"/>
          <w:sz w:val="46"/>
          <w:szCs w:val="46"/>
        </w:rPr>
      </w:pPr>
      <w:bookmarkStart w:colFirst="0" w:colLast="0" w:name="_6etpnlpyfzad" w:id="70"/>
      <w:bookmarkEnd w:id="70"/>
      <w:r w:rsidDel="00000000" w:rsidR="00000000" w:rsidRPr="00000000">
        <w:rPr>
          <w:rtl w:val="0"/>
        </w:rPr>
      </w:r>
    </w:p>
    <w:p w:rsidR="00000000" w:rsidDel="00000000" w:rsidP="00000000" w:rsidRDefault="00000000" w:rsidRPr="00000000" w14:paraId="00000BA4">
      <w:pPr>
        <w:pStyle w:val="Heading1"/>
        <w:keepNext w:val="0"/>
        <w:keepLines w:val="0"/>
        <w:spacing w:before="480" w:lineRule="auto"/>
        <w:rPr>
          <w:rFonts w:ascii="Outfit" w:cs="Outfit" w:eastAsia="Outfit" w:hAnsi="Outfit"/>
          <w:b w:val="1"/>
          <w:bCs w:val="1"/>
          <w:i w:val="1"/>
          <w:iCs w:val="1"/>
          <w:sz w:val="46"/>
          <w:szCs w:val="46"/>
        </w:rPr>
      </w:pPr>
      <w:bookmarkStart w:colFirst="0" w:colLast="0" w:name="_gmpdhg84ziq6" w:id="71"/>
      <w:bookmarkEnd w:id="71"/>
      <w:r w:rsidDel="00000000" w:rsidR="00000000" w:rsidRPr="00000000">
        <w:rPr>
          <w:rFonts w:ascii="Outfit" w:cs="Outfit" w:eastAsia="Outfit" w:hAnsi="Outfit"/>
          <w:b w:val="1"/>
          <w:bCs w:val="1"/>
          <w:i w:val="1"/>
          <w:iCs w:val="1"/>
          <w:sz w:val="46"/>
          <w:szCs w:val="46"/>
          <w:rtl w:val="0"/>
        </w:rPr>
        <w:br w:type="textWrapping"/>
      </w:r>
    </w:p>
    <w:p w:rsidR="00000000" w:rsidDel="00000000" w:rsidP="00000000" w:rsidRDefault="00000000" w:rsidRPr="00000000" w14:paraId="00000BA5">
      <w:pPr>
        <w:pStyle w:val="Heading2"/>
        <w:keepNext w:val="0"/>
        <w:keepLines w:val="0"/>
        <w:rPr/>
      </w:pPr>
      <w:bookmarkStart w:colFirst="0" w:colLast="0" w:name="_mgiduwy1atj" w:id="72"/>
      <w:bookmarkEnd w:id="72"/>
      <w:r w:rsidDel="00000000" w:rsidR="00000000" w:rsidRPr="00000000">
        <w:rPr>
          <w:rtl w:val="0"/>
        </w:rPr>
        <w:t xml:space="preserve">ACT 1 - INTRODUCTION</w:t>
      </w:r>
    </w:p>
    <w:p w:rsidR="00000000" w:rsidDel="00000000" w:rsidP="00000000" w:rsidRDefault="00000000" w:rsidRPr="00000000" w14:paraId="00000BA6">
      <w:pPr>
        <w:pStyle w:val="Heading3"/>
        <w:keepNext w:val="0"/>
        <w:keepLines w:val="0"/>
        <w:spacing w:before="280" w:lineRule="auto"/>
        <w:rPr>
          <w:rFonts w:ascii="Courier" w:cs="Courier" w:eastAsia="Courier" w:hAnsi="Courier"/>
          <w:b w:val="1"/>
          <w:bCs w:val="1"/>
          <w:color w:val="000000"/>
          <w:sz w:val="26"/>
          <w:szCs w:val="26"/>
        </w:rPr>
      </w:pPr>
      <w:bookmarkStart w:colFirst="0" w:colLast="0" w:name="_ldszmkgbrdmt" w:id="73"/>
      <w:bookmarkEnd w:id="73"/>
      <w:r w:rsidDel="00000000" w:rsidR="00000000" w:rsidRPr="00000000">
        <w:rPr>
          <w:rFonts w:ascii="Courier" w:cs="Courier" w:eastAsia="Courier" w:hAnsi="Courier"/>
          <w:b w:val="1"/>
          <w:bCs w:val="1"/>
          <w:color w:val="000000"/>
          <w:sz w:val="26"/>
          <w:szCs w:val="26"/>
          <w:rtl w:val="0"/>
        </w:rPr>
        <w:t xml:space="preserve">INT. COLLEGE CLASSROOM - MORNING</w:t>
      </w:r>
    </w:p>
    <w:p w:rsidR="00000000" w:rsidDel="00000000" w:rsidP="00000000" w:rsidRDefault="00000000" w:rsidRPr="00000000" w14:paraId="00000BA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first day of the new term.</w:t>
      </w:r>
    </w:p>
    <w:p w:rsidR="00000000" w:rsidDel="00000000" w:rsidP="00000000" w:rsidRDefault="00000000" w:rsidRPr="00000000" w14:paraId="00000BA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Students slowly fill the classroom. Some chat with friends while others scroll through their phones. The room buzzes with excitement and nervous energy.</w:t>
      </w:r>
    </w:p>
    <w:p w:rsidR="00000000" w:rsidDel="00000000" w:rsidP="00000000" w:rsidRDefault="00000000" w:rsidRPr="00000000" w14:paraId="00000BA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ILAGAN (21), a Computer Science student, enters carrying her bag and several notebooks.</w:t>
      </w:r>
    </w:p>
    <w:p w:rsidR="00000000" w:rsidDel="00000000" w:rsidP="00000000" w:rsidRDefault="00000000" w:rsidRPr="00000000" w14:paraId="00000BA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scans the room.</w:t>
      </w:r>
    </w:p>
    <w:p w:rsidR="00000000" w:rsidDel="00000000" w:rsidP="00000000" w:rsidRDefault="00000000" w:rsidRPr="00000000" w14:paraId="00000BA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familiar voice calls out.</w:t>
      </w:r>
    </w:p>
    <w:p w:rsidR="00000000" w:rsidDel="00000000" w:rsidP="00000000" w:rsidRDefault="00000000" w:rsidRPr="00000000" w14:paraId="00000BA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(O.S.)</w:t>
      </w:r>
      <w:r w:rsidDel="00000000" w:rsidR="00000000" w:rsidRPr="00000000">
        <w:rPr>
          <w:rFonts w:ascii="Courier" w:cs="Courier" w:eastAsia="Courier" w:hAnsi="Courier"/>
          <w:sz w:val="24"/>
          <w:szCs w:val="24"/>
          <w:rtl w:val="0"/>
        </w:rPr>
        <w:br w:type="textWrapping"/>
        <w:t xml:space="preserve">Uy, Maya!</w:t>
      </w:r>
    </w:p>
    <w:p w:rsidR="00000000" w:rsidDel="00000000" w:rsidP="00000000" w:rsidRDefault="00000000" w:rsidRPr="00000000" w14:paraId="00000BA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turns.)</w:t>
      </w:r>
    </w:p>
    <w:p w:rsidR="00000000" w:rsidDel="00000000" w:rsidP="00000000" w:rsidRDefault="00000000" w:rsidRPr="00000000" w14:paraId="00000BA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YAP waves from his seat.)</w:t>
      </w:r>
    </w:p>
    <w:p w:rsidR="00000000" w:rsidDel="00000000" w:rsidP="00000000" w:rsidRDefault="00000000" w:rsidRPr="00000000" w14:paraId="00000BA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smiles, relieved.)</w:t>
      </w:r>
    </w:p>
    <w:p w:rsidR="00000000" w:rsidDel="00000000" w:rsidP="00000000" w:rsidRDefault="00000000" w:rsidRPr="00000000" w14:paraId="00000BB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Ethan!</w:t>
      </w:r>
    </w:p>
    <w:p w:rsidR="00000000" w:rsidDel="00000000" w:rsidP="00000000" w:rsidRDefault="00000000" w:rsidRPr="00000000" w14:paraId="00000BB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walks over and sits beside him.)</w:t>
      </w:r>
    </w:p>
    <w:p w:rsidR="00000000" w:rsidDel="00000000" w:rsidP="00000000" w:rsidRDefault="00000000" w:rsidRPr="00000000" w14:paraId="00000BB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Long time no see ah.</w:t>
      </w:r>
    </w:p>
    <w:p w:rsidR="00000000" w:rsidDel="00000000" w:rsidP="00000000" w:rsidRDefault="00000000" w:rsidRPr="00000000" w14:paraId="00000BB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Parang one sem lang naman.</w:t>
      </w:r>
    </w:p>
    <w:p w:rsidR="00000000" w:rsidDel="00000000" w:rsidP="00000000" w:rsidRDefault="00000000" w:rsidRPr="00000000" w14:paraId="00000BB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One sem is too long.one sem.</w:t>
      </w:r>
    </w:p>
    <w:p w:rsidR="00000000" w:rsidDel="00000000" w:rsidP="00000000" w:rsidRDefault="00000000" w:rsidRPr="00000000" w14:paraId="00000BB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(Laughing)</w:t>
        <w:br w:type="textWrapping"/>
        <w:t xml:space="preserve">Drama mo talaga.</w:t>
      </w:r>
    </w:p>
    <w:p w:rsidR="00000000" w:rsidDel="00000000" w:rsidP="00000000" w:rsidRDefault="00000000" w:rsidRPr="00000000" w14:paraId="00000BB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Musta naman?</w:t>
      </w:r>
    </w:p>
    <w:p w:rsidR="00000000" w:rsidDel="00000000" w:rsidP="00000000" w:rsidRDefault="00000000" w:rsidRPr="00000000" w14:paraId="00000BB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sighs.)</w:t>
      </w:r>
    </w:p>
    <w:p w:rsidR="00000000" w:rsidDel="00000000" w:rsidP="00000000" w:rsidRDefault="00000000" w:rsidRPr="00000000" w14:paraId="00000BB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Okay lang siguro? Medyo kinakabahan lang sa subjects this term kasi graduating na tayo.</w:t>
      </w:r>
    </w:p>
    <w:p w:rsidR="00000000" w:rsidDel="00000000" w:rsidP="00000000" w:rsidRDefault="00000000" w:rsidRPr="00000000" w14:paraId="00000BB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Normal lang 'yan.</w:t>
      </w:r>
    </w:p>
    <w:p w:rsidR="00000000" w:rsidDel="00000000" w:rsidP="00000000" w:rsidRDefault="00000000" w:rsidRPr="00000000" w14:paraId="00000BB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Ikaw?</w:t>
      </w:r>
    </w:p>
    <w:p w:rsidR="00000000" w:rsidDel="00000000" w:rsidP="00000000" w:rsidRDefault="00000000" w:rsidRPr="00000000" w14:paraId="00000BB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Mmm same old same old. Busy. Surviving.</w:t>
      </w:r>
    </w:p>
    <w:p w:rsidR="00000000" w:rsidDel="00000000" w:rsidP="00000000" w:rsidRDefault="00000000" w:rsidRPr="00000000" w14:paraId="00000BB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Surviving daw. Ikaw nga lagi mataas grades.</w:t>
      </w:r>
    </w:p>
    <w:p w:rsidR="00000000" w:rsidDel="00000000" w:rsidP="00000000" w:rsidRDefault="00000000" w:rsidRPr="00000000" w14:paraId="00000BB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Grades don't make everything easy.</w:t>
      </w:r>
    </w:p>
    <w:p w:rsidR="00000000" w:rsidDel="00000000" w:rsidP="00000000" w:rsidRDefault="00000000" w:rsidRPr="00000000" w14:paraId="00000BB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Wow.Fair point.</w:t>
      </w:r>
    </w:p>
    <w:p w:rsidR="00000000" w:rsidDel="00000000" w:rsidP="00000000" w:rsidRDefault="00000000" w:rsidRPr="00000000" w14:paraId="00000BB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classroom begins settling down.</w:t>
      </w:r>
    </w:p>
    <w:p w:rsidR="00000000" w:rsidDel="00000000" w:rsidP="00000000" w:rsidRDefault="00000000" w:rsidRPr="00000000" w14:paraId="00000BC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PROFESSOR enters. </w:t>
      </w:r>
    </w:p>
    <w:p w:rsidR="00000000" w:rsidDel="00000000" w:rsidP="00000000" w:rsidRDefault="00000000" w:rsidRPr="00000000" w14:paraId="00000BC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Everyone quickly returns to their seats.</w:t>
      </w:r>
    </w:p>
    <w:p w:rsidR="00000000" w:rsidDel="00000000" w:rsidP="00000000" w:rsidRDefault="00000000" w:rsidRPr="00000000" w14:paraId="00000BC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PROFESSOR</w:t>
      </w:r>
      <w:r w:rsidDel="00000000" w:rsidR="00000000" w:rsidRPr="00000000">
        <w:rPr>
          <w:rFonts w:ascii="Courier" w:cs="Courier" w:eastAsia="Courier" w:hAnsi="Courier"/>
          <w:sz w:val="24"/>
          <w:szCs w:val="24"/>
          <w:rtl w:val="0"/>
        </w:rPr>
        <w:br w:type="textWrapping"/>
        <w:t xml:space="preserve">Good morning, class.</w:t>
      </w:r>
    </w:p>
    <w:p w:rsidR="00000000" w:rsidDel="00000000" w:rsidP="00000000" w:rsidRDefault="00000000" w:rsidRPr="00000000" w14:paraId="00000BC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CLASS</w:t>
      </w:r>
      <w:r w:rsidDel="00000000" w:rsidR="00000000" w:rsidRPr="00000000">
        <w:rPr>
          <w:rFonts w:ascii="Courier" w:cs="Courier" w:eastAsia="Courier" w:hAnsi="Courier"/>
          <w:sz w:val="24"/>
          <w:szCs w:val="24"/>
          <w:rtl w:val="0"/>
        </w:rPr>
        <w:br w:type="textWrapping"/>
        <w:t xml:space="preserve">Good morning, sir.</w:t>
      </w:r>
    </w:p>
    <w:p w:rsidR="00000000" w:rsidDel="00000000" w:rsidP="00000000" w:rsidRDefault="00000000" w:rsidRPr="00000000" w14:paraId="00000BC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PROFESSOR</w:t>
      </w:r>
      <w:r w:rsidDel="00000000" w:rsidR="00000000" w:rsidRPr="00000000">
        <w:rPr>
          <w:rFonts w:ascii="Courier" w:cs="Courier" w:eastAsia="Courier" w:hAnsi="Courier"/>
          <w:sz w:val="24"/>
          <w:szCs w:val="24"/>
          <w:rtl w:val="0"/>
        </w:rPr>
        <w:br w:type="textWrapping"/>
        <w:t xml:space="preserve">Since this is our first meeting, let's get to know each other first.</w:t>
      </w:r>
    </w:p>
    <w:p w:rsidR="00000000" w:rsidDel="00000000" w:rsidP="00000000" w:rsidRDefault="00000000" w:rsidRPr="00000000" w14:paraId="00000BC5">
      <w:pPr>
        <w:spacing w:after="240" w:befor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BC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professor writes on the board.)</w:t>
      </w:r>
    </w:p>
    <w:p w:rsidR="00000000" w:rsidDel="00000000" w:rsidP="00000000" w:rsidRDefault="00000000" w:rsidRPr="00000000" w14:paraId="00000BC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"What are your future dreams and goals?"</w:t>
      </w:r>
    </w:p>
    <w:p w:rsidR="00000000" w:rsidDel="00000000" w:rsidP="00000000" w:rsidRDefault="00000000" w:rsidRPr="00000000" w14:paraId="00000BC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PROFESSOR (CONT'D)</w:t>
      </w:r>
      <w:r w:rsidDel="00000000" w:rsidR="00000000" w:rsidRPr="00000000">
        <w:rPr>
          <w:rFonts w:ascii="Courier" w:cs="Courier" w:eastAsia="Courier" w:hAnsi="Courier"/>
          <w:sz w:val="24"/>
          <w:szCs w:val="24"/>
          <w:rtl w:val="0"/>
        </w:rPr>
        <w:br w:type="textWrapping"/>
        <w:t xml:space="preserve">When I call your name, introduce yourself and tell us what you hope to achieve in the future.</w:t>
      </w:r>
    </w:p>
    <w:p w:rsidR="00000000" w:rsidDel="00000000" w:rsidP="00000000" w:rsidRDefault="00000000" w:rsidRPr="00000000" w14:paraId="00000BC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Students begin introducing themselves.</w:t>
      </w:r>
    </w:p>
    <w:p w:rsidR="00000000" w:rsidDel="00000000" w:rsidP="00000000" w:rsidRDefault="00000000" w:rsidRPr="00000000" w14:paraId="00000BC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One after another.</w:t>
      </w:r>
    </w:p>
    <w:p w:rsidR="00000000" w:rsidDel="00000000" w:rsidP="00000000" w:rsidRDefault="00000000" w:rsidRPr="00000000" w14:paraId="00000BC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Some confidently talk about their future careers.</w:t>
      </w:r>
    </w:p>
    <w:p w:rsidR="00000000" w:rsidDel="00000000" w:rsidP="00000000" w:rsidRDefault="00000000" w:rsidRPr="00000000" w14:paraId="00000BC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Others discuss plans abroad.</w:t>
      </w:r>
    </w:p>
    <w:p w:rsidR="00000000" w:rsidDel="00000000" w:rsidP="00000000" w:rsidRDefault="00000000" w:rsidRPr="00000000" w14:paraId="00000BC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listens quietly.</w:t>
      </w:r>
    </w:p>
    <w:p w:rsidR="00000000" w:rsidDel="00000000" w:rsidP="00000000" w:rsidRDefault="00000000" w:rsidRPr="00000000" w14:paraId="00000BC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Each answer makes her uncertainty sink deeper into her thoughts.</w:t>
      </w:r>
    </w:p>
    <w:p w:rsidR="00000000" w:rsidDel="00000000" w:rsidP="00000000" w:rsidRDefault="00000000" w:rsidRPr="00000000" w14:paraId="00000BC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Eventually…</w:t>
      </w:r>
    </w:p>
    <w:p w:rsidR="00000000" w:rsidDel="00000000" w:rsidP="00000000" w:rsidRDefault="00000000" w:rsidRPr="00000000" w14:paraId="00000BD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PROFESSOR</w:t>
      </w:r>
      <w:r w:rsidDel="00000000" w:rsidR="00000000" w:rsidRPr="00000000">
        <w:rPr>
          <w:rFonts w:ascii="Courier" w:cs="Courier" w:eastAsia="Courier" w:hAnsi="Courier"/>
          <w:sz w:val="24"/>
          <w:szCs w:val="24"/>
          <w:rtl w:val="0"/>
        </w:rPr>
        <w:br w:type="textWrapping"/>
        <w:t xml:space="preserve">Ethan Yap?</w:t>
      </w:r>
    </w:p>
    <w:p w:rsidR="00000000" w:rsidDel="00000000" w:rsidP="00000000" w:rsidRDefault="00000000" w:rsidRPr="00000000" w14:paraId="00000BD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stands.)</w:t>
      </w:r>
    </w:p>
    <w:p w:rsidR="00000000" w:rsidDel="00000000" w:rsidP="00000000" w:rsidRDefault="00000000" w:rsidRPr="00000000" w14:paraId="00000BD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Good morning everyone, nice to meet you all! I'm Ethan Yap.</w:t>
      </w:r>
    </w:p>
    <w:p w:rsidR="00000000" w:rsidDel="00000000" w:rsidP="00000000" w:rsidRDefault="00000000" w:rsidRPr="00000000" w14:paraId="00000BD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speaks naturally and confidently.)</w:t>
      </w:r>
    </w:p>
    <w:p w:rsidR="00000000" w:rsidDel="00000000" w:rsidP="00000000" w:rsidRDefault="00000000" w:rsidRPr="00000000" w14:paraId="00000BD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(CONT'D)</w:t>
      </w:r>
      <w:r w:rsidDel="00000000" w:rsidR="00000000" w:rsidRPr="00000000">
        <w:rPr>
          <w:rFonts w:ascii="Courier" w:cs="Courier" w:eastAsia="Courier" w:hAnsi="Courier"/>
          <w:sz w:val="24"/>
          <w:szCs w:val="24"/>
          <w:rtl w:val="0"/>
        </w:rPr>
        <w:br w:type="textWrapping"/>
        <w:t xml:space="preserve">After graduation, I want to work in software development and gain experience first. Hopefully someday makapag-start din ako ng sarili kong tech company.</w:t>
      </w:r>
    </w:p>
    <w:p w:rsidR="00000000" w:rsidDel="00000000" w:rsidP="00000000" w:rsidRDefault="00000000" w:rsidRPr="00000000" w14:paraId="00000BD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Several students nod.</w:t>
      </w:r>
    </w:p>
    <w:p w:rsidR="00000000" w:rsidDel="00000000" w:rsidP="00000000" w:rsidRDefault="00000000" w:rsidRPr="00000000" w14:paraId="00000BD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PROFESSOR</w:t>
      </w:r>
      <w:r w:rsidDel="00000000" w:rsidR="00000000" w:rsidRPr="00000000">
        <w:rPr>
          <w:rFonts w:ascii="Courier" w:cs="Courier" w:eastAsia="Courier" w:hAnsi="Courier"/>
          <w:sz w:val="24"/>
          <w:szCs w:val="24"/>
          <w:rtl w:val="0"/>
        </w:rPr>
        <w:br w:type="textWrapping"/>
        <w:t xml:space="preserve">Ambitious but very good. May you go far. </w:t>
      </w:r>
    </w:p>
    <w:p w:rsidR="00000000" w:rsidDel="00000000" w:rsidP="00000000" w:rsidRDefault="00000000" w:rsidRPr="00000000" w14:paraId="00000BD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professor says with a smile)</w:t>
      </w:r>
    </w:p>
    <w:p w:rsidR="00000000" w:rsidDel="00000000" w:rsidP="00000000" w:rsidRDefault="00000000" w:rsidRPr="00000000" w14:paraId="00000BD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nods and sits.)</w:t>
      </w:r>
    </w:p>
    <w:p w:rsidR="00000000" w:rsidDel="00000000" w:rsidP="00000000" w:rsidRDefault="00000000" w:rsidRPr="00000000" w14:paraId="00000BD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glances down at her notebook.)</w:t>
      </w:r>
    </w:p>
    <w:p w:rsidR="00000000" w:rsidDel="00000000" w:rsidP="00000000" w:rsidRDefault="00000000" w:rsidRPr="00000000" w14:paraId="00000BD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PROFESSOR</w:t>
      </w:r>
      <w:r w:rsidDel="00000000" w:rsidR="00000000" w:rsidRPr="00000000">
        <w:rPr>
          <w:rFonts w:ascii="Courier" w:cs="Courier" w:eastAsia="Courier" w:hAnsi="Courier"/>
          <w:sz w:val="24"/>
          <w:szCs w:val="24"/>
          <w:rtl w:val="0"/>
        </w:rPr>
        <w:br w:type="textWrapping"/>
        <w:t xml:space="preserve">Next up is Maya Ilagan.</w:t>
      </w:r>
    </w:p>
    <w:p w:rsidR="00000000" w:rsidDel="00000000" w:rsidP="00000000" w:rsidRDefault="00000000" w:rsidRPr="00000000" w14:paraId="00000BD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freezes.)</w:t>
      </w:r>
    </w:p>
    <w:p w:rsidR="00000000" w:rsidDel="00000000" w:rsidP="00000000" w:rsidRDefault="00000000" w:rsidRPr="00000000" w14:paraId="00000BD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few seconds pass.</w:t>
      </w:r>
    </w:p>
    <w:p w:rsidR="00000000" w:rsidDel="00000000" w:rsidP="00000000" w:rsidRDefault="00000000" w:rsidRPr="00000000" w14:paraId="00000BD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entire room waits.</w:t>
      </w:r>
    </w:p>
    <w:p w:rsidR="00000000" w:rsidDel="00000000" w:rsidP="00000000" w:rsidRDefault="00000000" w:rsidRPr="00000000" w14:paraId="00000BD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(Slowly, she stands.)</w:t>
      </w:r>
    </w:p>
    <w:p w:rsidR="00000000" w:rsidDel="00000000" w:rsidP="00000000" w:rsidRDefault="00000000" w:rsidRPr="00000000" w14:paraId="00000BDF">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Uh...</w:t>
      </w:r>
    </w:p>
    <w:p w:rsidR="00000000" w:rsidDel="00000000" w:rsidP="00000000" w:rsidRDefault="00000000" w:rsidRPr="00000000" w14:paraId="00000BE0">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grips her notebook tighter.)</w:t>
      </w:r>
    </w:p>
    <w:p w:rsidR="00000000" w:rsidDel="00000000" w:rsidP="00000000" w:rsidRDefault="00000000" w:rsidRPr="00000000" w14:paraId="00000BE1">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 (CONT'D)</w:t>
      </w:r>
      <w:r w:rsidDel="00000000" w:rsidR="00000000" w:rsidRPr="00000000">
        <w:rPr>
          <w:rFonts w:ascii="Courier" w:cs="Courier" w:eastAsia="Courier" w:hAnsi="Courier"/>
          <w:color w:val="e69138"/>
          <w:sz w:val="24"/>
          <w:szCs w:val="24"/>
          <w:rtl w:val="0"/>
        </w:rPr>
        <w:br w:type="textWrapping"/>
        <w:t xml:space="preserve">I'm Maya Ilagan.</w:t>
      </w:r>
    </w:p>
    <w:p w:rsidR="00000000" w:rsidDel="00000000" w:rsidP="00000000" w:rsidRDefault="00000000" w:rsidRPr="00000000" w14:paraId="00000BE2">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silence feels heavier.</w:t>
      </w:r>
    </w:p>
    <w:p w:rsidR="00000000" w:rsidDel="00000000" w:rsidP="00000000" w:rsidRDefault="00000000" w:rsidRPr="00000000" w14:paraId="00000BE3">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PROFESSOR</w:t>
      </w:r>
      <w:r w:rsidDel="00000000" w:rsidR="00000000" w:rsidRPr="00000000">
        <w:rPr>
          <w:rFonts w:ascii="Courier" w:cs="Courier" w:eastAsia="Courier" w:hAnsi="Courier"/>
          <w:color w:val="e69138"/>
          <w:sz w:val="24"/>
          <w:szCs w:val="24"/>
          <w:rtl w:val="0"/>
        </w:rPr>
        <w:br w:type="textWrapping"/>
        <w:t xml:space="preserve">And your future plans?</w:t>
      </w:r>
    </w:p>
    <w:p w:rsidR="00000000" w:rsidDel="00000000" w:rsidP="00000000" w:rsidRDefault="00000000" w:rsidRPr="00000000" w14:paraId="00000BE4">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searches for an answer.)</w:t>
      </w:r>
    </w:p>
    <w:p w:rsidR="00000000" w:rsidDel="00000000" w:rsidP="00000000" w:rsidRDefault="00000000" w:rsidRPr="00000000" w14:paraId="00000BE5">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Nothing comes.</w:t>
      </w:r>
    </w:p>
    <w:p w:rsidR="00000000" w:rsidDel="00000000" w:rsidP="00000000" w:rsidRDefault="00000000" w:rsidRPr="00000000" w14:paraId="00000BE6">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Honestly po...</w:t>
      </w:r>
    </w:p>
    <w:p w:rsidR="00000000" w:rsidDel="00000000" w:rsidP="00000000" w:rsidRDefault="00000000" w:rsidRPr="00000000" w14:paraId="00000BE7">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swallows.)</w:t>
      </w:r>
    </w:p>
    <w:p w:rsidR="00000000" w:rsidDel="00000000" w:rsidP="00000000" w:rsidRDefault="00000000" w:rsidRPr="00000000" w14:paraId="00000BE8">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 (CONT'D)</w:t>
      </w:r>
      <w:r w:rsidDel="00000000" w:rsidR="00000000" w:rsidRPr="00000000">
        <w:rPr>
          <w:rFonts w:ascii="Courier" w:cs="Courier" w:eastAsia="Courier" w:hAnsi="Courier"/>
          <w:color w:val="e69138"/>
          <w:sz w:val="24"/>
          <w:szCs w:val="24"/>
          <w:rtl w:val="0"/>
        </w:rPr>
        <w:br w:type="textWrapping"/>
        <w:t xml:space="preserve">I haven't really thought about it yet.</w:t>
      </w:r>
    </w:p>
    <w:p w:rsidR="00000000" w:rsidDel="00000000" w:rsidP="00000000" w:rsidRDefault="00000000" w:rsidRPr="00000000" w14:paraId="00000BE9">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A few students exchange glances.</w:t>
      </w:r>
    </w:p>
    <w:p w:rsidR="00000000" w:rsidDel="00000000" w:rsidP="00000000" w:rsidRDefault="00000000" w:rsidRPr="00000000" w14:paraId="00000BEA">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professor simply nods.</w:t>
      </w:r>
    </w:p>
    <w:p w:rsidR="00000000" w:rsidDel="00000000" w:rsidP="00000000" w:rsidRDefault="00000000" w:rsidRPr="00000000" w14:paraId="00000BEB">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PROFESSOR</w:t>
      </w:r>
      <w:r w:rsidDel="00000000" w:rsidR="00000000" w:rsidRPr="00000000">
        <w:rPr>
          <w:rFonts w:ascii="Courier" w:cs="Courier" w:eastAsia="Courier" w:hAnsi="Courier"/>
          <w:color w:val="e69138"/>
          <w:sz w:val="24"/>
          <w:szCs w:val="24"/>
          <w:rtl w:val="0"/>
        </w:rPr>
        <w:br w:type="textWrapping"/>
        <w:t xml:space="preserve">That’s fine. Take your seat, Ms. Ilagan.</w:t>
      </w:r>
    </w:p>
    <w:p w:rsidR="00000000" w:rsidDel="00000000" w:rsidP="00000000" w:rsidRDefault="00000000" w:rsidRPr="00000000" w14:paraId="00000BEC">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sits down.)</w:t>
      </w:r>
    </w:p>
    <w:p w:rsidR="00000000" w:rsidDel="00000000" w:rsidP="00000000" w:rsidRDefault="00000000" w:rsidRPr="00000000" w14:paraId="00000BED">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A moment of relief—</w:t>
      </w:r>
    </w:p>
    <w:p w:rsidR="00000000" w:rsidDel="00000000" w:rsidP="00000000" w:rsidRDefault="00000000" w:rsidRPr="00000000" w14:paraId="00000BEE">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Yet somehow more uncertain than before.</w:t>
      </w:r>
    </w:p>
    <w:p w:rsidR="00000000" w:rsidDel="00000000" w:rsidP="00000000" w:rsidRDefault="00000000" w:rsidRPr="00000000" w14:paraId="00000BEF">
      <w:pPr>
        <w:spacing w:after="240" w:before="240" w:lineRule="auto"/>
        <w:rPr>
          <w:rFonts w:ascii="Courier" w:cs="Courier" w:eastAsia="Courier" w:hAnsi="Courier"/>
          <w:color w:val="f6b26b"/>
          <w:sz w:val="24"/>
          <w:szCs w:val="24"/>
        </w:rPr>
      </w:pPr>
      <w:r w:rsidDel="00000000" w:rsidR="00000000" w:rsidRPr="00000000">
        <w:rPr>
          <w:rFonts w:ascii="Courier" w:cs="Courier" w:eastAsia="Courier" w:hAnsi="Courier"/>
          <w:color w:val="e69138"/>
          <w:sz w:val="24"/>
          <w:szCs w:val="24"/>
          <w:rtl w:val="0"/>
        </w:rPr>
        <w:t xml:space="preserve">She avoids eye contact for the rest of class.</w:t>
      </w:r>
      <w:r w:rsidDel="00000000" w:rsidR="00000000" w:rsidRPr="00000000">
        <w:rPr>
          <w:rFonts w:ascii="Courier" w:cs="Courier" w:eastAsia="Courier" w:hAnsi="Courier"/>
          <w:color w:val="f6b26b"/>
          <w:sz w:val="24"/>
          <w:szCs w:val="24"/>
          <w:rtl w:val="0"/>
        </w:rPr>
        <w:br w:type="textWrapping"/>
      </w:r>
    </w:p>
    <w:p w:rsidR="00000000" w:rsidDel="00000000" w:rsidP="00000000" w:rsidRDefault="00000000" w:rsidRPr="00000000" w14:paraId="00000BF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BF1">
      <w:pPr>
        <w:pStyle w:val="Heading3"/>
        <w:keepNext w:val="0"/>
        <w:keepLines w:val="0"/>
        <w:spacing w:before="280" w:lineRule="auto"/>
        <w:rPr>
          <w:rFonts w:ascii="Courier" w:cs="Courier" w:eastAsia="Courier" w:hAnsi="Courier"/>
          <w:b w:val="1"/>
          <w:bCs w:val="1"/>
          <w:color w:val="000000"/>
          <w:sz w:val="26"/>
          <w:szCs w:val="26"/>
        </w:rPr>
      </w:pPr>
      <w:bookmarkStart w:colFirst="0" w:colLast="0" w:name="_7a172jld360c" w:id="74"/>
      <w:bookmarkEnd w:id="74"/>
      <w:r w:rsidDel="00000000" w:rsidR="00000000" w:rsidRPr="00000000">
        <w:rPr>
          <w:rFonts w:ascii="Courier" w:cs="Courier" w:eastAsia="Courier" w:hAnsi="Courier"/>
          <w:b w:val="1"/>
          <w:bCs w:val="1"/>
          <w:color w:val="000000"/>
          <w:sz w:val="26"/>
          <w:szCs w:val="26"/>
          <w:rtl w:val="0"/>
        </w:rPr>
        <w:t xml:space="preserve">INT. COLLEGE HALLWAY - NOON</w:t>
      </w:r>
    </w:p>
    <w:p w:rsidR="00000000" w:rsidDel="00000000" w:rsidP="00000000" w:rsidRDefault="00000000" w:rsidRPr="00000000" w14:paraId="00000BF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lunch bell rings.</w:t>
      </w:r>
    </w:p>
    <w:p w:rsidR="00000000" w:rsidDel="00000000" w:rsidP="00000000" w:rsidRDefault="00000000" w:rsidRPr="00000000" w14:paraId="00000BF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Students pour out of classrooms.</w:t>
      </w:r>
    </w:p>
    <w:p w:rsidR="00000000" w:rsidDel="00000000" w:rsidP="00000000" w:rsidRDefault="00000000" w:rsidRPr="00000000" w14:paraId="00000BF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and Ethan walk together.</w:t>
      </w:r>
    </w:p>
    <w:p w:rsidR="00000000" w:rsidDel="00000000" w:rsidP="00000000" w:rsidRDefault="00000000" w:rsidRPr="00000000" w14:paraId="00000BF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Mukhang ninerbyos ka kanina ah.</w:t>
      </w:r>
    </w:p>
    <w:p w:rsidR="00000000" w:rsidDel="00000000" w:rsidP="00000000" w:rsidRDefault="00000000" w:rsidRPr="00000000" w14:paraId="00000BF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Ughhh, nooo… Super halata ba?</w:t>
      </w:r>
    </w:p>
    <w:p w:rsidR="00000000" w:rsidDel="00000000" w:rsidP="00000000" w:rsidRDefault="00000000" w:rsidRPr="00000000" w14:paraId="00000BF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asks nervously.)</w:t>
      </w:r>
    </w:p>
    <w:p w:rsidR="00000000" w:rsidDel="00000000" w:rsidP="00000000" w:rsidRDefault="00000000" w:rsidRPr="00000000" w14:paraId="00000BF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Medj.</w:t>
      </w:r>
    </w:p>
    <w:p w:rsidR="00000000" w:rsidDel="00000000" w:rsidP="00000000" w:rsidRDefault="00000000" w:rsidRPr="00000000" w14:paraId="00000BF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grins.)</w:t>
      </w:r>
    </w:p>
    <w:p w:rsidR="00000000" w:rsidDel="00000000" w:rsidP="00000000" w:rsidRDefault="00000000" w:rsidRPr="00000000" w14:paraId="00000BF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Shucks nakaakahiya.</w:t>
      </w:r>
    </w:p>
    <w:p w:rsidR="00000000" w:rsidDel="00000000" w:rsidP="00000000" w:rsidRDefault="00000000" w:rsidRPr="00000000" w14:paraId="00000BF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Pshh, hindi naman. Lots of people don't know what to do in life.</w:t>
      </w:r>
    </w:p>
    <w:p w:rsidR="00000000" w:rsidDel="00000000" w:rsidP="00000000" w:rsidRDefault="00000000" w:rsidRPr="00000000" w14:paraId="00000BF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…But everyone had answers to what they want in their future.</w:t>
      </w:r>
    </w:p>
    <w:p w:rsidR="00000000" w:rsidDel="00000000" w:rsidP="00000000" w:rsidRDefault="00000000" w:rsidRPr="00000000" w14:paraId="00000BF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interjects.)</w:t>
      </w:r>
    </w:p>
    <w:p w:rsidR="00000000" w:rsidDel="00000000" w:rsidP="00000000" w:rsidRDefault="00000000" w:rsidRPr="00000000" w14:paraId="00000BF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Hindi naman lahat… </w:t>
      </w:r>
      <w:r w:rsidDel="00000000" w:rsidR="00000000" w:rsidRPr="00000000">
        <w:rPr>
          <w:rFonts w:ascii="Courier" w:cs="Courier" w:eastAsia="Courier" w:hAnsi="Courier"/>
          <w:i w:val="1"/>
          <w:iCs w:val="1"/>
          <w:sz w:val="24"/>
          <w:szCs w:val="24"/>
          <w:rtl w:val="0"/>
        </w:rPr>
        <w:t xml:space="preserve">Trust me</w:t>
      </w:r>
      <w:r w:rsidDel="00000000" w:rsidR="00000000" w:rsidRPr="00000000">
        <w:rPr>
          <w:rFonts w:ascii="Courier" w:cs="Courier" w:eastAsia="Courier" w:hAnsi="Courier"/>
          <w:sz w:val="24"/>
          <w:szCs w:val="24"/>
          <w:rtl w:val="0"/>
        </w:rPr>
        <w:t xml:space="preserve">, maraming nagkukunwari lang.</w:t>
      </w:r>
    </w:p>
    <w:p w:rsidR="00000000" w:rsidDel="00000000" w:rsidP="00000000" w:rsidRDefault="00000000" w:rsidRPr="00000000" w14:paraId="00000BF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just chuckles nervously.)</w:t>
      </w:r>
    </w:p>
    <w:p w:rsidR="00000000" w:rsidDel="00000000" w:rsidP="00000000" w:rsidRDefault="00000000" w:rsidRPr="00000000" w14:paraId="00000C0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(CONT'D)</w:t>
      </w:r>
      <w:r w:rsidDel="00000000" w:rsidR="00000000" w:rsidRPr="00000000">
        <w:rPr>
          <w:rFonts w:ascii="Courier" w:cs="Courier" w:eastAsia="Courier" w:hAnsi="Courier"/>
          <w:sz w:val="24"/>
          <w:szCs w:val="24"/>
          <w:rtl w:val="0"/>
        </w:rPr>
        <w:br w:type="textWrapping"/>
        <w:t xml:space="preserve">Pero real, okay ka lang ba?</w:t>
      </w:r>
    </w:p>
    <w:p w:rsidR="00000000" w:rsidDel="00000000" w:rsidP="00000000" w:rsidRDefault="00000000" w:rsidRPr="00000000" w14:paraId="00000C0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Yeah…</w:t>
      </w:r>
    </w:p>
    <w:p w:rsidR="00000000" w:rsidDel="00000000" w:rsidP="00000000" w:rsidRDefault="00000000" w:rsidRPr="00000000" w14:paraId="00000C0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beat.</w:t>
      </w:r>
    </w:p>
    <w:p w:rsidR="00000000" w:rsidDel="00000000" w:rsidP="00000000" w:rsidRDefault="00000000" w:rsidRPr="00000000" w14:paraId="00000C0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 (CONT'D)</w:t>
      </w:r>
      <w:r w:rsidDel="00000000" w:rsidR="00000000" w:rsidRPr="00000000">
        <w:rPr>
          <w:rFonts w:ascii="Courier" w:cs="Courier" w:eastAsia="Courier" w:hAnsi="Courier"/>
          <w:sz w:val="24"/>
          <w:szCs w:val="24"/>
          <w:rtl w:val="0"/>
        </w:rPr>
        <w:br w:type="textWrapping"/>
        <w:t xml:space="preserve">Actually... wait, no. Not really, hindi ko talaga alam gusto kong gawin.</w:t>
      </w:r>
    </w:p>
    <w:p w:rsidR="00000000" w:rsidDel="00000000" w:rsidP="00000000" w:rsidRDefault="00000000" w:rsidRPr="00000000" w14:paraId="00000C0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And that's okay.</w:t>
      </w:r>
    </w:p>
    <w:p w:rsidR="00000000" w:rsidDel="00000000" w:rsidP="00000000" w:rsidRDefault="00000000" w:rsidRPr="00000000" w14:paraId="00000C0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‘Bat parang hindi.</w:t>
      </w:r>
    </w:p>
    <w:p w:rsidR="00000000" w:rsidDel="00000000" w:rsidP="00000000" w:rsidRDefault="00000000" w:rsidRPr="00000000" w14:paraId="00000C0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Maya, we're twenty-one. Hindi naman kailangan alam mo agad lahat.</w:t>
      </w:r>
    </w:p>
    <w:p w:rsidR="00000000" w:rsidDel="00000000" w:rsidP="00000000" w:rsidRDefault="00000000" w:rsidRPr="00000000" w14:paraId="00000C0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Sana ganyan din tingin ng parents ko.</w:t>
      </w:r>
    </w:p>
    <w:p w:rsidR="00000000" w:rsidDel="00000000" w:rsidP="00000000" w:rsidRDefault="00000000" w:rsidRPr="00000000" w14:paraId="00000C0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notices the seriousness in her voice.</w:t>
      </w:r>
    </w:p>
    <w:p w:rsidR="00000000" w:rsidDel="00000000" w:rsidP="00000000" w:rsidRDefault="00000000" w:rsidRPr="00000000" w14:paraId="00000C0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Are things okay at home?</w:t>
      </w:r>
    </w:p>
    <w:p w:rsidR="00000000" w:rsidDel="00000000" w:rsidP="00000000" w:rsidRDefault="00000000" w:rsidRPr="00000000" w14:paraId="00000C0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Okay naman.</w:t>
      </w:r>
    </w:p>
    <w:p w:rsidR="00000000" w:rsidDel="00000000" w:rsidP="00000000" w:rsidRDefault="00000000" w:rsidRPr="00000000" w14:paraId="00000C0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pause.</w:t>
      </w:r>
    </w:p>
    <w:p w:rsidR="00000000" w:rsidDel="00000000" w:rsidP="00000000" w:rsidRDefault="00000000" w:rsidRPr="00000000" w14:paraId="00000C0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 (CONT'D)</w:t>
      </w:r>
      <w:r w:rsidDel="00000000" w:rsidR="00000000" w:rsidRPr="00000000">
        <w:rPr>
          <w:rFonts w:ascii="Courier" w:cs="Courier" w:eastAsia="Courier" w:hAnsi="Courier"/>
          <w:sz w:val="24"/>
          <w:szCs w:val="24"/>
          <w:rtl w:val="0"/>
        </w:rPr>
        <w:br w:type="textWrapping"/>
        <w:t xml:space="preserve">Just… a lot of expectations placed on my lap now.</w:t>
      </w:r>
    </w:p>
    <w:p w:rsidR="00000000" w:rsidDel="00000000" w:rsidP="00000000" w:rsidRDefault="00000000" w:rsidRPr="00000000" w14:paraId="00000C0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Gets.</w:t>
      </w:r>
    </w:p>
    <w:p w:rsidR="00000000" w:rsidDel="00000000" w:rsidP="00000000" w:rsidRDefault="00000000" w:rsidRPr="00000000" w14:paraId="00000C0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notices Ethan looking away.</w:t>
      </w:r>
    </w:p>
    <w:p w:rsidR="00000000" w:rsidDel="00000000" w:rsidP="00000000" w:rsidRDefault="00000000" w:rsidRPr="00000000" w14:paraId="00000C0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Ikaw?</w:t>
      </w:r>
    </w:p>
    <w:p w:rsidR="00000000" w:rsidDel="00000000" w:rsidP="00000000" w:rsidRDefault="00000000" w:rsidRPr="00000000" w14:paraId="00000C1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Huh?</w:t>
      </w:r>
    </w:p>
    <w:p w:rsidR="00000000" w:rsidDel="00000000" w:rsidP="00000000" w:rsidRDefault="00000000" w:rsidRPr="00000000" w14:paraId="00000C1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May problema ka rin ba?</w:t>
      </w:r>
    </w:p>
    <w:p w:rsidR="00000000" w:rsidDel="00000000" w:rsidP="00000000" w:rsidRDefault="00000000" w:rsidRPr="00000000" w14:paraId="00000C1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hesitates.)</w:t>
      </w:r>
    </w:p>
    <w:p w:rsidR="00000000" w:rsidDel="00000000" w:rsidP="00000000" w:rsidRDefault="00000000" w:rsidRPr="00000000" w14:paraId="00000C1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…Medyo.</w:t>
      </w:r>
    </w:p>
    <w:p w:rsidR="00000000" w:rsidDel="00000000" w:rsidP="00000000" w:rsidRDefault="00000000" w:rsidRPr="00000000" w14:paraId="00000C1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What happened?</w:t>
      </w:r>
    </w:p>
    <w:p w:rsidR="00000000" w:rsidDel="00000000" w:rsidP="00000000" w:rsidRDefault="00000000" w:rsidRPr="00000000" w14:paraId="00000C1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Just family stuff.</w:t>
      </w:r>
    </w:p>
    <w:p w:rsidR="00000000" w:rsidDel="00000000" w:rsidP="00000000" w:rsidRDefault="00000000" w:rsidRPr="00000000" w14:paraId="00000C1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waits patiently.)</w:t>
      </w:r>
    </w:p>
    <w:p w:rsidR="00000000" w:rsidDel="00000000" w:rsidP="00000000" w:rsidRDefault="00000000" w:rsidRPr="00000000" w14:paraId="00000C1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(CONT'D)</w:t>
      </w:r>
      <w:r w:rsidDel="00000000" w:rsidR="00000000" w:rsidRPr="00000000">
        <w:rPr>
          <w:rFonts w:ascii="Courier" w:cs="Courier" w:eastAsia="Courier" w:hAnsi="Courier"/>
          <w:sz w:val="24"/>
          <w:szCs w:val="24"/>
          <w:rtl w:val="0"/>
        </w:rPr>
        <w:br w:type="textWrapping"/>
        <w:t xml:space="preserve">Mom and Dad aren't really doing great.</w:t>
      </w:r>
    </w:p>
    <w:p w:rsidR="00000000" w:rsidDel="00000000" w:rsidP="00000000" w:rsidRDefault="00000000" w:rsidRPr="00000000" w14:paraId="00000C1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I'm sorry.</w:t>
      </w:r>
    </w:p>
    <w:p w:rsidR="00000000" w:rsidDel="00000000" w:rsidP="00000000" w:rsidRDefault="00000000" w:rsidRPr="00000000" w14:paraId="00000C1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It's okay.</w:t>
      </w:r>
    </w:p>
    <w:p w:rsidR="00000000" w:rsidDel="00000000" w:rsidP="00000000" w:rsidRDefault="00000000" w:rsidRPr="00000000" w14:paraId="00000C1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No, seriously.</w:t>
      </w:r>
    </w:p>
    <w:p w:rsidR="00000000" w:rsidDel="00000000" w:rsidP="00000000" w:rsidRDefault="00000000" w:rsidRPr="00000000" w14:paraId="00000C1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We'll figure it out.</w:t>
      </w:r>
    </w:p>
    <w:p w:rsidR="00000000" w:rsidDel="00000000" w:rsidP="00000000" w:rsidRDefault="00000000" w:rsidRPr="00000000" w14:paraId="00000C1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If you need someone to talk to...</w:t>
      </w:r>
    </w:p>
    <w:p w:rsidR="00000000" w:rsidDel="00000000" w:rsidP="00000000" w:rsidRDefault="00000000" w:rsidRPr="00000000" w14:paraId="00000C1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I know.</w:t>
      </w:r>
    </w:p>
    <w:p w:rsidR="00000000" w:rsidDel="00000000" w:rsidP="00000000" w:rsidRDefault="00000000" w:rsidRPr="00000000" w14:paraId="00000C1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smiles.)</w:t>
      </w:r>
    </w:p>
    <w:p w:rsidR="00000000" w:rsidDel="00000000" w:rsidP="00000000" w:rsidRDefault="00000000" w:rsidRPr="00000000" w14:paraId="00000C1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(CONT'D)</w:t>
      </w:r>
      <w:r w:rsidDel="00000000" w:rsidR="00000000" w:rsidRPr="00000000">
        <w:rPr>
          <w:rFonts w:ascii="Courier" w:cs="Courier" w:eastAsia="Courier" w:hAnsi="Courier"/>
          <w:sz w:val="24"/>
          <w:szCs w:val="24"/>
          <w:rtl w:val="0"/>
        </w:rPr>
        <w:br w:type="textWrapping"/>
        <w:t xml:space="preserve">Thanks.</w:t>
      </w:r>
    </w:p>
    <w:p w:rsidR="00000000" w:rsidDel="00000000" w:rsidP="00000000" w:rsidRDefault="00000000" w:rsidRPr="00000000" w14:paraId="00000C2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two continue walking.</w:t>
      </w:r>
    </w:p>
    <w:p w:rsidR="00000000" w:rsidDel="00000000" w:rsidP="00000000" w:rsidRDefault="00000000" w:rsidRPr="00000000" w14:paraId="00000C2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a moment, neither of them feels completely alone.</w:t>
      </w:r>
    </w:p>
    <w:p w:rsidR="00000000" w:rsidDel="00000000" w:rsidP="00000000" w:rsidRDefault="00000000" w:rsidRPr="00000000" w14:paraId="00000C22">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OUT.</w:t>
        <w:br w:type="textWrapping"/>
      </w:r>
    </w:p>
    <w:p w:rsidR="00000000" w:rsidDel="00000000" w:rsidP="00000000" w:rsidRDefault="00000000" w:rsidRPr="00000000" w14:paraId="00000C2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IN:</w:t>
      </w:r>
    </w:p>
    <w:p w:rsidR="00000000" w:rsidDel="00000000" w:rsidP="00000000" w:rsidRDefault="00000000" w:rsidRPr="00000000" w14:paraId="00000C24">
      <w:pPr>
        <w:pStyle w:val="Heading3"/>
        <w:keepNext w:val="0"/>
        <w:keepLines w:val="0"/>
        <w:spacing w:before="280" w:lineRule="auto"/>
        <w:rPr>
          <w:rFonts w:ascii="Courier" w:cs="Courier" w:eastAsia="Courier" w:hAnsi="Courier"/>
          <w:b w:val="1"/>
          <w:bCs w:val="1"/>
          <w:color w:val="000000"/>
          <w:sz w:val="26"/>
          <w:szCs w:val="26"/>
        </w:rPr>
      </w:pPr>
      <w:bookmarkStart w:colFirst="0" w:colLast="0" w:name="_e8pkdu13zcof" w:id="75"/>
      <w:bookmarkEnd w:id="75"/>
      <w:r w:rsidDel="00000000" w:rsidR="00000000" w:rsidRPr="00000000">
        <w:rPr>
          <w:rFonts w:ascii="Courier" w:cs="Courier" w:eastAsia="Courier" w:hAnsi="Courier"/>
          <w:b w:val="1"/>
          <w:bCs w:val="1"/>
          <w:color w:val="000000"/>
          <w:sz w:val="26"/>
          <w:szCs w:val="26"/>
          <w:rtl w:val="0"/>
        </w:rPr>
        <w:t xml:space="preserve">INT. ILAGAN HOUSE - DINING AREA - EVENING</w:t>
      </w:r>
    </w:p>
    <w:p w:rsidR="00000000" w:rsidDel="00000000" w:rsidP="00000000" w:rsidRDefault="00000000" w:rsidRPr="00000000" w14:paraId="00000C2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Dinner.</w:t>
      </w:r>
    </w:p>
    <w:p w:rsidR="00000000" w:rsidDel="00000000" w:rsidP="00000000" w:rsidRDefault="00000000" w:rsidRPr="00000000" w14:paraId="00000C2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family sits around the table.</w:t>
      </w:r>
    </w:p>
    <w:p w:rsidR="00000000" w:rsidDel="00000000" w:rsidP="00000000" w:rsidRDefault="00000000" w:rsidRPr="00000000" w14:paraId="00000C2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ILAGAN has just returned from work.</w:t>
      </w:r>
    </w:p>
    <w:p w:rsidR="00000000" w:rsidDel="00000000" w:rsidP="00000000" w:rsidRDefault="00000000" w:rsidRPr="00000000" w14:paraId="00000C2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ILAGAN scrolls through social media while eating.</w:t>
      </w:r>
    </w:p>
    <w:p w:rsidR="00000000" w:rsidDel="00000000" w:rsidP="00000000" w:rsidRDefault="00000000" w:rsidRPr="00000000" w14:paraId="00000C2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quietly eats her meal.</w:t>
      </w:r>
    </w:p>
    <w:p w:rsidR="00000000" w:rsidDel="00000000" w:rsidP="00000000" w:rsidRDefault="00000000" w:rsidRPr="00000000" w14:paraId="00000C2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Alam mo, Maya.</w:t>
      </w:r>
    </w:p>
    <w:p w:rsidR="00000000" w:rsidDel="00000000" w:rsidP="00000000" w:rsidRDefault="00000000" w:rsidRPr="00000000" w14:paraId="00000C2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up.)</w:t>
      </w:r>
    </w:p>
    <w:p w:rsidR="00000000" w:rsidDel="00000000" w:rsidP="00000000" w:rsidRDefault="00000000" w:rsidRPr="00000000" w14:paraId="00000C2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(CONT'D)</w:t>
        <w:br w:type="textWrapping"/>
        <w:t xml:space="preserve">Yung anak ng katrabaho ko, graduate na.</w:t>
      </w:r>
    </w:p>
    <w:p w:rsidR="00000000" w:rsidDel="00000000" w:rsidP="00000000" w:rsidRDefault="00000000" w:rsidRPr="00000000" w14:paraId="00000C2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Talaga po?</w:t>
      </w:r>
    </w:p>
    <w:p w:rsidR="00000000" w:rsidDel="00000000" w:rsidP="00000000" w:rsidRDefault="00000000" w:rsidRPr="00000000" w14:paraId="00000C2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Oo.</w:t>
      </w:r>
    </w:p>
    <w:p w:rsidR="00000000" w:rsidDel="00000000" w:rsidP="00000000" w:rsidRDefault="00000000" w:rsidRPr="00000000" w14:paraId="00000C2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immediately joins the conversation.</w:t>
      </w:r>
    </w:p>
    <w:p w:rsidR="00000000" w:rsidDel="00000000" w:rsidP="00000000" w:rsidRDefault="00000000" w:rsidRPr="00000000" w14:paraId="00000C3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May trabaho na rin yata agad.</w:t>
      </w:r>
    </w:p>
    <w:p w:rsidR="00000000" w:rsidDel="00000000" w:rsidP="00000000" w:rsidRDefault="00000000" w:rsidRPr="00000000" w14:paraId="00000C3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Mhm.</w:t>
      </w:r>
    </w:p>
    <w:p w:rsidR="00000000" w:rsidDel="00000000" w:rsidP="00000000" w:rsidRDefault="00000000" w:rsidRPr="00000000" w14:paraId="00000C3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smiles.)</w:t>
      </w:r>
    </w:p>
    <w:p w:rsidR="00000000" w:rsidDel="00000000" w:rsidP="00000000" w:rsidRDefault="00000000" w:rsidRPr="00000000" w14:paraId="00000C3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Ikaw naman next.</w:t>
      </w:r>
    </w:p>
    <w:p w:rsidR="00000000" w:rsidDel="00000000" w:rsidP="00000000" w:rsidRDefault="00000000" w:rsidRPr="00000000" w14:paraId="00000C3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forces a smile.)</w:t>
      </w:r>
    </w:p>
    <w:p w:rsidR="00000000" w:rsidDel="00000000" w:rsidP="00000000" w:rsidRDefault="00000000" w:rsidRPr="00000000" w14:paraId="00000C3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Hopefully po.</w:t>
      </w:r>
    </w:p>
    <w:p w:rsidR="00000000" w:rsidDel="00000000" w:rsidP="00000000" w:rsidRDefault="00000000" w:rsidRPr="00000000" w14:paraId="00000C3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Before you know it.</w:t>
      </w:r>
    </w:p>
    <w:p w:rsidR="00000000" w:rsidDel="00000000" w:rsidP="00000000" w:rsidRDefault="00000000" w:rsidRPr="00000000" w14:paraId="00000C3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Marami na rin akong nakikitang opportunities abroad.</w:t>
      </w:r>
    </w:p>
    <w:p w:rsidR="00000000" w:rsidDel="00000000" w:rsidP="00000000" w:rsidRDefault="00000000" w:rsidRPr="00000000" w14:paraId="00000C3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taps her phone.)</w:t>
      </w:r>
    </w:p>
    <w:p w:rsidR="00000000" w:rsidDel="00000000" w:rsidP="00000000" w:rsidRDefault="00000000" w:rsidRPr="00000000" w14:paraId="00000C3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 (CONT'D)</w:t>
      </w:r>
      <w:r w:rsidDel="00000000" w:rsidR="00000000" w:rsidRPr="00000000">
        <w:rPr>
          <w:rFonts w:ascii="Courier" w:cs="Courier" w:eastAsia="Courier" w:hAnsi="Courier"/>
          <w:sz w:val="24"/>
          <w:szCs w:val="24"/>
          <w:rtl w:val="0"/>
        </w:rPr>
        <w:br w:type="textWrapping"/>
        <w:t xml:space="preserve">Pinapadala ko sayo mamaya.</w:t>
      </w:r>
    </w:p>
    <w:p w:rsidR="00000000" w:rsidDel="00000000" w:rsidP="00000000" w:rsidRDefault="00000000" w:rsidRPr="00000000" w14:paraId="00000C3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(Maya's smile weakens.)</w:t>
      </w:r>
    </w:p>
    <w:p w:rsidR="00000000" w:rsidDel="00000000" w:rsidP="00000000" w:rsidRDefault="00000000" w:rsidRPr="00000000" w14:paraId="00000C3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Sige po.</w:t>
      </w:r>
    </w:p>
    <w:p w:rsidR="00000000" w:rsidDel="00000000" w:rsidP="00000000" w:rsidRDefault="00000000" w:rsidRPr="00000000" w14:paraId="00000C3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Basta focus lang.</w:t>
      </w:r>
    </w:p>
    <w:p w:rsidR="00000000" w:rsidDel="00000000" w:rsidP="00000000" w:rsidRDefault="00000000" w:rsidRPr="00000000" w14:paraId="00000C3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Yes po.</w:t>
      </w:r>
    </w:p>
    <w:p w:rsidR="00000000" w:rsidDel="00000000" w:rsidP="00000000" w:rsidRDefault="00000000" w:rsidRPr="00000000" w14:paraId="00000C3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studies her daughter.)</w:t>
      </w:r>
    </w:p>
    <w:p w:rsidR="00000000" w:rsidDel="00000000" w:rsidP="00000000" w:rsidRDefault="00000000" w:rsidRPr="00000000" w14:paraId="00000C3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Kumusta nga pala grades mo?</w:t>
      </w:r>
    </w:p>
    <w:p w:rsidR="00000000" w:rsidDel="00000000" w:rsidP="00000000" w:rsidRDefault="00000000" w:rsidRPr="00000000" w14:paraId="00000C4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freezes.)</w:t>
      </w:r>
    </w:p>
    <w:p w:rsidR="00000000" w:rsidDel="00000000" w:rsidP="00000000" w:rsidRDefault="00000000" w:rsidRPr="00000000" w14:paraId="00000C4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Only slightly.</w:t>
      </w:r>
    </w:p>
    <w:p w:rsidR="00000000" w:rsidDel="00000000" w:rsidP="00000000" w:rsidRDefault="00000000" w:rsidRPr="00000000" w14:paraId="00000C4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enough.</w:t>
      </w:r>
    </w:p>
    <w:p w:rsidR="00000000" w:rsidDel="00000000" w:rsidP="00000000" w:rsidRDefault="00000000" w:rsidRPr="00000000" w14:paraId="00000C4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 (CONT'D)</w:t>
      </w:r>
      <w:r w:rsidDel="00000000" w:rsidR="00000000" w:rsidRPr="00000000">
        <w:rPr>
          <w:rFonts w:ascii="Courier" w:cs="Courier" w:eastAsia="Courier" w:hAnsi="Courier"/>
          <w:sz w:val="24"/>
          <w:szCs w:val="24"/>
          <w:rtl w:val="0"/>
        </w:rPr>
        <w:br w:type="textWrapping"/>
        <w:t xml:space="preserve">Okay naman?</w:t>
      </w:r>
    </w:p>
    <w:p w:rsidR="00000000" w:rsidDel="00000000" w:rsidP="00000000" w:rsidRDefault="00000000" w:rsidRPr="00000000" w14:paraId="00000C44">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Uh...</w:t>
      </w:r>
    </w:p>
    <w:p w:rsidR="00000000" w:rsidDel="00000000" w:rsidP="00000000" w:rsidRDefault="00000000" w:rsidRPr="00000000" w14:paraId="00000C45">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looked at her mom and tried to shrug and deflect the situation.)</w:t>
      </w:r>
    </w:p>
    <w:p w:rsidR="00000000" w:rsidDel="00000000" w:rsidP="00000000" w:rsidRDefault="00000000" w:rsidRPr="00000000" w14:paraId="00000C46">
      <w:pPr>
        <w:spacing w:after="240" w:before="240" w:lineRule="auto"/>
        <w:jc w:val="center"/>
        <w:rPr>
          <w:rFonts w:ascii="Courier" w:cs="Courier" w:eastAsia="Courier" w:hAnsi="Courier"/>
          <w:color w:val="e69138"/>
          <w:sz w:val="24"/>
          <w:szCs w:val="24"/>
          <w:shd w:fill="fce5cd" w:val="clear"/>
        </w:rPr>
      </w:pPr>
      <w:r w:rsidDel="00000000" w:rsidR="00000000" w:rsidRPr="00000000">
        <w:rPr>
          <w:rFonts w:ascii="Courier" w:cs="Courier" w:eastAsia="Courier" w:hAnsi="Courier"/>
          <w:b w:val="1"/>
          <w:bCs w:val="1"/>
          <w:color w:val="e69138"/>
          <w:sz w:val="24"/>
          <w:szCs w:val="24"/>
          <w:shd w:fill="fce5cd" w:val="clear"/>
          <w:rtl w:val="0"/>
        </w:rPr>
        <w:t xml:space="preserve">MAYA (CONT'D)</w:t>
      </w:r>
      <w:r w:rsidDel="00000000" w:rsidR="00000000" w:rsidRPr="00000000">
        <w:rPr>
          <w:rFonts w:ascii="Courier" w:cs="Courier" w:eastAsia="Courier" w:hAnsi="Courier"/>
          <w:color w:val="e69138"/>
          <w:sz w:val="24"/>
          <w:szCs w:val="24"/>
          <w:shd w:fill="fce5cd" w:val="clear"/>
          <w:rtl w:val="0"/>
        </w:rPr>
        <w:br w:type="textWrapping"/>
        <w:t xml:space="preserve">Yes po Ma okay na..teka lng po may announcement lang sa isang subject ko.Gawin ko lang toh muna. </w:t>
      </w:r>
    </w:p>
    <w:p w:rsidR="00000000" w:rsidDel="00000000" w:rsidP="00000000" w:rsidRDefault="00000000" w:rsidRPr="00000000" w14:paraId="00000C47">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(Jennifer nods.)</w:t>
      </w:r>
    </w:p>
    <w:p w:rsidR="00000000" w:rsidDel="00000000" w:rsidP="00000000" w:rsidRDefault="00000000" w:rsidRPr="00000000" w14:paraId="00000C48">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Not fully convinced.</w:t>
      </w:r>
    </w:p>
    <w:p w:rsidR="00000000" w:rsidDel="00000000" w:rsidP="00000000" w:rsidRDefault="00000000" w:rsidRPr="00000000" w14:paraId="00000C49">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JENNIFER</w:t>
      </w:r>
      <w:r w:rsidDel="00000000" w:rsidR="00000000" w:rsidRPr="00000000">
        <w:rPr>
          <w:rFonts w:ascii="Courier" w:cs="Courier" w:eastAsia="Courier" w:hAnsi="Courier"/>
          <w:color w:val="e69138"/>
          <w:sz w:val="24"/>
          <w:szCs w:val="24"/>
          <w:rtl w:val="0"/>
        </w:rPr>
        <w:br w:type="textWrapping"/>
        <w:t xml:space="preserve">You better.</w:t>
      </w:r>
    </w:p>
    <w:p w:rsidR="00000000" w:rsidDel="00000000" w:rsidP="00000000" w:rsidRDefault="00000000" w:rsidRPr="00000000" w14:paraId="00000C4A">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RICARDO</w:t>
      </w:r>
      <w:r w:rsidDel="00000000" w:rsidR="00000000" w:rsidRPr="00000000">
        <w:rPr>
          <w:rFonts w:ascii="Courier" w:cs="Courier" w:eastAsia="Courier" w:hAnsi="Courier"/>
          <w:color w:val="e69138"/>
          <w:sz w:val="24"/>
          <w:szCs w:val="24"/>
          <w:rtl w:val="0"/>
        </w:rPr>
        <w:br w:type="textWrapping"/>
        <w:t xml:space="preserve">Jen.</w:t>
      </w:r>
    </w:p>
    <w:p w:rsidR="00000000" w:rsidDel="00000000" w:rsidP="00000000" w:rsidRDefault="00000000" w:rsidRPr="00000000" w14:paraId="00000C4B">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(Jennifer sighs.)</w:t>
      </w:r>
    </w:p>
    <w:p w:rsidR="00000000" w:rsidDel="00000000" w:rsidP="00000000" w:rsidRDefault="00000000" w:rsidRPr="00000000" w14:paraId="00000C4C">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JENNIFER</w:t>
      </w:r>
      <w:r w:rsidDel="00000000" w:rsidR="00000000" w:rsidRPr="00000000">
        <w:rPr>
          <w:rFonts w:ascii="Courier" w:cs="Courier" w:eastAsia="Courier" w:hAnsi="Courier"/>
          <w:color w:val="e69138"/>
          <w:sz w:val="24"/>
          <w:szCs w:val="24"/>
          <w:rtl w:val="0"/>
        </w:rPr>
        <w:br w:type="textWrapping"/>
        <w:t xml:space="preserve">I'm just worried.</w:t>
      </w:r>
    </w:p>
    <w:p w:rsidR="00000000" w:rsidDel="00000000" w:rsidP="00000000" w:rsidRDefault="00000000" w:rsidRPr="00000000" w14:paraId="00000C4D">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I know.</w:t>
      </w:r>
    </w:p>
    <w:p w:rsidR="00000000" w:rsidDel="00000000" w:rsidP="00000000" w:rsidRDefault="00000000" w:rsidRPr="00000000" w14:paraId="00000C4E">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conversation moves on.</w:t>
      </w:r>
    </w:p>
    <w:p w:rsidR="00000000" w:rsidDel="00000000" w:rsidP="00000000" w:rsidRDefault="00000000" w:rsidRPr="00000000" w14:paraId="00000C4F">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But Maya barely hears it.</w:t>
      </w:r>
    </w:p>
    <w:p w:rsidR="00000000" w:rsidDel="00000000" w:rsidP="00000000" w:rsidRDefault="00000000" w:rsidRPr="00000000" w14:paraId="00000C50">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Her thoughts are louder but she cares not to voice them.</w:t>
      </w:r>
    </w:p>
    <w:p w:rsidR="00000000" w:rsidDel="00000000" w:rsidP="00000000" w:rsidRDefault="00000000" w:rsidRPr="00000000" w14:paraId="00000C51">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Everyone keeps asking about her future.</w:t>
      </w:r>
    </w:p>
    <w:p w:rsidR="00000000" w:rsidDel="00000000" w:rsidP="00000000" w:rsidRDefault="00000000" w:rsidRPr="00000000" w14:paraId="00000C52">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truth is…</w:t>
      </w:r>
    </w:p>
    <w:p w:rsidR="00000000" w:rsidDel="00000000" w:rsidP="00000000" w:rsidRDefault="00000000" w:rsidRPr="00000000" w14:paraId="00000C53">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doesn't even know if she's on the right path.</w:t>
      </w:r>
    </w:p>
    <w:p w:rsidR="00000000" w:rsidDel="00000000" w:rsidP="00000000" w:rsidRDefault="00000000" w:rsidRPr="00000000" w14:paraId="00000C54">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OUT.</w:t>
      </w:r>
    </w:p>
    <w:p w:rsidR="00000000" w:rsidDel="00000000" w:rsidP="00000000" w:rsidRDefault="00000000" w:rsidRPr="00000000" w14:paraId="00000C55">
      <w:pPr>
        <w:pStyle w:val="Heading3"/>
        <w:keepNext w:val="0"/>
        <w:keepLines w:val="0"/>
        <w:spacing w:before="280" w:lineRule="auto"/>
        <w:rPr>
          <w:rFonts w:ascii="Courier" w:cs="Courier" w:eastAsia="Courier" w:hAnsi="Courier"/>
          <w:b w:val="1"/>
          <w:bCs w:val="1"/>
          <w:color w:val="000000"/>
          <w:sz w:val="26"/>
          <w:szCs w:val="26"/>
        </w:rPr>
      </w:pPr>
      <w:bookmarkStart w:colFirst="0" w:colLast="0" w:name="_nxt5lex0bv0v" w:id="76"/>
      <w:bookmarkEnd w:id="76"/>
      <w:r w:rsidDel="00000000" w:rsidR="00000000" w:rsidRPr="00000000">
        <w:rPr>
          <w:rFonts w:ascii="Courier" w:cs="Courier" w:eastAsia="Courier" w:hAnsi="Courier"/>
          <w:b w:val="1"/>
          <w:bCs w:val="1"/>
          <w:color w:val="000000"/>
          <w:sz w:val="26"/>
          <w:szCs w:val="26"/>
          <w:rtl w:val="0"/>
        </w:rPr>
        <w:t xml:space="preserve">MONTAGE - PASSAGE OF TIME</w:t>
      </w:r>
    </w:p>
    <w:p w:rsidR="00000000" w:rsidDel="00000000" w:rsidP="00000000" w:rsidRDefault="00000000" w:rsidRPr="00000000" w14:paraId="00000C5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School projects pile up.</w:t>
      </w:r>
    </w:p>
    <w:p w:rsidR="00000000" w:rsidDel="00000000" w:rsidP="00000000" w:rsidRDefault="00000000" w:rsidRPr="00000000" w14:paraId="00000C5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studies late at night.</w:t>
      </w:r>
    </w:p>
    <w:p w:rsidR="00000000" w:rsidDel="00000000" w:rsidP="00000000" w:rsidRDefault="00000000" w:rsidRPr="00000000" w14:paraId="00000C5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Calendar pages turn.</w:t>
      </w:r>
    </w:p>
    <w:p w:rsidR="00000000" w:rsidDel="00000000" w:rsidP="00000000" w:rsidRDefault="00000000" w:rsidRPr="00000000" w14:paraId="00000C5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Deadlines approach.</w:t>
      </w:r>
    </w:p>
    <w:p w:rsidR="00000000" w:rsidDel="00000000" w:rsidP="00000000" w:rsidRDefault="00000000" w:rsidRPr="00000000" w14:paraId="00000C5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stares at unfinished notes.</w:t>
      </w:r>
    </w:p>
    <w:p w:rsidR="00000000" w:rsidDel="00000000" w:rsidP="00000000" w:rsidRDefault="00000000" w:rsidRPr="00000000" w14:paraId="00000C5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sends encouraging messages.</w:t>
      </w:r>
    </w:p>
    <w:p w:rsidR="00000000" w:rsidDel="00000000" w:rsidP="00000000" w:rsidRDefault="00000000" w:rsidRPr="00000000" w14:paraId="00000C5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continues smiling whenever her parents ask if she's okay.</w:t>
      </w:r>
    </w:p>
    <w:p w:rsidR="00000000" w:rsidDel="00000000" w:rsidP="00000000" w:rsidRDefault="00000000" w:rsidRPr="00000000" w14:paraId="00000C5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Even when she isn't.</w:t>
      </w:r>
    </w:p>
    <w:p w:rsidR="00000000" w:rsidDel="00000000" w:rsidP="00000000" w:rsidRDefault="00000000" w:rsidRPr="00000000" w14:paraId="00000C5E">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OUT.</w:t>
      </w:r>
    </w:p>
    <w:p w:rsidR="00000000" w:rsidDel="00000000" w:rsidP="00000000" w:rsidRDefault="00000000" w:rsidRPr="00000000" w14:paraId="00000C5F">
      <w:pPr>
        <w:pStyle w:val="Heading3"/>
        <w:keepNext w:val="0"/>
        <w:keepLines w:val="0"/>
        <w:spacing w:before="280" w:lineRule="auto"/>
        <w:rPr>
          <w:rFonts w:ascii="Courier" w:cs="Courier" w:eastAsia="Courier" w:hAnsi="Courier"/>
          <w:b w:val="1"/>
          <w:bCs w:val="1"/>
          <w:color w:val="000000"/>
          <w:sz w:val="26"/>
          <w:szCs w:val="26"/>
        </w:rPr>
      </w:pPr>
      <w:bookmarkStart w:colFirst="0" w:colLast="0" w:name="_gsp2s16miqp8" w:id="77"/>
      <w:bookmarkEnd w:id="77"/>
      <w:r w:rsidDel="00000000" w:rsidR="00000000" w:rsidRPr="00000000">
        <w:rPr>
          <w:rFonts w:ascii="Courier" w:cs="Courier" w:eastAsia="Courier" w:hAnsi="Courier"/>
          <w:b w:val="1"/>
          <w:bCs w:val="1"/>
          <w:color w:val="000000"/>
          <w:sz w:val="26"/>
          <w:szCs w:val="26"/>
          <w:rtl w:val="0"/>
        </w:rPr>
        <w:t xml:space="preserve">INT. ILAGAN HOUSE - BREAKFAST TABLE - MORNING</w:t>
      </w:r>
    </w:p>
    <w:p w:rsidR="00000000" w:rsidDel="00000000" w:rsidP="00000000" w:rsidRDefault="00000000" w:rsidRPr="00000000" w14:paraId="00000C6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Exam day.</w:t>
      </w:r>
    </w:p>
    <w:p w:rsidR="00000000" w:rsidDel="00000000" w:rsidP="00000000" w:rsidRDefault="00000000" w:rsidRPr="00000000" w14:paraId="00000C6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family eats breakfast together.</w:t>
      </w:r>
    </w:p>
    <w:p w:rsidR="00000000" w:rsidDel="00000000" w:rsidP="00000000" w:rsidRDefault="00000000" w:rsidRPr="00000000" w14:paraId="00000C6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scrolls through messages.</w:t>
      </w:r>
    </w:p>
    <w:p w:rsidR="00000000" w:rsidDel="00000000" w:rsidP="00000000" w:rsidRDefault="00000000" w:rsidRPr="00000000" w14:paraId="00000C6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notification appears.</w:t>
      </w:r>
    </w:p>
    <w:p w:rsidR="00000000" w:rsidDel="00000000" w:rsidP="00000000" w:rsidRDefault="00000000" w:rsidRPr="00000000" w14:paraId="00000C6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"Good luck sa exam later."</w:t>
      </w:r>
    </w:p>
    <w:p w:rsidR="00000000" w:rsidDel="00000000" w:rsidP="00000000" w:rsidRDefault="00000000" w:rsidRPr="00000000" w14:paraId="00000C6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smiles and begins typing.)</w:t>
      </w:r>
    </w:p>
    <w:p w:rsidR="00000000" w:rsidDel="00000000" w:rsidP="00000000" w:rsidRDefault="00000000" w:rsidRPr="00000000" w14:paraId="00000C6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notices immediately.</w:t>
      </w:r>
    </w:p>
    <w:p w:rsidR="00000000" w:rsidDel="00000000" w:rsidP="00000000" w:rsidRDefault="00000000" w:rsidRPr="00000000" w14:paraId="00000C6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Maya.</w:t>
      </w:r>
    </w:p>
    <w:p w:rsidR="00000000" w:rsidDel="00000000" w:rsidP="00000000" w:rsidRDefault="00000000" w:rsidRPr="00000000" w14:paraId="00000C6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response.</w:t>
      </w:r>
    </w:p>
    <w:p w:rsidR="00000000" w:rsidDel="00000000" w:rsidP="00000000" w:rsidRDefault="00000000" w:rsidRPr="00000000" w14:paraId="00000C6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 (CONT'D)</w:t>
      </w:r>
      <w:r w:rsidDel="00000000" w:rsidR="00000000" w:rsidRPr="00000000">
        <w:rPr>
          <w:rFonts w:ascii="Courier" w:cs="Courier" w:eastAsia="Courier" w:hAnsi="Courier"/>
          <w:sz w:val="24"/>
          <w:szCs w:val="24"/>
          <w:rtl w:val="0"/>
        </w:rPr>
        <w:br w:type="textWrapping"/>
        <w:t xml:space="preserve">Maya.</w:t>
      </w:r>
    </w:p>
    <w:p w:rsidR="00000000" w:rsidDel="00000000" w:rsidP="00000000" w:rsidRDefault="00000000" w:rsidRPr="00000000" w14:paraId="00000C6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Po?</w:t>
      </w:r>
    </w:p>
    <w:p w:rsidR="00000000" w:rsidDel="00000000" w:rsidP="00000000" w:rsidRDefault="00000000" w:rsidRPr="00000000" w14:paraId="00000C6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Phone na naman habang kumakain.</w:t>
      </w:r>
    </w:p>
    <w:p w:rsidR="00000000" w:rsidDel="00000000" w:rsidP="00000000" w:rsidRDefault="00000000" w:rsidRPr="00000000" w14:paraId="00000C6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immediately looks guilty.)</w:t>
      </w:r>
    </w:p>
    <w:p w:rsidR="00000000" w:rsidDel="00000000" w:rsidP="00000000" w:rsidRDefault="00000000" w:rsidRPr="00000000" w14:paraId="00000C6D">
      <w:pPr>
        <w:spacing w:after="240" w:before="240" w:lineRule="auto"/>
        <w:jc w:val="center"/>
        <w:rPr>
          <w:rFonts w:ascii="Courier" w:cs="Courier" w:eastAsia="Courier" w:hAnsi="Courier"/>
          <w:color w:val="e69138"/>
          <w:sz w:val="24"/>
          <w:szCs w:val="24"/>
          <w:shd w:fill="fce5cd" w:val="clear"/>
        </w:rPr>
      </w:pPr>
      <w:r w:rsidDel="00000000" w:rsidR="00000000" w:rsidRPr="00000000">
        <w:rPr>
          <w:rFonts w:ascii="Courier" w:cs="Courier" w:eastAsia="Courier" w:hAnsi="Courier"/>
          <w:b w:val="1"/>
          <w:bCs w:val="1"/>
          <w:color w:val="e69138"/>
          <w:sz w:val="24"/>
          <w:szCs w:val="24"/>
          <w:shd w:fill="fce5cd" w:val="clear"/>
          <w:rtl w:val="0"/>
        </w:rPr>
        <w:t xml:space="preserve">MAYA</w:t>
      </w:r>
      <w:r w:rsidDel="00000000" w:rsidR="00000000" w:rsidRPr="00000000">
        <w:rPr>
          <w:rFonts w:ascii="Courier" w:cs="Courier" w:eastAsia="Courier" w:hAnsi="Courier"/>
          <w:color w:val="e69138"/>
          <w:sz w:val="24"/>
          <w:szCs w:val="24"/>
          <w:shd w:fill="fce5cd" w:val="clear"/>
          <w:rtl w:val="0"/>
        </w:rPr>
        <w:br w:type="textWrapping"/>
        <w:t xml:space="preserve">Sorry Ma... Ethan is just asking about a class project we’ll have. I’ll put this away na. </w:t>
      </w:r>
    </w:p>
    <w:p w:rsidR="00000000" w:rsidDel="00000000" w:rsidP="00000000" w:rsidRDefault="00000000" w:rsidRPr="00000000" w14:paraId="00000C6E">
      <w:pPr>
        <w:spacing w:after="240" w:before="240" w:lineRule="auto"/>
        <w:jc w:val="center"/>
        <w:rPr>
          <w:rFonts w:ascii="Courier" w:cs="Courier" w:eastAsia="Courier" w:hAnsi="Courier"/>
          <w:color w:val="e69138"/>
          <w:sz w:val="24"/>
          <w:szCs w:val="24"/>
          <w:shd w:fill="fce5cd" w:val="clear"/>
        </w:rPr>
      </w:pPr>
      <w:r w:rsidDel="00000000" w:rsidR="00000000" w:rsidRPr="00000000">
        <w:rPr>
          <w:rFonts w:ascii="Courier" w:cs="Courier" w:eastAsia="Courier" w:hAnsi="Courier"/>
          <w:color w:val="e69138"/>
          <w:sz w:val="24"/>
          <w:szCs w:val="24"/>
          <w:shd w:fill="fce5cd" w:val="clear"/>
          <w:rtl w:val="0"/>
        </w:rPr>
        <w:t xml:space="preserve">(Jennifer crosses her arms.)</w:t>
      </w:r>
    </w:p>
    <w:p w:rsidR="00000000" w:rsidDel="00000000" w:rsidP="00000000" w:rsidRDefault="00000000" w:rsidRPr="00000000" w14:paraId="00000C6F">
      <w:pPr>
        <w:spacing w:after="240" w:before="240" w:lineRule="auto"/>
        <w:rPr>
          <w:rFonts w:ascii="Courier" w:cs="Courier" w:eastAsia="Courier" w:hAnsi="Courier"/>
          <w:color w:val="e69138"/>
          <w:sz w:val="24"/>
          <w:szCs w:val="24"/>
          <w:shd w:fill="fce5cd" w:val="clear"/>
        </w:rPr>
      </w:pPr>
      <w:r w:rsidDel="00000000" w:rsidR="00000000" w:rsidRPr="00000000">
        <w:rPr>
          <w:rFonts w:ascii="Courier" w:cs="Courier" w:eastAsia="Courier" w:hAnsi="Courier"/>
          <w:color w:val="e69138"/>
          <w:sz w:val="24"/>
          <w:szCs w:val="24"/>
          <w:shd w:fill="fce5cd" w:val="clear"/>
          <w:rtl w:val="0"/>
        </w:rPr>
        <w:t xml:space="preserve">Jennifer remains unconvinced.</w:t>
      </w:r>
    </w:p>
    <w:p w:rsidR="00000000" w:rsidDel="00000000" w:rsidP="00000000" w:rsidRDefault="00000000" w:rsidRPr="00000000" w14:paraId="00000C70">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JENNIFER</w:t>
      </w:r>
      <w:r w:rsidDel="00000000" w:rsidR="00000000" w:rsidRPr="00000000">
        <w:rPr>
          <w:rFonts w:ascii="Courier" w:cs="Courier" w:eastAsia="Courier" w:hAnsi="Courier"/>
          <w:color w:val="e69138"/>
          <w:sz w:val="24"/>
          <w:szCs w:val="24"/>
          <w:rtl w:val="0"/>
        </w:rPr>
        <w:br w:type="textWrapping"/>
        <w:t xml:space="preserve">You should focus more on what's in front of you. Do you think Ethan does this to his mom? Hindi diba?</w:t>
      </w:r>
    </w:p>
    <w:p w:rsidR="00000000" w:rsidDel="00000000" w:rsidP="00000000" w:rsidRDefault="00000000" w:rsidRPr="00000000" w14:paraId="00000C71">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An awkward silence follows.</w:t>
      </w:r>
    </w:p>
    <w:p w:rsidR="00000000" w:rsidDel="00000000" w:rsidP="00000000" w:rsidRDefault="00000000" w:rsidRPr="00000000" w14:paraId="00000C72">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Ricardo sternly clears his throat</w:t>
      </w:r>
    </w:p>
    <w:p w:rsidR="00000000" w:rsidDel="00000000" w:rsidP="00000000" w:rsidRDefault="00000000" w:rsidRPr="00000000" w14:paraId="00000C73">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(Ricardo notices Maya tense up and immediately places her phone in her pocket.)</w:t>
      </w:r>
    </w:p>
    <w:p w:rsidR="00000000" w:rsidDel="00000000" w:rsidP="00000000" w:rsidRDefault="00000000" w:rsidRPr="00000000" w14:paraId="00000C74">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RICARDO</w:t>
      </w:r>
      <w:r w:rsidDel="00000000" w:rsidR="00000000" w:rsidRPr="00000000">
        <w:rPr>
          <w:rFonts w:ascii="Courier" w:cs="Courier" w:eastAsia="Courier" w:hAnsi="Courier"/>
          <w:color w:val="e69138"/>
          <w:sz w:val="24"/>
          <w:szCs w:val="24"/>
          <w:rtl w:val="0"/>
        </w:rPr>
        <w:br w:type="textWrapping"/>
        <w:t xml:space="preserve">Jen.</w:t>
      </w:r>
    </w:p>
    <w:p w:rsidR="00000000" w:rsidDel="00000000" w:rsidP="00000000" w:rsidRDefault="00000000" w:rsidRPr="00000000" w14:paraId="00000C75">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(Jennifer looks at him.)</w:t>
      </w:r>
    </w:p>
    <w:p w:rsidR="00000000" w:rsidDel="00000000" w:rsidP="00000000" w:rsidRDefault="00000000" w:rsidRPr="00000000" w14:paraId="00000C76">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RICARDO (CONT'D)</w:t>
      </w:r>
      <w:r w:rsidDel="00000000" w:rsidR="00000000" w:rsidRPr="00000000">
        <w:rPr>
          <w:rFonts w:ascii="Courier" w:cs="Courier" w:eastAsia="Courier" w:hAnsi="Courier"/>
          <w:color w:val="e69138"/>
          <w:sz w:val="24"/>
          <w:szCs w:val="24"/>
          <w:rtl w:val="0"/>
        </w:rPr>
        <w:br w:type="textWrapping"/>
        <w:t xml:space="preserve">Hayaan mo na.</w:t>
      </w:r>
    </w:p>
    <w:p w:rsidR="00000000" w:rsidDel="00000000" w:rsidP="00000000" w:rsidRDefault="00000000" w:rsidRPr="00000000" w14:paraId="00000C77">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(Jennifer sighs.)</w:t>
      </w:r>
    </w:p>
    <w:p w:rsidR="00000000" w:rsidDel="00000000" w:rsidP="00000000" w:rsidRDefault="00000000" w:rsidRPr="00000000" w14:paraId="00000C78">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RICARDO (CONT'D)</w:t>
      </w:r>
      <w:r w:rsidDel="00000000" w:rsidR="00000000" w:rsidRPr="00000000">
        <w:rPr>
          <w:rFonts w:ascii="Courier" w:cs="Courier" w:eastAsia="Courier" w:hAnsi="Courier"/>
          <w:color w:val="e69138"/>
          <w:sz w:val="24"/>
          <w:szCs w:val="24"/>
          <w:rtl w:val="0"/>
        </w:rPr>
        <w:br w:type="textWrapping"/>
        <w:t xml:space="preserve">Exam day naman niya.</w:t>
      </w:r>
    </w:p>
    <w:p w:rsidR="00000000" w:rsidDel="00000000" w:rsidP="00000000" w:rsidRDefault="00000000" w:rsidRPr="00000000" w14:paraId="00000C79">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(Ricardo gives Maya a reassuring smile.)</w:t>
      </w:r>
    </w:p>
    <w:p w:rsidR="00000000" w:rsidDel="00000000" w:rsidP="00000000" w:rsidRDefault="00000000" w:rsidRPr="00000000" w14:paraId="00000C7A">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RICARDO (CONT'D)</w:t>
      </w:r>
      <w:r w:rsidDel="00000000" w:rsidR="00000000" w:rsidRPr="00000000">
        <w:rPr>
          <w:rFonts w:ascii="Courier" w:cs="Courier" w:eastAsia="Courier" w:hAnsi="Courier"/>
          <w:color w:val="e69138"/>
          <w:sz w:val="24"/>
          <w:szCs w:val="24"/>
          <w:rtl w:val="0"/>
        </w:rPr>
        <w:br w:type="textWrapping"/>
        <w:t xml:space="preserve">Good luck later.</w:t>
      </w:r>
    </w:p>
    <w:p w:rsidR="00000000" w:rsidDel="00000000" w:rsidP="00000000" w:rsidRDefault="00000000" w:rsidRPr="00000000" w14:paraId="00000C7B">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half smiles but looks down.)</w:t>
      </w:r>
    </w:p>
    <w:p w:rsidR="00000000" w:rsidDel="00000000" w:rsidP="00000000" w:rsidRDefault="00000000" w:rsidRPr="00000000" w14:paraId="00000C7C">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chokes down  her remaining food in silence..</w:t>
      </w:r>
    </w:p>
    <w:p w:rsidR="00000000" w:rsidDel="00000000" w:rsidP="00000000" w:rsidRDefault="00000000" w:rsidRPr="00000000" w14:paraId="00000C7D">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Thanks, Ma,Pa.Alis na po ako</w:t>
      </w:r>
    </w:p>
    <w:p w:rsidR="00000000" w:rsidDel="00000000" w:rsidP="00000000" w:rsidRDefault="00000000" w:rsidRPr="00000000" w14:paraId="00000C7E">
      <w:pPr>
        <w:spacing w:after="240" w:before="240" w:lineRule="auto"/>
        <w:jc w:val="right"/>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CUT TO:</w:t>
      </w:r>
    </w:p>
    <w:p w:rsidR="00000000" w:rsidDel="00000000" w:rsidP="00000000" w:rsidRDefault="00000000" w:rsidRPr="00000000" w14:paraId="00000C7F">
      <w:pPr>
        <w:pStyle w:val="Heading3"/>
        <w:keepNext w:val="0"/>
        <w:keepLines w:val="0"/>
        <w:spacing w:before="280" w:lineRule="auto"/>
        <w:rPr>
          <w:rFonts w:ascii="Courier" w:cs="Courier" w:eastAsia="Courier" w:hAnsi="Courier"/>
          <w:b w:val="1"/>
          <w:bCs w:val="1"/>
          <w:color w:val="e69138"/>
          <w:sz w:val="26"/>
          <w:szCs w:val="26"/>
        </w:rPr>
      </w:pPr>
      <w:bookmarkStart w:colFirst="0" w:colLast="0" w:name="_f2zy2ou822um" w:id="78"/>
      <w:bookmarkEnd w:id="78"/>
      <w:r w:rsidDel="00000000" w:rsidR="00000000" w:rsidRPr="00000000">
        <w:rPr>
          <w:rFonts w:ascii="Courier" w:cs="Courier" w:eastAsia="Courier" w:hAnsi="Courier"/>
          <w:b w:val="1"/>
          <w:bCs w:val="1"/>
          <w:color w:val="e69138"/>
          <w:sz w:val="26"/>
          <w:szCs w:val="26"/>
          <w:rtl w:val="0"/>
        </w:rPr>
        <w:t xml:space="preserve">EXT. ILAGAN HOUSE - MORNING</w:t>
      </w:r>
    </w:p>
    <w:p w:rsidR="00000000" w:rsidDel="00000000" w:rsidP="00000000" w:rsidRDefault="00000000" w:rsidRPr="00000000" w14:paraId="00000C80">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exits the house.</w:t>
      </w:r>
    </w:p>
    <w:p w:rsidR="00000000" w:rsidDel="00000000" w:rsidP="00000000" w:rsidRDefault="00000000" w:rsidRPr="00000000" w14:paraId="00000C81">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adjusts her backpack.</w:t>
      </w:r>
    </w:p>
    <w:p w:rsidR="00000000" w:rsidDel="00000000" w:rsidP="00000000" w:rsidRDefault="00000000" w:rsidRPr="00000000" w14:paraId="00000C82">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Takes a deep breath.</w:t>
      </w:r>
    </w:p>
    <w:p w:rsidR="00000000" w:rsidDel="00000000" w:rsidP="00000000" w:rsidRDefault="00000000" w:rsidRPr="00000000" w14:paraId="00000C83">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And begins running towards the jeepneys.</w:t>
      </w:r>
    </w:p>
    <w:p w:rsidR="00000000" w:rsidDel="00000000" w:rsidP="00000000" w:rsidRDefault="00000000" w:rsidRPr="00000000" w14:paraId="00000C84">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She’s almost late and she needs to hurry to make it to class.</w:t>
        <w:br w:type="textWrapping"/>
      </w:r>
    </w:p>
    <w:p w:rsidR="00000000" w:rsidDel="00000000" w:rsidP="00000000" w:rsidRDefault="00000000" w:rsidRPr="00000000" w14:paraId="00000C85">
      <w:pPr>
        <w:spacing w:after="240" w:before="240" w:lineRule="auto"/>
        <w:jc w:val="right"/>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CUT TO:</w:t>
      </w:r>
    </w:p>
    <w:p w:rsidR="00000000" w:rsidDel="00000000" w:rsidP="00000000" w:rsidRDefault="00000000" w:rsidRPr="00000000" w14:paraId="00000C86">
      <w:pPr>
        <w:spacing w:after="240" w:before="240" w:lineRule="auto"/>
        <w:jc w:val="right"/>
        <w:rPr>
          <w:rFonts w:ascii="Courier" w:cs="Courier" w:eastAsia="Courier" w:hAnsi="Courier"/>
          <w:color w:val="e69138"/>
          <w:sz w:val="24"/>
          <w:szCs w:val="24"/>
        </w:rPr>
      </w:pPr>
      <w:r w:rsidDel="00000000" w:rsidR="00000000" w:rsidRPr="00000000">
        <w:rPr>
          <w:rtl w:val="0"/>
        </w:rPr>
      </w:r>
    </w:p>
    <w:p w:rsidR="00000000" w:rsidDel="00000000" w:rsidP="00000000" w:rsidRDefault="00000000" w:rsidRPr="00000000" w14:paraId="00000C87">
      <w:pPr>
        <w:pStyle w:val="Heading3"/>
        <w:keepNext w:val="0"/>
        <w:keepLines w:val="0"/>
        <w:spacing w:before="280" w:lineRule="auto"/>
        <w:rPr>
          <w:rFonts w:ascii="Courier" w:cs="Courier" w:eastAsia="Courier" w:hAnsi="Courier"/>
          <w:b w:val="1"/>
          <w:bCs w:val="1"/>
          <w:color w:val="e69138"/>
          <w:sz w:val="26"/>
          <w:szCs w:val="26"/>
        </w:rPr>
      </w:pPr>
      <w:bookmarkStart w:colFirst="0" w:colLast="0" w:name="_6k19d1ettrns" w:id="79"/>
      <w:bookmarkEnd w:id="79"/>
      <w:r w:rsidDel="00000000" w:rsidR="00000000" w:rsidRPr="00000000">
        <w:rPr>
          <w:rFonts w:ascii="Courier" w:cs="Courier" w:eastAsia="Courier" w:hAnsi="Courier"/>
          <w:b w:val="1"/>
          <w:bCs w:val="1"/>
          <w:color w:val="e69138"/>
          <w:sz w:val="26"/>
          <w:szCs w:val="26"/>
          <w:rtl w:val="0"/>
        </w:rPr>
        <w:t xml:space="preserve">EXT. CITY STREETS - COMMUTE MONTAGE - MORNING</w:t>
      </w:r>
    </w:p>
    <w:p w:rsidR="00000000" w:rsidDel="00000000" w:rsidP="00000000" w:rsidRDefault="00000000" w:rsidRPr="00000000" w14:paraId="00000C88">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Jeepneys passing.</w:t>
      </w:r>
    </w:p>
    <w:p w:rsidR="00000000" w:rsidDel="00000000" w:rsidP="00000000" w:rsidRDefault="00000000" w:rsidRPr="00000000" w14:paraId="00000C89">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Students rushing.</w:t>
      </w:r>
    </w:p>
    <w:p w:rsidR="00000000" w:rsidDel="00000000" w:rsidP="00000000" w:rsidRDefault="00000000" w:rsidRPr="00000000" w14:paraId="00000C8A">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Cars filling intersections.</w:t>
      </w:r>
    </w:p>
    <w:p w:rsidR="00000000" w:rsidDel="00000000" w:rsidP="00000000" w:rsidRDefault="00000000" w:rsidRPr="00000000" w14:paraId="00000C8B">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reviewing flashcards during the commute.</w:t>
      </w:r>
    </w:p>
    <w:p w:rsidR="00000000" w:rsidDel="00000000" w:rsidP="00000000" w:rsidRDefault="00000000" w:rsidRPr="00000000" w14:paraId="00000C8C">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Her phone buzzes.</w:t>
      </w:r>
    </w:p>
    <w:p w:rsidR="00000000" w:rsidDel="00000000" w:rsidP="00000000" w:rsidRDefault="00000000" w:rsidRPr="00000000" w14:paraId="00000C8D">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ETHAN:</w:t>
      </w:r>
      <w:r w:rsidDel="00000000" w:rsidR="00000000" w:rsidRPr="00000000">
        <w:rPr>
          <w:rFonts w:ascii="Courier" w:cs="Courier" w:eastAsia="Courier" w:hAnsi="Courier"/>
          <w:color w:val="e69138"/>
          <w:sz w:val="24"/>
          <w:szCs w:val="24"/>
          <w:rtl w:val="0"/>
        </w:rPr>
        <w:br w:type="textWrapping"/>
        <w:t xml:space="preserve">"Huy saan ka n?? Magsstart na ung quiz :(("</w:t>
      </w:r>
    </w:p>
    <w:p w:rsidR="00000000" w:rsidDel="00000000" w:rsidP="00000000" w:rsidRDefault="00000000" w:rsidRPr="00000000" w14:paraId="00000C8E">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is urgent and rushes even faster.)</w:t>
        <w:br w:type="textWrapping"/>
      </w:r>
    </w:p>
    <w:p w:rsidR="00000000" w:rsidDel="00000000" w:rsidP="00000000" w:rsidRDefault="00000000" w:rsidRPr="00000000" w14:paraId="00000C8F">
      <w:pPr>
        <w:spacing w:after="240" w:before="240" w:lineRule="auto"/>
        <w:jc w:val="right"/>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CUT TO:</w:t>
      </w:r>
    </w:p>
    <w:p w:rsidR="00000000" w:rsidDel="00000000" w:rsidP="00000000" w:rsidRDefault="00000000" w:rsidRPr="00000000" w14:paraId="00000C90">
      <w:pPr>
        <w:pStyle w:val="Heading3"/>
        <w:keepNext w:val="0"/>
        <w:keepLines w:val="0"/>
        <w:spacing w:before="280" w:lineRule="auto"/>
        <w:rPr>
          <w:rFonts w:ascii="Courier" w:cs="Courier" w:eastAsia="Courier" w:hAnsi="Courier"/>
          <w:b w:val="1"/>
          <w:bCs w:val="1"/>
          <w:color w:val="e69138"/>
          <w:sz w:val="26"/>
          <w:szCs w:val="26"/>
        </w:rPr>
      </w:pPr>
      <w:bookmarkStart w:colFirst="0" w:colLast="0" w:name="_qa3xzd98czwi" w:id="80"/>
      <w:bookmarkEnd w:id="80"/>
      <w:r w:rsidDel="00000000" w:rsidR="00000000" w:rsidRPr="00000000">
        <w:rPr>
          <w:rFonts w:ascii="Courier" w:cs="Courier" w:eastAsia="Courier" w:hAnsi="Courier"/>
          <w:b w:val="1"/>
          <w:bCs w:val="1"/>
          <w:color w:val="e69138"/>
          <w:sz w:val="26"/>
          <w:szCs w:val="26"/>
          <w:rtl w:val="0"/>
        </w:rPr>
        <w:t xml:space="preserve">EXT. UNIVERSITY CAMPUS - MORNING</w:t>
      </w:r>
    </w:p>
    <w:p w:rsidR="00000000" w:rsidDel="00000000" w:rsidP="00000000" w:rsidRDefault="00000000" w:rsidRPr="00000000" w14:paraId="00000C91">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enters campus.</w:t>
      </w:r>
    </w:p>
    <w:p w:rsidR="00000000" w:rsidDel="00000000" w:rsidP="00000000" w:rsidRDefault="00000000" w:rsidRPr="00000000" w14:paraId="00000C92">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Checks the time.</w:t>
      </w:r>
    </w:p>
    <w:p w:rsidR="00000000" w:rsidDel="00000000" w:rsidP="00000000" w:rsidRDefault="00000000" w:rsidRPr="00000000" w14:paraId="00000C93">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runs.</w:t>
      </w:r>
    </w:p>
    <w:p w:rsidR="00000000" w:rsidDel="00000000" w:rsidP="00000000" w:rsidRDefault="00000000" w:rsidRPr="00000000" w14:paraId="00000C94">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She’s late.</w:t>
      </w:r>
    </w:p>
    <w:p w:rsidR="00000000" w:rsidDel="00000000" w:rsidP="00000000" w:rsidRDefault="00000000" w:rsidRPr="00000000" w14:paraId="00000C95">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(Panic arises.)</w:t>
      </w:r>
    </w:p>
    <w:p w:rsidR="00000000" w:rsidDel="00000000" w:rsidP="00000000" w:rsidRDefault="00000000" w:rsidRPr="00000000" w14:paraId="00000C96">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Oh no,aabutin ko pa ba? .</w:t>
      </w:r>
    </w:p>
    <w:p w:rsidR="00000000" w:rsidDel="00000000" w:rsidP="00000000" w:rsidRDefault="00000000" w:rsidRPr="00000000" w14:paraId="00000C97">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Things are about to go wrong.</w:t>
      </w:r>
    </w:p>
    <w:p w:rsidR="00000000" w:rsidDel="00000000" w:rsidP="00000000" w:rsidRDefault="00000000" w:rsidRPr="00000000" w14:paraId="00000C98">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Added delays.</w:t>
      </w:r>
    </w:p>
    <w:p w:rsidR="00000000" w:rsidDel="00000000" w:rsidP="00000000" w:rsidRDefault="00000000" w:rsidRPr="00000000" w14:paraId="00000C99">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Rushing.</w:t>
      </w:r>
    </w:p>
    <w:p w:rsidR="00000000" w:rsidDel="00000000" w:rsidP="00000000" w:rsidRDefault="00000000" w:rsidRPr="00000000" w14:paraId="00000C9A">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Full on </w:t>
      </w:r>
      <w:r w:rsidDel="00000000" w:rsidR="00000000" w:rsidRPr="00000000">
        <w:rPr>
          <w:rFonts w:ascii="Courier" w:cs="Courier" w:eastAsia="Courier" w:hAnsi="Courier"/>
          <w:color w:val="e69138"/>
          <w:sz w:val="24"/>
          <w:szCs w:val="24"/>
          <w:rtl w:val="0"/>
        </w:rPr>
        <w:t xml:space="preserve">panicking</w:t>
      </w:r>
      <w:r w:rsidDel="00000000" w:rsidR="00000000" w:rsidRPr="00000000">
        <w:rPr>
          <w:rFonts w:ascii="Courier" w:cs="Courier" w:eastAsia="Courier" w:hAnsi="Courier"/>
          <w:color w:val="e69138"/>
          <w:sz w:val="24"/>
          <w:szCs w:val="24"/>
          <w:rtl w:val="0"/>
        </w:rPr>
        <w:t xml:space="preserve">.</w:t>
      </w:r>
    </w:p>
    <w:p w:rsidR="00000000" w:rsidDel="00000000" w:rsidP="00000000" w:rsidRDefault="00000000" w:rsidRPr="00000000" w14:paraId="00000C9B">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Quick short breaths.</w:t>
      </w:r>
    </w:p>
    <w:p w:rsidR="00000000" w:rsidDel="00000000" w:rsidP="00000000" w:rsidRDefault="00000000" w:rsidRPr="00000000" w14:paraId="00000C9C">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No time to lose.</w:t>
      </w:r>
    </w:p>
    <w:p w:rsidR="00000000" w:rsidDel="00000000" w:rsidP="00000000" w:rsidRDefault="00000000" w:rsidRPr="00000000" w14:paraId="00000C9D">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heads toward the examination building.</w:t>
      </w:r>
    </w:p>
    <w:p w:rsidR="00000000" w:rsidDel="00000000" w:rsidP="00000000" w:rsidRDefault="00000000" w:rsidRPr="00000000" w14:paraId="00000C9E">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Determination fleeting quickly.</w:t>
      </w:r>
    </w:p>
    <w:p w:rsidR="00000000" w:rsidDel="00000000" w:rsidP="00000000" w:rsidRDefault="00000000" w:rsidRPr="00000000" w14:paraId="00000C9F">
      <w:pPr>
        <w:pStyle w:val="Heading3"/>
        <w:keepNext w:val="0"/>
        <w:keepLines w:val="0"/>
        <w:spacing w:before="280" w:lineRule="auto"/>
        <w:rPr>
          <w:rFonts w:ascii="Courier" w:cs="Courier" w:eastAsia="Courier" w:hAnsi="Courier"/>
          <w:b w:val="1"/>
          <w:bCs w:val="1"/>
          <w:color w:val="e69138"/>
          <w:sz w:val="26"/>
          <w:szCs w:val="26"/>
        </w:rPr>
      </w:pPr>
      <w:bookmarkStart w:colFirst="0" w:colLast="0" w:name="_snmdem299uja" w:id="81"/>
      <w:bookmarkEnd w:id="81"/>
      <w:r w:rsidDel="00000000" w:rsidR="00000000" w:rsidRPr="00000000">
        <w:rPr>
          <w:rFonts w:ascii="Courier" w:cs="Courier" w:eastAsia="Courier" w:hAnsi="Courier"/>
          <w:b w:val="1"/>
          <w:bCs w:val="1"/>
          <w:color w:val="e69138"/>
          <w:sz w:val="26"/>
          <w:szCs w:val="26"/>
          <w:rtl w:val="0"/>
        </w:rPr>
        <w:t xml:space="preserve">INT. EXAMINATION BUILDING - MORNING</w:t>
      </w:r>
    </w:p>
    <w:p w:rsidR="00000000" w:rsidDel="00000000" w:rsidP="00000000" w:rsidRDefault="00000000" w:rsidRPr="00000000" w14:paraId="00000CA0">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Students are already taking the exam.</w:t>
      </w:r>
    </w:p>
    <w:p w:rsidR="00000000" w:rsidDel="00000000" w:rsidP="00000000" w:rsidRDefault="00000000" w:rsidRPr="00000000" w14:paraId="00000CA1">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looks from outside the classroom.</w:t>
      </w:r>
    </w:p>
    <w:p w:rsidR="00000000" w:rsidDel="00000000" w:rsidP="00000000" w:rsidRDefault="00000000" w:rsidRPr="00000000" w14:paraId="00000CA2">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opens the door urgently.</w:t>
      </w:r>
    </w:p>
    <w:p w:rsidR="00000000" w:rsidDel="00000000" w:rsidP="00000000" w:rsidRDefault="00000000" w:rsidRPr="00000000" w14:paraId="00000CA3">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late sunlight streams through the hallway windows.</w:t>
      </w:r>
    </w:p>
    <w:p w:rsidR="00000000" w:rsidDel="00000000" w:rsidP="00000000" w:rsidRDefault="00000000" w:rsidRPr="00000000" w14:paraId="00000CA4">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For the first time in days, she feels like her preparedness was all for nothing.</w:t>
      </w:r>
    </w:p>
    <w:p w:rsidR="00000000" w:rsidDel="00000000" w:rsidP="00000000" w:rsidRDefault="00000000" w:rsidRPr="00000000" w14:paraId="00000CA5">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Not confident at all.</w:t>
      </w:r>
    </w:p>
    <w:p w:rsidR="00000000" w:rsidDel="00000000" w:rsidP="00000000" w:rsidRDefault="00000000" w:rsidRPr="00000000" w14:paraId="00000CA6">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All preparedness thrown out the window.</w:t>
      </w:r>
    </w:p>
    <w:p w:rsidR="00000000" w:rsidDel="00000000" w:rsidP="00000000" w:rsidRDefault="00000000" w:rsidRPr="00000000" w14:paraId="00000CA7">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takes a deep breath and tries to ask the professor if she can still take the exam.</w:t>
      </w:r>
    </w:p>
    <w:p w:rsidR="00000000" w:rsidDel="00000000" w:rsidP="00000000" w:rsidRDefault="00000000" w:rsidRPr="00000000" w14:paraId="00000CA8">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professor is weary but still gives her a merciful chance, but with a point reduction given to her final grade.</w:t>
      </w:r>
    </w:p>
    <w:p w:rsidR="00000000" w:rsidDel="00000000" w:rsidP="00000000" w:rsidRDefault="00000000" w:rsidRPr="00000000" w14:paraId="00000CA9">
      <w:pPr>
        <w:spacing w:after="240" w:before="240" w:lineRule="auto"/>
        <w:jc w:val="right"/>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FADE OUT.</w:t>
        <w:br w:type="textWrapping"/>
      </w:r>
    </w:p>
    <w:p w:rsidR="00000000" w:rsidDel="00000000" w:rsidP="00000000" w:rsidRDefault="00000000" w:rsidRPr="00000000" w14:paraId="00000CAA">
      <w:pPr>
        <w:pStyle w:val="Heading3"/>
        <w:keepNext w:val="0"/>
        <w:keepLines w:val="0"/>
        <w:spacing w:before="280" w:lineRule="auto"/>
        <w:rPr>
          <w:rFonts w:ascii="Courier" w:cs="Courier" w:eastAsia="Courier" w:hAnsi="Courier"/>
          <w:b w:val="1"/>
          <w:bCs w:val="1"/>
          <w:color w:val="e69138"/>
          <w:sz w:val="26"/>
          <w:szCs w:val="26"/>
        </w:rPr>
      </w:pPr>
      <w:bookmarkStart w:colFirst="0" w:colLast="0" w:name="_jmfelw8c32nf" w:id="82"/>
      <w:bookmarkEnd w:id="82"/>
      <w:r w:rsidDel="00000000" w:rsidR="00000000" w:rsidRPr="00000000">
        <w:rPr>
          <w:rFonts w:ascii="Courier" w:cs="Courier" w:eastAsia="Courier" w:hAnsi="Courier"/>
          <w:b w:val="1"/>
          <w:bCs w:val="1"/>
          <w:color w:val="e69138"/>
          <w:sz w:val="26"/>
          <w:szCs w:val="26"/>
          <w:rtl w:val="0"/>
        </w:rPr>
        <w:t xml:space="preserve">EXT. UNIVERSITY CAMPUS COURTYARD – AFTERNOON</w:t>
      </w:r>
    </w:p>
    <w:p w:rsidR="00000000" w:rsidDel="00000000" w:rsidP="00000000" w:rsidRDefault="00000000" w:rsidRPr="00000000" w14:paraId="00000CAB">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exam is over.</w:t>
      </w:r>
    </w:p>
    <w:p w:rsidR="00000000" w:rsidDel="00000000" w:rsidP="00000000" w:rsidRDefault="00000000" w:rsidRPr="00000000" w14:paraId="00000CAC">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Students begin leaving the building.</w:t>
      </w:r>
    </w:p>
    <w:p w:rsidR="00000000" w:rsidDel="00000000" w:rsidP="00000000" w:rsidRDefault="00000000" w:rsidRPr="00000000" w14:paraId="00000CAD">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walks out, looking mentally drained.</w:t>
      </w:r>
    </w:p>
    <w:p w:rsidR="00000000" w:rsidDel="00000000" w:rsidP="00000000" w:rsidRDefault="00000000" w:rsidRPr="00000000" w14:paraId="00000CAE">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ETHAN spots her from a nearby bench and waves.</w:t>
      </w:r>
    </w:p>
    <w:p w:rsidR="00000000" w:rsidDel="00000000" w:rsidP="00000000" w:rsidRDefault="00000000" w:rsidRPr="00000000" w14:paraId="00000CAF">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ETHAN</w:t>
      </w:r>
      <w:r w:rsidDel="00000000" w:rsidR="00000000" w:rsidRPr="00000000">
        <w:rPr>
          <w:rFonts w:ascii="Courier" w:cs="Courier" w:eastAsia="Courier" w:hAnsi="Courier"/>
          <w:color w:val="e69138"/>
          <w:sz w:val="24"/>
          <w:szCs w:val="24"/>
          <w:rtl w:val="0"/>
        </w:rPr>
        <w:br w:type="textWrapping"/>
        <w:t xml:space="preserve">Uy, survivor.</w:t>
      </w:r>
    </w:p>
    <w:p w:rsidR="00000000" w:rsidDel="00000000" w:rsidP="00000000" w:rsidRDefault="00000000" w:rsidRPr="00000000" w14:paraId="00000CB0">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Ugh…barely.</w:t>
      </w:r>
    </w:p>
    <w:p w:rsidR="00000000" w:rsidDel="00000000" w:rsidP="00000000" w:rsidRDefault="00000000" w:rsidRPr="00000000" w14:paraId="00000CB1">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sits beside him.)</w:t>
      </w:r>
    </w:p>
    <w:p w:rsidR="00000000" w:rsidDel="00000000" w:rsidP="00000000" w:rsidRDefault="00000000" w:rsidRPr="00000000" w14:paraId="00000CB2">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ETHAN</w:t>
      </w:r>
      <w:r w:rsidDel="00000000" w:rsidR="00000000" w:rsidRPr="00000000">
        <w:rPr>
          <w:rFonts w:ascii="Courier" w:cs="Courier" w:eastAsia="Courier" w:hAnsi="Courier"/>
          <w:color w:val="e69138"/>
          <w:sz w:val="24"/>
          <w:szCs w:val="24"/>
          <w:rtl w:val="0"/>
        </w:rPr>
        <w:br w:type="textWrapping"/>
        <w:t xml:space="preserve">So? How'd it go?</w:t>
      </w:r>
    </w:p>
    <w:p w:rsidR="00000000" w:rsidDel="00000000" w:rsidP="00000000" w:rsidRDefault="00000000" w:rsidRPr="00000000" w14:paraId="00000CB3">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sighs feeling dejected.)</w:t>
      </w:r>
    </w:p>
    <w:p w:rsidR="00000000" w:rsidDel="00000000" w:rsidP="00000000" w:rsidRDefault="00000000" w:rsidRPr="00000000" w14:paraId="00000CB4">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Honestly? Ang hirap.</w:t>
      </w:r>
    </w:p>
    <w:p w:rsidR="00000000" w:rsidDel="00000000" w:rsidP="00000000" w:rsidRDefault="00000000" w:rsidRPr="00000000" w14:paraId="00000CB5">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ETHAN</w:t>
      </w:r>
      <w:r w:rsidDel="00000000" w:rsidR="00000000" w:rsidRPr="00000000">
        <w:rPr>
          <w:rFonts w:ascii="Courier" w:cs="Courier" w:eastAsia="Courier" w:hAnsi="Courier"/>
          <w:color w:val="e69138"/>
          <w:sz w:val="24"/>
          <w:szCs w:val="24"/>
          <w:rtl w:val="0"/>
        </w:rPr>
        <w:br w:type="textWrapping"/>
        <w:t xml:space="preserve">Yikes, that bad?</w:t>
      </w:r>
    </w:p>
    <w:p w:rsidR="00000000" w:rsidDel="00000000" w:rsidP="00000000" w:rsidRDefault="00000000" w:rsidRPr="00000000" w14:paraId="00000CB6">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I studied naman pero nalate ako. Ayun matik minus points ako tas lahat ng pressure sabay-sabay pumasok sa utak ko ughh.</w:t>
      </w:r>
    </w:p>
    <w:p w:rsidR="00000000" w:rsidDel="00000000" w:rsidP="00000000" w:rsidRDefault="00000000" w:rsidRPr="00000000" w14:paraId="00000CB7">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ETHAN</w:t>
      </w:r>
      <w:r w:rsidDel="00000000" w:rsidR="00000000" w:rsidRPr="00000000">
        <w:rPr>
          <w:rFonts w:ascii="Courier" w:cs="Courier" w:eastAsia="Courier" w:hAnsi="Courier"/>
          <w:color w:val="e69138"/>
          <w:sz w:val="24"/>
          <w:szCs w:val="24"/>
          <w:rtl w:val="0"/>
        </w:rPr>
        <w:br w:type="textWrapping"/>
        <w:t xml:space="preserve">Ah. The classic.</w:t>
      </w:r>
    </w:p>
    <w:p w:rsidR="00000000" w:rsidDel="00000000" w:rsidP="00000000" w:rsidRDefault="00000000" w:rsidRPr="00000000" w14:paraId="00000CB8">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Classic?</w:t>
      </w:r>
    </w:p>
    <w:p w:rsidR="00000000" w:rsidDel="00000000" w:rsidP="00000000" w:rsidRDefault="00000000" w:rsidRPr="00000000" w14:paraId="00000CB9">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ETHAN</w:t>
      </w:r>
      <w:r w:rsidDel="00000000" w:rsidR="00000000" w:rsidRPr="00000000">
        <w:rPr>
          <w:rFonts w:ascii="Courier" w:cs="Courier" w:eastAsia="Courier" w:hAnsi="Courier"/>
          <w:color w:val="e69138"/>
          <w:sz w:val="24"/>
          <w:szCs w:val="24"/>
          <w:rtl w:val="0"/>
        </w:rPr>
        <w:br w:type="textWrapping"/>
        <w:t xml:space="preserve">Yep. "I did my best, but I guess my best wasn’t good enough huhuu."</w:t>
      </w:r>
    </w:p>
    <w:p w:rsidR="00000000" w:rsidDel="00000000" w:rsidP="00000000" w:rsidRDefault="00000000" w:rsidRPr="00000000" w14:paraId="00000CBA">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…ha?</w:t>
      </w:r>
    </w:p>
    <w:p w:rsidR="00000000" w:rsidDel="00000000" w:rsidP="00000000" w:rsidRDefault="00000000" w:rsidRPr="00000000" w14:paraId="00000CBB">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ETHAN</w:t>
      </w:r>
      <w:r w:rsidDel="00000000" w:rsidR="00000000" w:rsidRPr="00000000">
        <w:rPr>
          <w:rFonts w:ascii="Courier" w:cs="Courier" w:eastAsia="Courier" w:hAnsi="Courier"/>
          <w:color w:val="e69138"/>
          <w:sz w:val="24"/>
          <w:szCs w:val="24"/>
          <w:rtl w:val="0"/>
        </w:rPr>
        <w:br w:type="textWrapping"/>
        <w:t xml:space="preserve">Grabe. Unprofessional brain.</w:t>
      </w:r>
    </w:p>
    <w:p w:rsidR="00000000" w:rsidDel="00000000" w:rsidP="00000000" w:rsidRDefault="00000000" w:rsidRPr="00000000" w14:paraId="00000CBC">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chuckles.)</w:t>
      </w:r>
    </w:p>
    <w:p w:rsidR="00000000" w:rsidDel="00000000" w:rsidP="00000000" w:rsidRDefault="00000000" w:rsidRPr="00000000" w14:paraId="00000CBD">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(ETHAN notices her smile fade.)</w:t>
      </w:r>
    </w:p>
    <w:p w:rsidR="00000000" w:rsidDel="00000000" w:rsidP="00000000" w:rsidRDefault="00000000" w:rsidRPr="00000000" w14:paraId="00000CBE">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ETHAN (CONT'D)</w:t>
      </w:r>
      <w:r w:rsidDel="00000000" w:rsidR="00000000" w:rsidRPr="00000000">
        <w:rPr>
          <w:rFonts w:ascii="Courier" w:cs="Courier" w:eastAsia="Courier" w:hAnsi="Courier"/>
          <w:color w:val="e69138"/>
          <w:sz w:val="24"/>
          <w:szCs w:val="24"/>
          <w:rtl w:val="0"/>
        </w:rPr>
        <w:br w:type="textWrapping"/>
        <w:t xml:space="preserve">Hey.</w:t>
      </w:r>
    </w:p>
    <w:p w:rsidR="00000000" w:rsidDel="00000000" w:rsidP="00000000" w:rsidRDefault="00000000" w:rsidRPr="00000000" w14:paraId="00000CBF">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Hmm?</w:t>
      </w:r>
    </w:p>
    <w:p w:rsidR="00000000" w:rsidDel="00000000" w:rsidP="00000000" w:rsidRDefault="00000000" w:rsidRPr="00000000" w14:paraId="00000CC0">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ETHAN</w:t>
      </w:r>
      <w:r w:rsidDel="00000000" w:rsidR="00000000" w:rsidRPr="00000000">
        <w:rPr>
          <w:rFonts w:ascii="Courier" w:cs="Courier" w:eastAsia="Courier" w:hAnsi="Courier"/>
          <w:color w:val="e69138"/>
          <w:sz w:val="24"/>
          <w:szCs w:val="24"/>
          <w:rtl w:val="0"/>
        </w:rPr>
        <w:br w:type="textWrapping"/>
        <w:t xml:space="preserve">I hope you know that you're putting too much pressure on yourself.</w:t>
      </w:r>
    </w:p>
    <w:p w:rsidR="00000000" w:rsidDel="00000000" w:rsidP="00000000" w:rsidRDefault="00000000" w:rsidRPr="00000000" w14:paraId="00000CC1">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scoffs.)</w:t>
      </w:r>
    </w:p>
    <w:p w:rsidR="00000000" w:rsidDel="00000000" w:rsidP="00000000" w:rsidRDefault="00000000" w:rsidRPr="00000000" w14:paraId="00000CC2">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Easy for you to say.</w:t>
      </w:r>
    </w:p>
    <w:p w:rsidR="00000000" w:rsidDel="00000000" w:rsidP="00000000" w:rsidRDefault="00000000" w:rsidRPr="00000000" w14:paraId="00000CC3">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ETHAN</w:t>
      </w:r>
      <w:r w:rsidDel="00000000" w:rsidR="00000000" w:rsidRPr="00000000">
        <w:rPr>
          <w:rFonts w:ascii="Courier" w:cs="Courier" w:eastAsia="Courier" w:hAnsi="Courier"/>
          <w:color w:val="e69138"/>
          <w:sz w:val="24"/>
          <w:szCs w:val="24"/>
          <w:rtl w:val="0"/>
        </w:rPr>
        <w:br w:type="textWrapping"/>
        <w:t xml:space="preserve">Trust me, nobody has everything figured out.</w:t>
      </w:r>
    </w:p>
    <w:p w:rsidR="00000000" w:rsidDel="00000000" w:rsidP="00000000" w:rsidRDefault="00000000" w:rsidRPr="00000000" w14:paraId="00000CC4">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Could've fooled me.</w:t>
      </w:r>
    </w:p>
    <w:p w:rsidR="00000000" w:rsidDel="00000000" w:rsidP="00000000" w:rsidRDefault="00000000" w:rsidRPr="00000000" w14:paraId="00000CC5">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ETHAN</w:t>
      </w:r>
      <w:r w:rsidDel="00000000" w:rsidR="00000000" w:rsidRPr="00000000">
        <w:rPr>
          <w:rFonts w:ascii="Courier" w:cs="Courier" w:eastAsia="Courier" w:hAnsi="Courier"/>
          <w:color w:val="e69138"/>
          <w:sz w:val="24"/>
          <w:szCs w:val="24"/>
          <w:rtl w:val="0"/>
        </w:rPr>
        <w:br w:type="textWrapping"/>
        <w:t xml:space="preserve">Maya, one exam won't destroy your future.</w:t>
      </w:r>
    </w:p>
    <w:p w:rsidR="00000000" w:rsidDel="00000000" w:rsidP="00000000" w:rsidRDefault="00000000" w:rsidRPr="00000000" w14:paraId="00000CC6">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(beat)</w:t>
      </w:r>
    </w:p>
    <w:p w:rsidR="00000000" w:rsidDel="00000000" w:rsidP="00000000" w:rsidRDefault="00000000" w:rsidRPr="00000000" w14:paraId="00000CC7">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Probably.</w:t>
      </w:r>
    </w:p>
    <w:p w:rsidR="00000000" w:rsidDel="00000000" w:rsidP="00000000" w:rsidRDefault="00000000" w:rsidRPr="00000000" w14:paraId="00000CC8">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"Probably?"</w:t>
      </w:r>
    </w:p>
    <w:p w:rsidR="00000000" w:rsidDel="00000000" w:rsidP="00000000" w:rsidRDefault="00000000" w:rsidRPr="00000000" w14:paraId="00000CC9">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ETHAN</w:t>
      </w:r>
      <w:r w:rsidDel="00000000" w:rsidR="00000000" w:rsidRPr="00000000">
        <w:rPr>
          <w:rFonts w:ascii="Courier" w:cs="Courier" w:eastAsia="Courier" w:hAnsi="Courier"/>
          <w:color w:val="e69138"/>
          <w:sz w:val="24"/>
          <w:szCs w:val="24"/>
          <w:rtl w:val="0"/>
        </w:rPr>
        <w:br w:type="textWrapping"/>
        <w:t xml:space="preserve">I'm trying to comfort you. Don't focus on the details.</w:t>
      </w:r>
    </w:p>
    <w:p w:rsidR="00000000" w:rsidDel="00000000" w:rsidP="00000000" w:rsidRDefault="00000000" w:rsidRPr="00000000" w14:paraId="00000CCA">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laughs despite herself.)</w:t>
      </w:r>
    </w:p>
    <w:p w:rsidR="00000000" w:rsidDel="00000000" w:rsidP="00000000" w:rsidRDefault="00000000" w:rsidRPr="00000000" w14:paraId="00000CCB">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ETHAN (CONT'D)</w:t>
      </w:r>
      <w:r w:rsidDel="00000000" w:rsidR="00000000" w:rsidRPr="00000000">
        <w:rPr>
          <w:rFonts w:ascii="Courier" w:cs="Courier" w:eastAsia="Courier" w:hAnsi="Courier"/>
          <w:color w:val="e69138"/>
          <w:sz w:val="24"/>
          <w:szCs w:val="24"/>
          <w:rtl w:val="0"/>
        </w:rPr>
        <w:br w:type="textWrapping"/>
        <w:t xml:space="preserve">Seriously. You did your best, aright? Believe in yourself okay?</w:t>
      </w:r>
    </w:p>
    <w:p w:rsidR="00000000" w:rsidDel="00000000" w:rsidP="00000000" w:rsidRDefault="00000000" w:rsidRPr="00000000" w14:paraId="00000CCC">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Yeah.</w:t>
      </w:r>
    </w:p>
    <w:p w:rsidR="00000000" w:rsidDel="00000000" w:rsidP="00000000" w:rsidRDefault="00000000" w:rsidRPr="00000000" w14:paraId="00000CCD">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ETHAN</w:t>
      </w:r>
      <w:r w:rsidDel="00000000" w:rsidR="00000000" w:rsidRPr="00000000">
        <w:rPr>
          <w:rFonts w:ascii="Courier" w:cs="Courier" w:eastAsia="Courier" w:hAnsi="Courier"/>
          <w:color w:val="e69138"/>
          <w:sz w:val="24"/>
          <w:szCs w:val="24"/>
          <w:rtl w:val="0"/>
        </w:rPr>
        <w:br w:type="textWrapping"/>
        <w:t xml:space="preserve">Then that's all you can do.</w:t>
      </w:r>
    </w:p>
    <w:p w:rsidR="00000000" w:rsidDel="00000000" w:rsidP="00000000" w:rsidRDefault="00000000" w:rsidRPr="00000000" w14:paraId="00000CCE">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A brief silence.</w:t>
      </w:r>
    </w:p>
    <w:p w:rsidR="00000000" w:rsidDel="00000000" w:rsidP="00000000" w:rsidRDefault="00000000" w:rsidRPr="00000000" w14:paraId="00000CCF">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Thanks.</w:t>
      </w:r>
    </w:p>
    <w:p w:rsidR="00000000" w:rsidDel="00000000" w:rsidP="00000000" w:rsidRDefault="00000000" w:rsidRPr="00000000" w14:paraId="00000CD0">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ETHAN</w:t>
      </w:r>
      <w:r w:rsidDel="00000000" w:rsidR="00000000" w:rsidRPr="00000000">
        <w:rPr>
          <w:rFonts w:ascii="Courier" w:cs="Courier" w:eastAsia="Courier" w:hAnsi="Courier"/>
          <w:color w:val="e69138"/>
          <w:sz w:val="24"/>
          <w:szCs w:val="24"/>
          <w:rtl w:val="0"/>
        </w:rPr>
        <w:br w:type="textWrapping"/>
        <w:t xml:space="preserve">No problem.</w:t>
      </w:r>
    </w:p>
    <w:p w:rsidR="00000000" w:rsidDel="00000000" w:rsidP="00000000" w:rsidRDefault="00000000" w:rsidRPr="00000000" w14:paraId="00000CD1">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(stands)</w:t>
      </w:r>
    </w:p>
    <w:p w:rsidR="00000000" w:rsidDel="00000000" w:rsidP="00000000" w:rsidRDefault="00000000" w:rsidRPr="00000000" w14:paraId="00000CD2">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Now come on.</w:t>
      </w:r>
    </w:p>
    <w:p w:rsidR="00000000" w:rsidDel="00000000" w:rsidP="00000000" w:rsidRDefault="00000000" w:rsidRPr="00000000" w14:paraId="00000CD3">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Where?</w:t>
      </w:r>
    </w:p>
    <w:p w:rsidR="00000000" w:rsidDel="00000000" w:rsidP="00000000" w:rsidRDefault="00000000" w:rsidRPr="00000000" w14:paraId="00000CD4">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ETHAN</w:t>
      </w:r>
      <w:r w:rsidDel="00000000" w:rsidR="00000000" w:rsidRPr="00000000">
        <w:rPr>
          <w:rFonts w:ascii="Courier" w:cs="Courier" w:eastAsia="Courier" w:hAnsi="Courier"/>
          <w:color w:val="e69138"/>
          <w:sz w:val="24"/>
          <w:szCs w:val="24"/>
          <w:rtl w:val="0"/>
        </w:rPr>
        <w:br w:type="textWrapping"/>
        <w:t xml:space="preserve">Food.</w:t>
      </w:r>
    </w:p>
    <w:p w:rsidR="00000000" w:rsidDel="00000000" w:rsidP="00000000" w:rsidRDefault="00000000" w:rsidRPr="00000000" w14:paraId="00000CD5">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I thought you were broke.</w:t>
      </w:r>
    </w:p>
    <w:p w:rsidR="00000000" w:rsidDel="00000000" w:rsidP="00000000" w:rsidRDefault="00000000" w:rsidRPr="00000000" w14:paraId="00000CD6">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ETHAN</w:t>
      </w:r>
      <w:r w:rsidDel="00000000" w:rsidR="00000000" w:rsidRPr="00000000">
        <w:rPr>
          <w:rFonts w:ascii="Courier" w:cs="Courier" w:eastAsia="Courier" w:hAnsi="Courier"/>
          <w:color w:val="e69138"/>
          <w:sz w:val="24"/>
          <w:szCs w:val="24"/>
          <w:rtl w:val="0"/>
        </w:rPr>
        <w:br w:type="textWrapping"/>
        <w:t xml:space="preserve">I am. But being stressed and hungry at the same time is a terrible combo.</w:t>
      </w:r>
    </w:p>
    <w:p w:rsidR="00000000" w:rsidDel="00000000" w:rsidP="00000000" w:rsidRDefault="00000000" w:rsidRPr="00000000" w14:paraId="00000CD7">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Fair enough.</w:t>
      </w:r>
    </w:p>
    <w:p w:rsidR="00000000" w:rsidDel="00000000" w:rsidP="00000000" w:rsidRDefault="00000000" w:rsidRPr="00000000" w14:paraId="00000CD8">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two walk off together.</w:t>
      </w:r>
    </w:p>
    <w:p w:rsidR="00000000" w:rsidDel="00000000" w:rsidP="00000000" w:rsidRDefault="00000000" w:rsidRPr="00000000" w14:paraId="00000CD9">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OUT.</w:t>
      </w:r>
    </w:p>
    <w:p w:rsidR="00000000" w:rsidDel="00000000" w:rsidP="00000000" w:rsidRDefault="00000000" w:rsidRPr="00000000" w14:paraId="00000CDA">
      <w:pPr>
        <w:pStyle w:val="Heading1"/>
        <w:spacing w:after="240" w:before="240" w:lineRule="auto"/>
        <w:rPr>
          <w:rFonts w:ascii="Courier" w:cs="Courier" w:eastAsia="Courier" w:hAnsi="Courier"/>
          <w:b w:val="1"/>
          <w:bCs w:val="1"/>
          <w:sz w:val="34"/>
          <w:szCs w:val="34"/>
        </w:rPr>
      </w:pPr>
      <w:bookmarkStart w:colFirst="0" w:colLast="0" w:name="_7hve2aigcns2" w:id="83"/>
      <w:bookmarkEnd w:id="83"/>
      <w:r w:rsidDel="00000000" w:rsidR="00000000" w:rsidRPr="00000000">
        <w:rPr>
          <w:rtl w:val="0"/>
        </w:rPr>
      </w:r>
    </w:p>
    <w:p w:rsidR="00000000" w:rsidDel="00000000" w:rsidP="00000000" w:rsidRDefault="00000000" w:rsidRPr="00000000" w14:paraId="00000CDB">
      <w:pPr>
        <w:pStyle w:val="Heading2"/>
        <w:spacing w:after="240" w:before="240" w:lineRule="auto"/>
        <w:rPr/>
      </w:pPr>
      <w:bookmarkStart w:colFirst="0" w:colLast="0" w:name="_j5hfa0cndjgc" w:id="84"/>
      <w:bookmarkEnd w:id="84"/>
      <w:r w:rsidDel="00000000" w:rsidR="00000000" w:rsidRPr="00000000">
        <w:rPr>
          <w:rtl w:val="0"/>
        </w:rPr>
        <w:t xml:space="preserve">ACT 2 - GROWING DISTANCE</w:t>
      </w:r>
    </w:p>
    <w:p w:rsidR="00000000" w:rsidDel="00000000" w:rsidP="00000000" w:rsidRDefault="00000000" w:rsidRPr="00000000" w14:paraId="00000CDC">
      <w:pPr>
        <w:pStyle w:val="Heading3"/>
        <w:keepNext w:val="0"/>
        <w:keepLines w:val="0"/>
        <w:spacing w:before="280" w:lineRule="auto"/>
        <w:rPr>
          <w:rFonts w:ascii="Courier" w:cs="Courier" w:eastAsia="Courier" w:hAnsi="Courier"/>
          <w:b w:val="1"/>
          <w:bCs w:val="1"/>
          <w:color w:val="000000"/>
          <w:sz w:val="26"/>
          <w:szCs w:val="26"/>
        </w:rPr>
      </w:pPr>
      <w:bookmarkStart w:colFirst="0" w:colLast="0" w:name="_cvppyu39tktm" w:id="85"/>
      <w:bookmarkEnd w:id="85"/>
      <w:r w:rsidDel="00000000" w:rsidR="00000000" w:rsidRPr="00000000">
        <w:rPr>
          <w:rFonts w:ascii="Courier" w:cs="Courier" w:eastAsia="Courier" w:hAnsi="Courier"/>
          <w:b w:val="1"/>
          <w:bCs w:val="1"/>
          <w:color w:val="000000"/>
          <w:sz w:val="26"/>
          <w:szCs w:val="26"/>
          <w:rtl w:val="0"/>
        </w:rPr>
        <w:t xml:space="preserve">MONTAGE – PASSAGE OF TIME</w:t>
      </w:r>
    </w:p>
    <w:p w:rsidR="00000000" w:rsidDel="00000000" w:rsidP="00000000" w:rsidRDefault="00000000" w:rsidRPr="00000000" w14:paraId="00000CD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SCHOOL BELL rings.</w:t>
        <w:br w:type="textWrapping"/>
      </w:r>
    </w:p>
    <w:p w:rsidR="00000000" w:rsidDel="00000000" w:rsidP="00000000" w:rsidRDefault="00000000" w:rsidRPr="00000000" w14:paraId="00000CD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CDF">
      <w:pPr>
        <w:pStyle w:val="Heading3"/>
        <w:keepNext w:val="0"/>
        <w:keepLines w:val="0"/>
        <w:spacing w:before="280" w:lineRule="auto"/>
        <w:rPr>
          <w:rFonts w:ascii="Courier" w:cs="Courier" w:eastAsia="Courier" w:hAnsi="Courier"/>
          <w:b w:val="1"/>
          <w:bCs w:val="1"/>
          <w:color w:val="000000"/>
          <w:sz w:val="26"/>
          <w:szCs w:val="26"/>
        </w:rPr>
      </w:pPr>
      <w:bookmarkStart w:colFirst="0" w:colLast="0" w:name="_e5jc1xf0hw3t" w:id="86"/>
      <w:bookmarkEnd w:id="86"/>
      <w:r w:rsidDel="00000000" w:rsidR="00000000" w:rsidRPr="00000000">
        <w:rPr>
          <w:rFonts w:ascii="Courier" w:cs="Courier" w:eastAsia="Courier" w:hAnsi="Courier"/>
          <w:b w:val="1"/>
          <w:bCs w:val="1"/>
          <w:color w:val="000000"/>
          <w:sz w:val="26"/>
          <w:szCs w:val="26"/>
          <w:rtl w:val="0"/>
        </w:rPr>
        <w:t xml:space="preserve">INT. MAYA'S BEDROOM – EVENING</w:t>
      </w:r>
    </w:p>
    <w:p w:rsidR="00000000" w:rsidDel="00000000" w:rsidP="00000000" w:rsidRDefault="00000000" w:rsidRPr="00000000" w14:paraId="00000CE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calendar hangs above Maya's desk.</w:t>
      </w:r>
    </w:p>
    <w:p w:rsidR="00000000" w:rsidDel="00000000" w:rsidP="00000000" w:rsidRDefault="00000000" w:rsidRPr="00000000" w14:paraId="00000CE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SCRATCH.</w:t>
      </w:r>
    </w:p>
    <w:p w:rsidR="00000000" w:rsidDel="00000000" w:rsidP="00000000" w:rsidRDefault="00000000" w:rsidRPr="00000000" w14:paraId="00000CE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One day is crossed out.</w:t>
        <w:br w:type="textWrapping"/>
      </w:r>
    </w:p>
    <w:p w:rsidR="00000000" w:rsidDel="00000000" w:rsidP="00000000" w:rsidRDefault="00000000" w:rsidRPr="00000000" w14:paraId="00000CE3">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CE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SCRATCH.</w:t>
      </w:r>
    </w:p>
    <w:p w:rsidR="00000000" w:rsidDel="00000000" w:rsidP="00000000" w:rsidRDefault="00000000" w:rsidRPr="00000000" w14:paraId="00000CE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day disappears.</w:t>
      </w:r>
    </w:p>
    <w:p w:rsidR="00000000" w:rsidDel="00000000" w:rsidP="00000000" w:rsidRDefault="00000000" w:rsidRPr="00000000" w14:paraId="00000CE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Assignments and lecture notes begin piling up on her desk.</w:t>
        <w:br w:type="textWrapping"/>
      </w:r>
    </w:p>
    <w:p w:rsidR="00000000" w:rsidDel="00000000" w:rsidP="00000000" w:rsidRDefault="00000000" w:rsidRPr="00000000" w14:paraId="00000CE7">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CE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SCRATCH.</w:t>
      </w:r>
    </w:p>
    <w:p w:rsidR="00000000" w:rsidDel="00000000" w:rsidP="00000000" w:rsidRDefault="00000000" w:rsidRPr="00000000" w14:paraId="00000CE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day.</w:t>
      </w:r>
    </w:p>
    <w:p w:rsidR="00000000" w:rsidDel="00000000" w:rsidP="00000000" w:rsidRDefault="00000000" w:rsidRPr="00000000" w14:paraId="00000CE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Coffee cups now sit beside unfinished reviewers and textbooks.</w:t>
      </w:r>
    </w:p>
    <w:p w:rsidR="00000000" w:rsidDel="00000000" w:rsidP="00000000" w:rsidRDefault="00000000" w:rsidRPr="00000000" w14:paraId="00000CEB">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types on her laptop while scribbling notes at the same time.</w:t>
        <w:br w:type="textWrapping"/>
      </w:r>
    </w:p>
    <w:p w:rsidR="00000000" w:rsidDel="00000000" w:rsidP="00000000" w:rsidRDefault="00000000" w:rsidRPr="00000000" w14:paraId="00000CEC">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CED">
      <w:pPr>
        <w:pStyle w:val="Heading3"/>
        <w:keepNext w:val="0"/>
        <w:keepLines w:val="0"/>
        <w:spacing w:before="280" w:lineRule="auto"/>
        <w:rPr>
          <w:rFonts w:ascii="Courier" w:cs="Courier" w:eastAsia="Courier" w:hAnsi="Courier"/>
          <w:b w:val="1"/>
          <w:bCs w:val="1"/>
          <w:color w:val="000000"/>
          <w:sz w:val="26"/>
          <w:szCs w:val="26"/>
        </w:rPr>
      </w:pPr>
      <w:bookmarkStart w:colFirst="0" w:colLast="0" w:name="_vs0920kxb9g9" w:id="87"/>
      <w:bookmarkEnd w:id="87"/>
      <w:r w:rsidDel="00000000" w:rsidR="00000000" w:rsidRPr="00000000">
        <w:rPr>
          <w:rFonts w:ascii="Courier" w:cs="Courier" w:eastAsia="Courier" w:hAnsi="Courier"/>
          <w:b w:val="1"/>
          <w:bCs w:val="1"/>
          <w:color w:val="000000"/>
          <w:sz w:val="26"/>
          <w:szCs w:val="26"/>
          <w:rtl w:val="0"/>
        </w:rPr>
        <w:t xml:space="preserve">INT. COLLEGE LIBRARY – DAY</w:t>
      </w:r>
    </w:p>
    <w:p w:rsidR="00000000" w:rsidDel="00000000" w:rsidP="00000000" w:rsidRDefault="00000000" w:rsidRPr="00000000" w14:paraId="00000CE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studies alone, surrounded by books and printed notes.</w:t>
      </w:r>
    </w:p>
    <w:p w:rsidR="00000000" w:rsidDel="00000000" w:rsidP="00000000" w:rsidRDefault="00000000" w:rsidRPr="00000000" w14:paraId="00000CE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checks the time, sighs, and continues working.</w:t>
      </w:r>
    </w:p>
    <w:p w:rsidR="00000000" w:rsidDel="00000000" w:rsidP="00000000" w:rsidRDefault="00000000" w:rsidRPr="00000000" w14:paraId="00000CF0">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CF1">
      <w:pPr>
        <w:pStyle w:val="Heading3"/>
        <w:keepNext w:val="0"/>
        <w:keepLines w:val="0"/>
        <w:spacing w:before="280" w:lineRule="auto"/>
        <w:rPr>
          <w:rFonts w:ascii="Courier" w:cs="Courier" w:eastAsia="Courier" w:hAnsi="Courier"/>
          <w:b w:val="1"/>
          <w:bCs w:val="1"/>
          <w:color w:val="000000"/>
          <w:sz w:val="26"/>
          <w:szCs w:val="26"/>
        </w:rPr>
      </w:pPr>
      <w:bookmarkStart w:colFirst="0" w:colLast="0" w:name="_i6s4jcf0bo50" w:id="88"/>
      <w:bookmarkEnd w:id="88"/>
      <w:r w:rsidDel="00000000" w:rsidR="00000000" w:rsidRPr="00000000">
        <w:rPr>
          <w:rFonts w:ascii="Courier" w:cs="Courier" w:eastAsia="Courier" w:hAnsi="Courier"/>
          <w:b w:val="1"/>
          <w:bCs w:val="1"/>
          <w:color w:val="000000"/>
          <w:sz w:val="26"/>
          <w:szCs w:val="26"/>
          <w:rtl w:val="0"/>
        </w:rPr>
        <w:t xml:space="preserve">INT. MAYA'S BEDROOM – NIGHT</w:t>
      </w:r>
    </w:p>
    <w:p w:rsidR="00000000" w:rsidDel="00000000" w:rsidP="00000000" w:rsidRDefault="00000000" w:rsidRPr="00000000" w14:paraId="00000CF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SCRATCH.</w:t>
      </w:r>
    </w:p>
    <w:p w:rsidR="00000000" w:rsidDel="00000000" w:rsidP="00000000" w:rsidRDefault="00000000" w:rsidRPr="00000000" w14:paraId="00000CF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day is crossed out.</w:t>
      </w:r>
    </w:p>
    <w:p w:rsidR="00000000" w:rsidDel="00000000" w:rsidP="00000000" w:rsidRDefault="00000000" w:rsidRPr="00000000" w14:paraId="00000CF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calendar slowly fills with marked dates as the workload continues to grow.</w:t>
      </w:r>
    </w:p>
    <w:p w:rsidR="00000000" w:rsidDel="00000000" w:rsidP="00000000" w:rsidRDefault="00000000" w:rsidRPr="00000000" w14:paraId="00000CF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stares at her long to-do list before taking a deep breath and getting back to work.</w:t>
      </w:r>
    </w:p>
    <w:p w:rsidR="00000000" w:rsidDel="00000000" w:rsidP="00000000" w:rsidRDefault="00000000" w:rsidRPr="00000000" w14:paraId="00000CF6">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br w:type="textWrapping"/>
        <w:t xml:space="preserve">CUT TO:</w:t>
      </w:r>
    </w:p>
    <w:p w:rsidR="00000000" w:rsidDel="00000000" w:rsidP="00000000" w:rsidRDefault="00000000" w:rsidRPr="00000000" w14:paraId="00000CF7">
      <w:pPr>
        <w:pStyle w:val="Heading3"/>
        <w:keepNext w:val="0"/>
        <w:keepLines w:val="0"/>
        <w:spacing w:before="280" w:lineRule="auto"/>
        <w:rPr>
          <w:rFonts w:ascii="Courier" w:cs="Courier" w:eastAsia="Courier" w:hAnsi="Courier"/>
          <w:b w:val="1"/>
          <w:bCs w:val="1"/>
          <w:color w:val="000000"/>
          <w:sz w:val="26"/>
          <w:szCs w:val="26"/>
        </w:rPr>
      </w:pPr>
      <w:bookmarkStart w:colFirst="0" w:colLast="0" w:name="_z1aygsvsa05p" w:id="89"/>
      <w:bookmarkEnd w:id="89"/>
      <w:r w:rsidDel="00000000" w:rsidR="00000000" w:rsidRPr="00000000">
        <w:rPr>
          <w:rFonts w:ascii="Courier" w:cs="Courier" w:eastAsia="Courier" w:hAnsi="Courier"/>
          <w:b w:val="1"/>
          <w:bCs w:val="1"/>
          <w:color w:val="000000"/>
          <w:sz w:val="26"/>
          <w:szCs w:val="26"/>
          <w:rtl w:val="0"/>
        </w:rPr>
        <w:t xml:space="preserve">INT. COLLEGE LIBRARY – DAY</w:t>
      </w:r>
    </w:p>
    <w:p w:rsidR="00000000" w:rsidDel="00000000" w:rsidP="00000000" w:rsidRDefault="00000000" w:rsidRPr="00000000" w14:paraId="00000CF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studies alone.</w:t>
      </w:r>
    </w:p>
    <w:p w:rsidR="00000000" w:rsidDel="00000000" w:rsidP="00000000" w:rsidRDefault="00000000" w:rsidRPr="00000000" w14:paraId="00000CF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move across pages of notes.</w:t>
      </w:r>
    </w:p>
    <w:p w:rsidR="00000000" w:rsidDel="00000000" w:rsidP="00000000" w:rsidRDefault="00000000" w:rsidRPr="00000000" w14:paraId="00000CF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text notification appears.</w:t>
      </w:r>
    </w:p>
    <w:p w:rsidR="00000000" w:rsidDel="00000000" w:rsidP="00000000" w:rsidRDefault="00000000" w:rsidRPr="00000000" w14:paraId="00000CF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"Still alive?"</w:t>
      </w:r>
    </w:p>
    <w:p w:rsidR="00000000" w:rsidDel="00000000" w:rsidP="00000000" w:rsidRDefault="00000000" w:rsidRPr="00000000" w14:paraId="00000CF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smiles.)</w:t>
      </w:r>
    </w:p>
    <w:p w:rsidR="00000000" w:rsidDel="00000000" w:rsidP="00000000" w:rsidRDefault="00000000" w:rsidRPr="00000000" w14:paraId="00000CF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"Barely."</w:t>
        <w:br w:type="textWrapping"/>
      </w:r>
    </w:p>
    <w:p w:rsidR="00000000" w:rsidDel="00000000" w:rsidP="00000000" w:rsidRDefault="00000000" w:rsidRPr="00000000" w14:paraId="00000CFE">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CFF">
      <w:pPr>
        <w:spacing w:after="240" w:before="240" w:lineRule="auto"/>
        <w:jc w:val="righ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D00">
      <w:pPr>
        <w:pStyle w:val="Heading3"/>
        <w:keepNext w:val="0"/>
        <w:keepLines w:val="0"/>
        <w:spacing w:before="280" w:lineRule="auto"/>
        <w:rPr>
          <w:rFonts w:ascii="Courier" w:cs="Courier" w:eastAsia="Courier" w:hAnsi="Courier"/>
          <w:b w:val="1"/>
          <w:bCs w:val="1"/>
          <w:color w:val="000000"/>
          <w:sz w:val="26"/>
          <w:szCs w:val="26"/>
        </w:rPr>
      </w:pPr>
      <w:bookmarkStart w:colFirst="0" w:colLast="0" w:name="_ybjt1yf6gccc" w:id="90"/>
      <w:bookmarkEnd w:id="90"/>
      <w:r w:rsidDel="00000000" w:rsidR="00000000" w:rsidRPr="00000000">
        <w:rPr>
          <w:rFonts w:ascii="Courier" w:cs="Courier" w:eastAsia="Courier" w:hAnsi="Courier"/>
          <w:b w:val="1"/>
          <w:bCs w:val="1"/>
          <w:color w:val="000000"/>
          <w:sz w:val="26"/>
          <w:szCs w:val="26"/>
          <w:rtl w:val="0"/>
        </w:rPr>
        <w:t xml:space="preserve">INT. CLASSROOM – DAY</w:t>
      </w:r>
    </w:p>
    <w:p w:rsidR="00000000" w:rsidDel="00000000" w:rsidP="00000000" w:rsidRDefault="00000000" w:rsidRPr="00000000" w14:paraId="00000D0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professor discusses a complicated lesson.</w:t>
      </w:r>
    </w:p>
    <w:p w:rsidR="00000000" w:rsidDel="00000000" w:rsidP="00000000" w:rsidRDefault="00000000" w:rsidRPr="00000000" w14:paraId="00000D0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Students take notes.</w:t>
      </w:r>
    </w:p>
    <w:p w:rsidR="00000000" w:rsidDel="00000000" w:rsidP="00000000" w:rsidRDefault="00000000" w:rsidRPr="00000000" w14:paraId="00000D0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stares at the projector.</w:t>
      </w:r>
    </w:p>
    <w:p w:rsidR="00000000" w:rsidDel="00000000" w:rsidP="00000000" w:rsidRDefault="00000000" w:rsidRPr="00000000" w14:paraId="00000D0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Trying her best to keep up.</w:t>
        <w:br w:type="textWrapping"/>
      </w:r>
    </w:p>
    <w:p w:rsidR="00000000" w:rsidDel="00000000" w:rsidP="00000000" w:rsidRDefault="00000000" w:rsidRPr="00000000" w14:paraId="00000D05">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D06">
      <w:pPr>
        <w:pStyle w:val="Heading3"/>
        <w:keepNext w:val="0"/>
        <w:keepLines w:val="0"/>
        <w:spacing w:before="280" w:lineRule="auto"/>
        <w:rPr>
          <w:rFonts w:ascii="Courier" w:cs="Courier" w:eastAsia="Courier" w:hAnsi="Courier"/>
          <w:b w:val="1"/>
          <w:bCs w:val="1"/>
          <w:color w:val="000000"/>
          <w:sz w:val="26"/>
          <w:szCs w:val="26"/>
        </w:rPr>
      </w:pPr>
      <w:bookmarkStart w:colFirst="0" w:colLast="0" w:name="_m148z82ddabv" w:id="91"/>
      <w:bookmarkEnd w:id="91"/>
      <w:r w:rsidDel="00000000" w:rsidR="00000000" w:rsidRPr="00000000">
        <w:rPr>
          <w:rFonts w:ascii="Courier" w:cs="Courier" w:eastAsia="Courier" w:hAnsi="Courier"/>
          <w:b w:val="1"/>
          <w:bCs w:val="1"/>
          <w:color w:val="000000"/>
          <w:sz w:val="26"/>
          <w:szCs w:val="26"/>
          <w:rtl w:val="0"/>
        </w:rPr>
        <w:t xml:space="preserve">INT. MAYA'S BEDROOM – NIGHT</w:t>
      </w:r>
    </w:p>
    <w:p w:rsidR="00000000" w:rsidDel="00000000" w:rsidP="00000000" w:rsidRDefault="00000000" w:rsidRPr="00000000" w14:paraId="00000D0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12:43 A.M.</w:t>
      </w:r>
    </w:p>
    <w:p w:rsidR="00000000" w:rsidDel="00000000" w:rsidP="00000000" w:rsidRDefault="00000000" w:rsidRPr="00000000" w14:paraId="00000D0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rubs her eyes.</w:t>
      </w:r>
    </w:p>
    <w:p w:rsidR="00000000" w:rsidDel="00000000" w:rsidP="00000000" w:rsidRDefault="00000000" w:rsidRPr="00000000" w14:paraId="00000D0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laptop screen glows in the darkness.</w:t>
      </w:r>
    </w:p>
    <w:p w:rsidR="00000000" w:rsidDel="00000000" w:rsidP="00000000" w:rsidRDefault="00000000" w:rsidRPr="00000000" w14:paraId="00000D0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 unfinished project remains open.</w:t>
      </w:r>
    </w:p>
    <w:p w:rsidR="00000000" w:rsidDel="00000000" w:rsidP="00000000" w:rsidRDefault="00000000" w:rsidRPr="00000000" w14:paraId="00000D0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sighs heavily.</w:t>
        <w:br w:type="textWrapping"/>
      </w:r>
    </w:p>
    <w:p w:rsidR="00000000" w:rsidDel="00000000" w:rsidP="00000000" w:rsidRDefault="00000000" w:rsidRPr="00000000" w14:paraId="00000D0C">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D0D">
      <w:pPr>
        <w:pStyle w:val="Heading3"/>
        <w:keepNext w:val="0"/>
        <w:keepLines w:val="0"/>
        <w:spacing w:before="280" w:lineRule="auto"/>
        <w:rPr>
          <w:rFonts w:ascii="Courier" w:cs="Courier" w:eastAsia="Courier" w:hAnsi="Courier"/>
          <w:b w:val="1"/>
          <w:bCs w:val="1"/>
          <w:color w:val="000000"/>
          <w:sz w:val="26"/>
          <w:szCs w:val="26"/>
        </w:rPr>
      </w:pPr>
      <w:bookmarkStart w:colFirst="0" w:colLast="0" w:name="_2wsro6s1d9bo" w:id="92"/>
      <w:bookmarkEnd w:id="92"/>
      <w:r w:rsidDel="00000000" w:rsidR="00000000" w:rsidRPr="00000000">
        <w:rPr>
          <w:rFonts w:ascii="Courier" w:cs="Courier" w:eastAsia="Courier" w:hAnsi="Courier"/>
          <w:b w:val="1"/>
          <w:bCs w:val="1"/>
          <w:color w:val="000000"/>
          <w:sz w:val="26"/>
          <w:szCs w:val="26"/>
          <w:rtl w:val="0"/>
        </w:rPr>
        <w:t xml:space="preserve">INT. COLLEGE HALLWAY – DAY</w:t>
      </w:r>
    </w:p>
    <w:p w:rsidR="00000000" w:rsidDel="00000000" w:rsidP="00000000" w:rsidRDefault="00000000" w:rsidRPr="00000000" w14:paraId="00000D0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Students rush between classes.</w:t>
      </w:r>
    </w:p>
    <w:p w:rsidR="00000000" w:rsidDel="00000000" w:rsidP="00000000" w:rsidRDefault="00000000" w:rsidRPr="00000000" w14:paraId="00000D0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and Ethan walk together.</w:t>
      </w:r>
    </w:p>
    <w:p w:rsidR="00000000" w:rsidDel="00000000" w:rsidP="00000000" w:rsidRDefault="00000000" w:rsidRPr="00000000" w14:paraId="00000D1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Talking.</w:t>
      </w:r>
    </w:p>
    <w:p w:rsidR="00000000" w:rsidDel="00000000" w:rsidP="00000000" w:rsidRDefault="00000000" w:rsidRPr="00000000" w14:paraId="00000D1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Laughing.</w:t>
      </w:r>
    </w:p>
    <w:p w:rsidR="00000000" w:rsidDel="00000000" w:rsidP="00000000" w:rsidRDefault="00000000" w:rsidRPr="00000000" w14:paraId="00000D1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a brief moment, Maya forgets about deadlines.</w:t>
        <w:br w:type="textWrapping"/>
      </w:r>
    </w:p>
    <w:p w:rsidR="00000000" w:rsidDel="00000000" w:rsidP="00000000" w:rsidRDefault="00000000" w:rsidRPr="00000000" w14:paraId="00000D13">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D14">
      <w:pPr>
        <w:spacing w:after="240" w:before="240" w:lineRule="auto"/>
        <w:jc w:val="righ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D15">
      <w:pPr>
        <w:pStyle w:val="Heading3"/>
        <w:keepNext w:val="0"/>
        <w:keepLines w:val="0"/>
        <w:spacing w:before="280" w:lineRule="auto"/>
        <w:rPr>
          <w:rFonts w:ascii="Courier" w:cs="Courier" w:eastAsia="Courier" w:hAnsi="Courier"/>
          <w:b w:val="1"/>
          <w:bCs w:val="1"/>
          <w:color w:val="000000"/>
          <w:sz w:val="26"/>
          <w:szCs w:val="26"/>
        </w:rPr>
      </w:pPr>
      <w:bookmarkStart w:colFirst="0" w:colLast="0" w:name="_1mv8ojeqs90l" w:id="93"/>
      <w:bookmarkEnd w:id="93"/>
      <w:r w:rsidDel="00000000" w:rsidR="00000000" w:rsidRPr="00000000">
        <w:rPr>
          <w:rFonts w:ascii="Courier" w:cs="Courier" w:eastAsia="Courier" w:hAnsi="Courier"/>
          <w:b w:val="1"/>
          <w:bCs w:val="1"/>
          <w:color w:val="000000"/>
          <w:sz w:val="26"/>
          <w:szCs w:val="26"/>
          <w:rtl w:val="0"/>
        </w:rPr>
        <w:t xml:space="preserve">INT. MAYA'S BEDROOM – NIGHT</w:t>
      </w:r>
    </w:p>
    <w:p w:rsidR="00000000" w:rsidDel="00000000" w:rsidP="00000000" w:rsidRDefault="00000000" w:rsidRPr="00000000" w14:paraId="00000D1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calendar again.</w:t>
      </w:r>
    </w:p>
    <w:p w:rsidR="00000000" w:rsidDel="00000000" w:rsidP="00000000" w:rsidRDefault="00000000" w:rsidRPr="00000000" w14:paraId="00000D1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More days crossed out.</w:t>
      </w:r>
    </w:p>
    <w:p w:rsidR="00000000" w:rsidDel="00000000" w:rsidP="00000000" w:rsidRDefault="00000000" w:rsidRPr="00000000" w14:paraId="00000D1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end of the term slowly creeps closer.</w:t>
      </w:r>
    </w:p>
    <w:p w:rsidR="00000000" w:rsidDel="00000000" w:rsidP="00000000" w:rsidRDefault="00000000" w:rsidRPr="00000000" w14:paraId="00000D19">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MONTAGE ENDS. FADE OUT.</w:t>
      </w:r>
    </w:p>
    <w:p w:rsidR="00000000" w:rsidDel="00000000" w:rsidP="00000000" w:rsidRDefault="00000000" w:rsidRPr="00000000" w14:paraId="00000D1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br w:type="textWrapping"/>
        <w:t xml:space="preserve">FADE IN:</w:t>
      </w:r>
    </w:p>
    <w:p w:rsidR="00000000" w:rsidDel="00000000" w:rsidP="00000000" w:rsidRDefault="00000000" w:rsidRPr="00000000" w14:paraId="00000D1B">
      <w:pPr>
        <w:pStyle w:val="Heading3"/>
        <w:keepNext w:val="0"/>
        <w:keepLines w:val="0"/>
        <w:spacing w:before="280" w:lineRule="auto"/>
        <w:rPr>
          <w:rFonts w:ascii="Courier" w:cs="Courier" w:eastAsia="Courier" w:hAnsi="Courier"/>
          <w:b w:val="1"/>
          <w:bCs w:val="1"/>
          <w:color w:val="000000"/>
          <w:sz w:val="26"/>
          <w:szCs w:val="26"/>
        </w:rPr>
      </w:pPr>
      <w:bookmarkStart w:colFirst="0" w:colLast="0" w:name="_6mbzi5vc4nmp" w:id="94"/>
      <w:bookmarkEnd w:id="94"/>
      <w:r w:rsidDel="00000000" w:rsidR="00000000" w:rsidRPr="00000000">
        <w:rPr>
          <w:rFonts w:ascii="Courier" w:cs="Courier" w:eastAsia="Courier" w:hAnsi="Courier"/>
          <w:b w:val="1"/>
          <w:bCs w:val="1"/>
          <w:color w:val="000000"/>
          <w:sz w:val="26"/>
          <w:szCs w:val="26"/>
          <w:rtl w:val="0"/>
        </w:rPr>
        <w:t xml:space="preserve">EXT. YAP RESIDENCE – EVENING</w:t>
      </w:r>
    </w:p>
    <w:p w:rsidR="00000000" w:rsidDel="00000000" w:rsidP="00000000" w:rsidRDefault="00000000" w:rsidRPr="00000000" w14:paraId="00000D1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Warm lights glow from inside the house.</w:t>
      </w:r>
    </w:p>
    <w:p w:rsidR="00000000" w:rsidDel="00000000" w:rsidP="00000000" w:rsidRDefault="00000000" w:rsidRPr="00000000" w14:paraId="00000D1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Several cars are parked outside.</w:t>
      </w:r>
    </w:p>
    <w:p w:rsidR="00000000" w:rsidDel="00000000" w:rsidP="00000000" w:rsidRDefault="00000000" w:rsidRPr="00000000" w14:paraId="00000D1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Ilagans arrive carrying food containers and drinks.</w:t>
      </w:r>
    </w:p>
    <w:p w:rsidR="00000000" w:rsidDel="00000000" w:rsidP="00000000" w:rsidRDefault="00000000" w:rsidRPr="00000000" w14:paraId="00000D1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adjusts her blouse.</w:t>
      </w:r>
    </w:p>
    <w:p w:rsidR="00000000" w:rsidDel="00000000" w:rsidP="00000000" w:rsidRDefault="00000000" w:rsidRPr="00000000" w14:paraId="00000D2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carries a tray.</w:t>
      </w:r>
    </w:p>
    <w:p w:rsidR="00000000" w:rsidDel="00000000" w:rsidP="00000000" w:rsidRDefault="00000000" w:rsidRPr="00000000" w14:paraId="00000D2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follows behind them.</w:t>
      </w:r>
    </w:p>
    <w:p w:rsidR="00000000" w:rsidDel="00000000" w:rsidP="00000000" w:rsidRDefault="00000000" w:rsidRPr="00000000" w14:paraId="00000D2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Make sure to greet everyone properly.</w:t>
      </w:r>
    </w:p>
    <w:p w:rsidR="00000000" w:rsidDel="00000000" w:rsidP="00000000" w:rsidRDefault="00000000" w:rsidRPr="00000000" w14:paraId="00000D2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Ma, ilang beses na tayong nagdi-dinner together.</w:t>
      </w:r>
    </w:p>
    <w:p w:rsidR="00000000" w:rsidDel="00000000" w:rsidP="00000000" w:rsidRDefault="00000000" w:rsidRPr="00000000" w14:paraId="00000D2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And?</w:t>
      </w:r>
    </w:p>
    <w:p w:rsidR="00000000" w:rsidDel="00000000" w:rsidP="00000000" w:rsidRDefault="00000000" w:rsidRPr="00000000" w14:paraId="00000D2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Nothing.</w:t>
      </w:r>
    </w:p>
    <w:p w:rsidR="00000000" w:rsidDel="00000000" w:rsidP="00000000" w:rsidRDefault="00000000" w:rsidRPr="00000000" w14:paraId="00000D2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(Laughing)</w:t>
        <w:br w:type="textWrapping"/>
        <w:t xml:space="preserve">Your mother just likes reminding people.</w:t>
      </w:r>
    </w:p>
    <w:p w:rsidR="00000000" w:rsidDel="00000000" w:rsidP="00000000" w:rsidRDefault="00000000" w:rsidRPr="00000000" w14:paraId="00000D2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shoots him a look.</w:t>
      </w:r>
    </w:p>
    <w:p w:rsidR="00000000" w:rsidDel="00000000" w:rsidP="00000000" w:rsidRDefault="00000000" w:rsidRPr="00000000" w14:paraId="00000D2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They enter the house.</w:t>
        <w:br w:type="textWrapping"/>
      </w:r>
    </w:p>
    <w:p w:rsidR="00000000" w:rsidDel="00000000" w:rsidP="00000000" w:rsidRDefault="00000000" w:rsidRPr="00000000" w14:paraId="00000D2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D2A">
      <w:pPr>
        <w:pStyle w:val="Heading3"/>
        <w:keepNext w:val="0"/>
        <w:keepLines w:val="0"/>
        <w:spacing w:before="280" w:lineRule="auto"/>
        <w:rPr>
          <w:rFonts w:ascii="Courier" w:cs="Courier" w:eastAsia="Courier" w:hAnsi="Courier"/>
          <w:b w:val="1"/>
          <w:bCs w:val="1"/>
          <w:color w:val="000000"/>
          <w:sz w:val="26"/>
          <w:szCs w:val="26"/>
        </w:rPr>
      </w:pPr>
      <w:bookmarkStart w:colFirst="0" w:colLast="0" w:name="_xg8unh7y63fx" w:id="95"/>
      <w:bookmarkEnd w:id="95"/>
      <w:r w:rsidDel="00000000" w:rsidR="00000000" w:rsidRPr="00000000">
        <w:rPr>
          <w:rFonts w:ascii="Courier" w:cs="Courier" w:eastAsia="Courier" w:hAnsi="Courier"/>
          <w:b w:val="1"/>
          <w:bCs w:val="1"/>
          <w:color w:val="000000"/>
          <w:sz w:val="26"/>
          <w:szCs w:val="26"/>
          <w:rtl w:val="0"/>
        </w:rPr>
        <w:t xml:space="preserve">INT. YAP RESIDENCE – DINING ROOM – EVENING</w:t>
      </w:r>
    </w:p>
    <w:p w:rsidR="00000000" w:rsidDel="00000000" w:rsidP="00000000" w:rsidRDefault="00000000" w:rsidRPr="00000000" w14:paraId="00000D2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Dinner is already underway.</w:t>
      </w:r>
    </w:p>
    <w:p w:rsidR="00000000" w:rsidDel="00000000" w:rsidP="00000000" w:rsidRDefault="00000000" w:rsidRPr="00000000" w14:paraId="00000D2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table is crowded with food.</w:t>
      </w:r>
    </w:p>
    <w:p w:rsidR="00000000" w:rsidDel="00000000" w:rsidP="00000000" w:rsidRDefault="00000000" w:rsidRPr="00000000" w14:paraId="00000D2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Conversations overlap.</w:t>
      </w:r>
    </w:p>
    <w:p w:rsidR="00000000" w:rsidDel="00000000" w:rsidP="00000000" w:rsidRDefault="00000000" w:rsidRPr="00000000" w14:paraId="00000D2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Laughter occasionally fills the room.</w:t>
      </w:r>
    </w:p>
    <w:p w:rsidR="00000000" w:rsidDel="00000000" w:rsidP="00000000" w:rsidRDefault="00000000" w:rsidRPr="00000000" w14:paraId="00000D2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TITA MARIE sits near Jennifer while discussing work and family matters.</w:t>
      </w:r>
    </w:p>
    <w:p w:rsidR="00000000" w:rsidDel="00000000" w:rsidP="00000000" w:rsidRDefault="00000000" w:rsidRPr="00000000" w14:paraId="00000D3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sits beside Ethan.)</w:t>
      </w:r>
    </w:p>
    <w:p w:rsidR="00000000" w:rsidDel="00000000" w:rsidP="00000000" w:rsidRDefault="00000000" w:rsidRPr="00000000" w14:paraId="00000D3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Glad you came.</w:t>
      </w:r>
    </w:p>
    <w:p w:rsidR="00000000" w:rsidDel="00000000" w:rsidP="00000000" w:rsidRDefault="00000000" w:rsidRPr="00000000" w14:paraId="00000D3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As if I had a choice.</w:t>
      </w:r>
    </w:p>
    <w:p w:rsidR="00000000" w:rsidDel="00000000" w:rsidP="00000000" w:rsidRDefault="00000000" w:rsidRPr="00000000" w14:paraId="00000D3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Fair.</w:t>
      </w:r>
    </w:p>
    <w:p w:rsidR="00000000" w:rsidDel="00000000" w:rsidP="00000000" w:rsidRDefault="00000000" w:rsidRPr="00000000" w14:paraId="00000D3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You?</w:t>
      </w:r>
    </w:p>
    <w:p w:rsidR="00000000" w:rsidDel="00000000" w:rsidP="00000000" w:rsidRDefault="00000000" w:rsidRPr="00000000" w14:paraId="00000D3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Definitely had no choice.</w:t>
      </w:r>
    </w:p>
    <w:p w:rsidR="00000000" w:rsidDel="00000000" w:rsidP="00000000" w:rsidRDefault="00000000" w:rsidRPr="00000000" w14:paraId="00000D3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two laugh.)</w:t>
      </w:r>
    </w:p>
    <w:p w:rsidR="00000000" w:rsidDel="00000000" w:rsidP="00000000" w:rsidRDefault="00000000" w:rsidRPr="00000000" w14:paraId="00000D3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Across the table, Ricardo notices.</w:t>
      </w:r>
    </w:p>
    <w:p w:rsidR="00000000" w:rsidDel="00000000" w:rsidP="00000000" w:rsidRDefault="00000000" w:rsidRPr="00000000" w14:paraId="00000D3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You two never run out of things to talk about, no?</w:t>
      </w:r>
    </w:p>
    <w:p w:rsidR="00000000" w:rsidDel="00000000" w:rsidP="00000000" w:rsidRDefault="00000000" w:rsidRPr="00000000" w14:paraId="00000D3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We've had years of practice, Tito.</w:t>
      </w:r>
    </w:p>
    <w:p w:rsidR="00000000" w:rsidDel="00000000" w:rsidP="00000000" w:rsidRDefault="00000000" w:rsidRPr="00000000" w14:paraId="00000D3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Good answer.</w:t>
      </w:r>
    </w:p>
    <w:p w:rsidR="00000000" w:rsidDel="00000000" w:rsidP="00000000" w:rsidRDefault="00000000" w:rsidRPr="00000000" w14:paraId="00000D3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conversation continues.</w:t>
      </w:r>
    </w:p>
    <w:p w:rsidR="00000000" w:rsidDel="00000000" w:rsidP="00000000" w:rsidRDefault="00000000" w:rsidRPr="00000000" w14:paraId="00000D3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People begin finishing their meals.</w:t>
      </w:r>
    </w:p>
    <w:p w:rsidR="00000000" w:rsidDel="00000000" w:rsidP="00000000" w:rsidRDefault="00000000" w:rsidRPr="00000000" w14:paraId="00000D3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w:t>
      </w:r>
    </w:p>
    <w:p w:rsidR="00000000" w:rsidDel="00000000" w:rsidP="00000000" w:rsidRDefault="00000000" w:rsidRPr="00000000" w14:paraId="00000D3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(TITA MARIE smiles toward Ethan.)</w:t>
      </w:r>
    </w:p>
    <w:p w:rsidR="00000000" w:rsidDel="00000000" w:rsidP="00000000" w:rsidRDefault="00000000" w:rsidRPr="00000000" w14:paraId="00000D3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MARIE</w:t>
      </w:r>
      <w:r w:rsidDel="00000000" w:rsidR="00000000" w:rsidRPr="00000000">
        <w:rPr>
          <w:rFonts w:ascii="Courier" w:cs="Courier" w:eastAsia="Courier" w:hAnsi="Courier"/>
          <w:sz w:val="24"/>
          <w:szCs w:val="24"/>
          <w:rtl w:val="0"/>
        </w:rPr>
        <w:br w:type="textWrapping"/>
        <w:t xml:space="preserve">So, Ethan.</w:t>
      </w:r>
    </w:p>
    <w:p w:rsidR="00000000" w:rsidDel="00000000" w:rsidP="00000000" w:rsidRDefault="00000000" w:rsidRPr="00000000" w14:paraId="00000D4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How's school?</w:t>
      </w:r>
    </w:p>
    <w:p w:rsidR="00000000" w:rsidDel="00000000" w:rsidP="00000000" w:rsidRDefault="00000000" w:rsidRPr="00000000" w14:paraId="00000D4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It's going okay, Ma.</w:t>
      </w:r>
    </w:p>
    <w:p w:rsidR="00000000" w:rsidDel="00000000" w:rsidP="00000000" w:rsidRDefault="00000000" w:rsidRPr="00000000" w14:paraId="00000D4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MARIE</w:t>
      </w:r>
      <w:r w:rsidDel="00000000" w:rsidR="00000000" w:rsidRPr="00000000">
        <w:rPr>
          <w:rFonts w:ascii="Courier" w:cs="Courier" w:eastAsia="Courier" w:hAnsi="Courier"/>
          <w:sz w:val="24"/>
          <w:szCs w:val="24"/>
          <w:rtl w:val="0"/>
        </w:rPr>
        <w:br w:type="textWrapping"/>
        <w:t xml:space="preserve">Just okay?</w:t>
      </w:r>
    </w:p>
    <w:p w:rsidR="00000000" w:rsidDel="00000000" w:rsidP="00000000" w:rsidRDefault="00000000" w:rsidRPr="00000000" w14:paraId="00000D4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Okay and stressful.</w:t>
      </w:r>
    </w:p>
    <w:p w:rsidR="00000000" w:rsidDel="00000000" w:rsidP="00000000" w:rsidRDefault="00000000" w:rsidRPr="00000000" w14:paraId="00000D4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(Everyone chuckles.)</w:t>
      </w:r>
    </w:p>
    <w:p w:rsidR="00000000" w:rsidDel="00000000" w:rsidP="00000000" w:rsidRDefault="00000000" w:rsidRPr="00000000" w14:paraId="00000D4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Computer?</w:t>
      </w:r>
    </w:p>
    <w:p w:rsidR="00000000" w:rsidDel="00000000" w:rsidP="00000000" w:rsidRDefault="00000000" w:rsidRPr="00000000" w14:paraId="00000D4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Yes po, computer science!</w:t>
      </w:r>
    </w:p>
    <w:p w:rsidR="00000000" w:rsidDel="00000000" w:rsidP="00000000" w:rsidRDefault="00000000" w:rsidRPr="00000000" w14:paraId="00000D4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Makes sense, talino mo kasi.</w:t>
      </w:r>
    </w:p>
    <w:p w:rsidR="00000000" w:rsidDel="00000000" w:rsidP="00000000" w:rsidRDefault="00000000" w:rsidRPr="00000000" w14:paraId="00000D4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Grades are doing alright though.</w:t>
      </w:r>
    </w:p>
    <w:p w:rsidR="00000000" w:rsidDel="00000000" w:rsidP="00000000" w:rsidRDefault="00000000" w:rsidRPr="00000000" w14:paraId="00000D4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That's good,  kaya mo yan anak.</w:t>
      </w:r>
    </w:p>
    <w:p w:rsidR="00000000" w:rsidDel="00000000" w:rsidP="00000000" w:rsidRDefault="00000000" w:rsidRPr="00000000" w14:paraId="00000D4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Hopefully I can keep them there.</w:t>
      </w:r>
    </w:p>
    <w:p w:rsidR="00000000" w:rsidDel="00000000" w:rsidP="00000000" w:rsidRDefault="00000000" w:rsidRPr="00000000" w14:paraId="00000D4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I'm sure you will.</w:t>
      </w:r>
    </w:p>
    <w:p w:rsidR="00000000" w:rsidDel="00000000" w:rsidP="00000000" w:rsidRDefault="00000000" w:rsidRPr="00000000" w14:paraId="00000D4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smiles politely.)</w:t>
      </w:r>
    </w:p>
    <w:p w:rsidR="00000000" w:rsidDel="00000000" w:rsidP="00000000" w:rsidRDefault="00000000" w:rsidRPr="00000000" w14:paraId="00000D4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suddenly…</w:t>
      </w:r>
    </w:p>
    <w:p w:rsidR="00000000" w:rsidDel="00000000" w:rsidP="00000000" w:rsidRDefault="00000000" w:rsidRPr="00000000" w14:paraId="00000D4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(Everyone looks toward Maya.)</w:t>
      </w:r>
    </w:p>
    <w:p w:rsidR="00000000" w:rsidDel="00000000" w:rsidP="00000000" w:rsidRDefault="00000000" w:rsidRPr="00000000" w14:paraId="00000D4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immediately notices and freezes.)</w:t>
      </w:r>
    </w:p>
    <w:p w:rsidR="00000000" w:rsidDel="00000000" w:rsidP="00000000" w:rsidRDefault="00000000" w:rsidRPr="00000000" w14:paraId="00000D5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Ikaw naman, Maya.</w:t>
      </w:r>
    </w:p>
    <w:p w:rsidR="00000000" w:rsidDel="00000000" w:rsidP="00000000" w:rsidRDefault="00000000" w:rsidRPr="00000000" w14:paraId="00000D5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Huh?</w:t>
      </w:r>
    </w:p>
    <w:p w:rsidR="00000000" w:rsidDel="00000000" w:rsidP="00000000" w:rsidRDefault="00000000" w:rsidRPr="00000000" w14:paraId="00000D5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How are your classes?</w:t>
      </w:r>
    </w:p>
    <w:p w:rsidR="00000000" w:rsidDel="00000000" w:rsidP="00000000" w:rsidRDefault="00000000" w:rsidRPr="00000000" w14:paraId="00000D5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Oh.</w:t>
      </w:r>
    </w:p>
    <w:p w:rsidR="00000000" w:rsidDel="00000000" w:rsidP="00000000" w:rsidRDefault="00000000" w:rsidRPr="00000000" w14:paraId="00000D5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brief silence.</w:t>
      </w:r>
    </w:p>
    <w:p w:rsidR="00000000" w:rsidDel="00000000" w:rsidP="00000000" w:rsidRDefault="00000000" w:rsidRPr="00000000" w14:paraId="00000D5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glances down.)</w:t>
      </w:r>
    </w:p>
    <w:p w:rsidR="00000000" w:rsidDel="00000000" w:rsidP="00000000" w:rsidRDefault="00000000" w:rsidRPr="00000000" w14:paraId="00000D5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answers honestly.)</w:t>
      </w:r>
    </w:p>
    <w:p w:rsidR="00000000" w:rsidDel="00000000" w:rsidP="00000000" w:rsidRDefault="00000000" w:rsidRPr="00000000" w14:paraId="00000D57">
      <w:pPr>
        <w:spacing w:after="240" w:before="240" w:lineRule="auto"/>
        <w:jc w:val="center"/>
        <w:rPr>
          <w:rFonts w:ascii="Courier" w:cs="Courier" w:eastAsia="Courier" w:hAnsi="Courier"/>
          <w:color w:val="e69138"/>
          <w:sz w:val="24"/>
          <w:szCs w:val="24"/>
          <w:shd w:fill="b6d7a8" w:val="clear"/>
        </w:rPr>
      </w:pPr>
      <w:r w:rsidDel="00000000" w:rsidR="00000000" w:rsidRPr="00000000">
        <w:rPr>
          <w:rFonts w:ascii="Courier" w:cs="Courier" w:eastAsia="Courier" w:hAnsi="Courier"/>
          <w:b w:val="1"/>
          <w:bCs w:val="1"/>
          <w:color w:val="e69138"/>
          <w:sz w:val="24"/>
          <w:szCs w:val="24"/>
          <w:rtl w:val="0"/>
        </w:rPr>
        <w:t xml:space="preserve">MAYA (CONT'D)</w:t>
      </w:r>
      <w:r w:rsidDel="00000000" w:rsidR="00000000" w:rsidRPr="00000000">
        <w:rPr>
          <w:rFonts w:ascii="Courier" w:cs="Courier" w:eastAsia="Courier" w:hAnsi="Courier"/>
          <w:color w:val="e69138"/>
          <w:sz w:val="24"/>
          <w:szCs w:val="24"/>
          <w:rtl w:val="0"/>
        </w:rPr>
        <w:br w:type="textWrapping"/>
      </w:r>
      <w:r w:rsidDel="00000000" w:rsidR="00000000" w:rsidRPr="00000000">
        <w:rPr>
          <w:rFonts w:ascii="Courier" w:cs="Courier" w:eastAsia="Courier" w:hAnsi="Courier"/>
          <w:color w:val="e69138"/>
          <w:sz w:val="24"/>
          <w:szCs w:val="24"/>
          <w:shd w:fill="f9cb9c" w:val="clear"/>
          <w:rtl w:val="0"/>
        </w:rPr>
        <w:t xml:space="preserve">Okay naman po. Sakto-sakto lang. Pero wait, kain na muna tayo!</w:t>
      </w:r>
      <w:r w:rsidDel="00000000" w:rsidR="00000000" w:rsidRPr="00000000">
        <w:rPr>
          <w:rFonts w:ascii="Courier" w:cs="Courier" w:eastAsia="Courier" w:hAnsi="Courier"/>
          <w:color w:val="e69138"/>
          <w:sz w:val="24"/>
          <w:szCs w:val="24"/>
          <w:shd w:fill="b6d7a8" w:val="clear"/>
          <w:rtl w:val="0"/>
        </w:rPr>
        <w:t xml:space="preserve">  </w:t>
      </w:r>
    </w:p>
    <w:p w:rsidR="00000000" w:rsidDel="00000000" w:rsidP="00000000" w:rsidRDefault="00000000" w:rsidRPr="00000000" w14:paraId="00000D58">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(Jennifer's expression changes slightly.)</w:t>
      </w:r>
    </w:p>
    <w:p w:rsidR="00000000" w:rsidDel="00000000" w:rsidP="00000000" w:rsidRDefault="00000000" w:rsidRPr="00000000" w14:paraId="00000D59">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 (CONT'D)</w:t>
      </w:r>
      <w:r w:rsidDel="00000000" w:rsidR="00000000" w:rsidRPr="00000000">
        <w:rPr>
          <w:rFonts w:ascii="Courier" w:cs="Courier" w:eastAsia="Courier" w:hAnsi="Courier"/>
          <w:color w:val="e69138"/>
          <w:sz w:val="24"/>
          <w:szCs w:val="24"/>
          <w:rtl w:val="0"/>
        </w:rPr>
        <w:br w:type="textWrapping"/>
        <w:t xml:space="preserve">Gutom na po kasi ako.</w:t>
      </w:r>
    </w:p>
    <w:p w:rsidR="00000000" w:rsidDel="00000000" w:rsidP="00000000" w:rsidRDefault="00000000" w:rsidRPr="00000000" w14:paraId="00000D5A">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table agrees and begins to eat.)</w:t>
      </w:r>
    </w:p>
    <w:p w:rsidR="00000000" w:rsidDel="00000000" w:rsidP="00000000" w:rsidRDefault="00000000" w:rsidRPr="00000000" w14:paraId="00000D5B">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RICARDO</w:t>
      </w:r>
      <w:r w:rsidDel="00000000" w:rsidR="00000000" w:rsidRPr="00000000">
        <w:rPr>
          <w:rFonts w:ascii="Courier" w:cs="Courier" w:eastAsia="Courier" w:hAnsi="Courier"/>
          <w:color w:val="e69138"/>
          <w:sz w:val="24"/>
          <w:szCs w:val="24"/>
          <w:rtl w:val="0"/>
        </w:rPr>
        <w:br w:type="textWrapping"/>
        <w:t xml:space="preserve">Tama ka nga, tara kain na tayo.</w:t>
      </w:r>
    </w:p>
    <w:p w:rsidR="00000000" w:rsidDel="00000000" w:rsidP="00000000" w:rsidRDefault="00000000" w:rsidRPr="00000000" w14:paraId="00000D5C">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(Jennifer studies Maya.)</w:t>
      </w:r>
    </w:p>
    <w:p w:rsidR="00000000" w:rsidDel="00000000" w:rsidP="00000000" w:rsidRDefault="00000000" w:rsidRPr="00000000" w14:paraId="00000D5D">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JENNIFER</w:t>
      </w:r>
      <w:r w:rsidDel="00000000" w:rsidR="00000000" w:rsidRPr="00000000">
        <w:rPr>
          <w:rFonts w:ascii="Courier" w:cs="Courier" w:eastAsia="Courier" w:hAnsi="Courier"/>
          <w:color w:val="e69138"/>
          <w:sz w:val="24"/>
          <w:szCs w:val="24"/>
          <w:rtl w:val="0"/>
        </w:rPr>
        <w:br w:type="textWrapping"/>
        <w:t xml:space="preserve">Just make sure you're keeping up.</w:t>
      </w:r>
    </w:p>
    <w:p w:rsidR="00000000" w:rsidDel="00000000" w:rsidP="00000000" w:rsidRDefault="00000000" w:rsidRPr="00000000" w14:paraId="00000D5E">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I am.</w:t>
      </w:r>
    </w:p>
    <w:p w:rsidR="00000000" w:rsidDel="00000000" w:rsidP="00000000" w:rsidRDefault="00000000" w:rsidRPr="00000000" w14:paraId="00000D5F">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MARIE</w:t>
      </w:r>
      <w:r w:rsidDel="00000000" w:rsidR="00000000" w:rsidRPr="00000000">
        <w:rPr>
          <w:rFonts w:ascii="Courier" w:cs="Courier" w:eastAsia="Courier" w:hAnsi="Courier"/>
          <w:color w:val="e69138"/>
          <w:sz w:val="24"/>
          <w:szCs w:val="24"/>
          <w:rtl w:val="0"/>
        </w:rPr>
        <w:br w:type="textWrapping"/>
        <w:t xml:space="preserve">Engineering isn't easy.</w:t>
      </w:r>
    </w:p>
    <w:p w:rsidR="00000000" w:rsidDel="00000000" w:rsidP="00000000" w:rsidRDefault="00000000" w:rsidRPr="00000000" w14:paraId="00000D60">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ETHAN</w:t>
      </w:r>
      <w:r w:rsidDel="00000000" w:rsidR="00000000" w:rsidRPr="00000000">
        <w:rPr>
          <w:rFonts w:ascii="Courier" w:cs="Courier" w:eastAsia="Courier" w:hAnsi="Courier"/>
          <w:color w:val="e69138"/>
          <w:sz w:val="24"/>
          <w:szCs w:val="24"/>
          <w:rtl w:val="0"/>
        </w:rPr>
        <w:br w:type="textWrapping"/>
        <w:t xml:space="preserve">Definitely not.</w:t>
      </w:r>
    </w:p>
    <w:p w:rsidR="00000000" w:rsidDel="00000000" w:rsidP="00000000" w:rsidRDefault="00000000" w:rsidRPr="00000000" w14:paraId="00000D61">
      <w:pPr>
        <w:spacing w:after="240" w:before="240" w:lineRule="auto"/>
        <w:jc w:val="center"/>
        <w:rPr>
          <w:rFonts w:ascii="Courier" w:cs="Courier" w:eastAsia="Courier" w:hAnsi="Courier"/>
          <w:color w:val="e69138"/>
          <w:sz w:val="24"/>
          <w:szCs w:val="24"/>
        </w:rPr>
      </w:pPr>
      <w:r w:rsidDel="00000000" w:rsidR="00000000" w:rsidRPr="00000000">
        <w:rPr>
          <w:rtl w:val="0"/>
        </w:rPr>
      </w:r>
    </w:p>
    <w:p w:rsidR="00000000" w:rsidDel="00000000" w:rsidP="00000000" w:rsidRDefault="00000000" w:rsidRPr="00000000" w14:paraId="00000D62">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Ethan gives a long glance towards Maya.</w:t>
      </w:r>
    </w:p>
    <w:p w:rsidR="00000000" w:rsidDel="00000000" w:rsidP="00000000" w:rsidRDefault="00000000" w:rsidRPr="00000000" w14:paraId="00000D63">
      <w:pPr>
        <w:spacing w:after="240" w:before="240" w:lineRule="auto"/>
        <w:rPr>
          <w:rFonts w:ascii="Courier" w:cs="Courier" w:eastAsia="Courier" w:hAnsi="Courier"/>
          <w:color w:val="e69138"/>
          <w:sz w:val="24"/>
          <w:szCs w:val="24"/>
        </w:rPr>
      </w:pPr>
      <w:r w:rsidDel="00000000" w:rsidR="00000000" w:rsidRPr="00000000">
        <w:rPr>
          <w:rtl w:val="0"/>
        </w:rPr>
      </w:r>
    </w:p>
    <w:p w:rsidR="00000000" w:rsidDel="00000000" w:rsidP="00000000" w:rsidRDefault="00000000" w:rsidRPr="00000000" w14:paraId="00000D64">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MARIE</w:t>
      </w:r>
      <w:r w:rsidDel="00000000" w:rsidR="00000000" w:rsidRPr="00000000">
        <w:rPr>
          <w:rFonts w:ascii="Courier" w:cs="Courier" w:eastAsia="Courier" w:hAnsi="Courier"/>
          <w:color w:val="e69138"/>
          <w:sz w:val="24"/>
          <w:szCs w:val="24"/>
          <w:rtl w:val="0"/>
        </w:rPr>
        <w:br w:type="textWrapping"/>
        <w:t xml:space="preserve">The fact that you're still pushing through already says a lot.</w:t>
      </w:r>
    </w:p>
    <w:p w:rsidR="00000000" w:rsidDel="00000000" w:rsidP="00000000" w:rsidRDefault="00000000" w:rsidRPr="00000000" w14:paraId="00000D65">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gives a small smile.)</w:t>
      </w:r>
    </w:p>
    <w:p w:rsidR="00000000" w:rsidDel="00000000" w:rsidP="00000000" w:rsidRDefault="00000000" w:rsidRPr="00000000" w14:paraId="00000D66">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Thank you po tita.</w:t>
      </w:r>
    </w:p>
    <w:p w:rsidR="00000000" w:rsidDel="00000000" w:rsidP="00000000" w:rsidRDefault="00000000" w:rsidRPr="00000000" w14:paraId="00000D67">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conversation slowly shifts elsewhere.</w:t>
      </w:r>
    </w:p>
    <w:p w:rsidR="00000000" w:rsidDel="00000000" w:rsidP="00000000" w:rsidRDefault="00000000" w:rsidRPr="00000000" w14:paraId="00000D68">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But Maya can't shake the feeling of being evaluated.</w:t>
      </w:r>
    </w:p>
    <w:p w:rsidR="00000000" w:rsidDel="00000000" w:rsidP="00000000" w:rsidRDefault="00000000" w:rsidRPr="00000000" w14:paraId="00000D69">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Compared.</w:t>
      </w:r>
    </w:p>
    <w:p w:rsidR="00000000" w:rsidDel="00000000" w:rsidP="00000000" w:rsidRDefault="00000000" w:rsidRPr="00000000" w14:paraId="00000D6A">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Measured.</w:t>
      </w:r>
    </w:p>
    <w:p w:rsidR="00000000" w:rsidDel="00000000" w:rsidP="00000000" w:rsidRDefault="00000000" w:rsidRPr="00000000" w14:paraId="00000D6B">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keeps smiling anyway and finishes her food.</w:t>
        <w:br w:type="textWrapping"/>
      </w:r>
    </w:p>
    <w:p w:rsidR="00000000" w:rsidDel="00000000" w:rsidP="00000000" w:rsidRDefault="00000000" w:rsidRPr="00000000" w14:paraId="00000D6C">
      <w:pPr>
        <w:spacing w:after="240" w:before="240" w:lineRule="auto"/>
        <w:jc w:val="right"/>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CUT TO:</w:t>
      </w:r>
    </w:p>
    <w:p w:rsidR="00000000" w:rsidDel="00000000" w:rsidP="00000000" w:rsidRDefault="00000000" w:rsidRPr="00000000" w14:paraId="00000D6D">
      <w:pPr>
        <w:spacing w:after="240" w:before="240" w:lineRule="auto"/>
        <w:jc w:val="right"/>
        <w:rPr>
          <w:rFonts w:ascii="Courier" w:cs="Courier" w:eastAsia="Courier" w:hAnsi="Courier"/>
          <w:color w:val="e69138"/>
          <w:sz w:val="24"/>
          <w:szCs w:val="24"/>
        </w:rPr>
      </w:pPr>
      <w:r w:rsidDel="00000000" w:rsidR="00000000" w:rsidRPr="00000000">
        <w:rPr>
          <w:rtl w:val="0"/>
        </w:rPr>
      </w:r>
    </w:p>
    <w:p w:rsidR="00000000" w:rsidDel="00000000" w:rsidP="00000000" w:rsidRDefault="00000000" w:rsidRPr="00000000" w14:paraId="00000D6E">
      <w:pPr>
        <w:pStyle w:val="Heading3"/>
        <w:keepNext w:val="0"/>
        <w:keepLines w:val="0"/>
        <w:spacing w:before="280" w:lineRule="auto"/>
        <w:rPr>
          <w:rFonts w:ascii="Courier" w:cs="Courier" w:eastAsia="Courier" w:hAnsi="Courier"/>
          <w:b w:val="1"/>
          <w:bCs w:val="1"/>
          <w:color w:val="e69138"/>
          <w:sz w:val="26"/>
          <w:szCs w:val="26"/>
        </w:rPr>
      </w:pPr>
      <w:bookmarkStart w:colFirst="0" w:colLast="0" w:name="_cgxpvtozwbuu" w:id="96"/>
      <w:bookmarkEnd w:id="96"/>
      <w:r w:rsidDel="00000000" w:rsidR="00000000" w:rsidRPr="00000000">
        <w:rPr>
          <w:rFonts w:ascii="Courier" w:cs="Courier" w:eastAsia="Courier" w:hAnsi="Courier"/>
          <w:b w:val="1"/>
          <w:bCs w:val="1"/>
          <w:color w:val="e69138"/>
          <w:sz w:val="26"/>
          <w:szCs w:val="26"/>
          <w:rtl w:val="0"/>
        </w:rPr>
        <w:t xml:space="preserve">INT. YAP RESIDENCE – SALA – LATER THAT EVENING</w:t>
      </w:r>
    </w:p>
    <w:p w:rsidR="00000000" w:rsidDel="00000000" w:rsidP="00000000" w:rsidRDefault="00000000" w:rsidRPr="00000000" w14:paraId="00000D6F">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adults remain at the dining table.</w:t>
      </w:r>
    </w:p>
    <w:p w:rsidR="00000000" w:rsidDel="00000000" w:rsidP="00000000" w:rsidRDefault="00000000" w:rsidRPr="00000000" w14:paraId="00000D70">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Meanwhile…</w:t>
      </w:r>
    </w:p>
    <w:p w:rsidR="00000000" w:rsidDel="00000000" w:rsidP="00000000" w:rsidRDefault="00000000" w:rsidRPr="00000000" w14:paraId="00000D71">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and Ethan move into the living room.</w:t>
      </w:r>
    </w:p>
    <w:p w:rsidR="00000000" w:rsidDel="00000000" w:rsidP="00000000" w:rsidRDefault="00000000" w:rsidRPr="00000000" w14:paraId="00000D72">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Both holding drinks.</w:t>
      </w:r>
    </w:p>
    <w:p w:rsidR="00000000" w:rsidDel="00000000" w:rsidP="00000000" w:rsidRDefault="00000000" w:rsidRPr="00000000" w14:paraId="00000D73">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atmosphere is quieter here.</w:t>
      </w:r>
    </w:p>
    <w:p w:rsidR="00000000" w:rsidDel="00000000" w:rsidP="00000000" w:rsidRDefault="00000000" w:rsidRPr="00000000" w14:paraId="00000D74">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More relaxed.</w:t>
      </w:r>
    </w:p>
    <w:p w:rsidR="00000000" w:rsidDel="00000000" w:rsidP="00000000" w:rsidRDefault="00000000" w:rsidRPr="00000000" w14:paraId="00000D75">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ETHAN</w:t>
      </w:r>
      <w:r w:rsidDel="00000000" w:rsidR="00000000" w:rsidRPr="00000000">
        <w:rPr>
          <w:rFonts w:ascii="Courier" w:cs="Courier" w:eastAsia="Courier" w:hAnsi="Courier"/>
          <w:color w:val="e69138"/>
          <w:sz w:val="24"/>
          <w:szCs w:val="24"/>
          <w:rtl w:val="0"/>
        </w:rPr>
        <w:br w:type="textWrapping"/>
        <w:t xml:space="preserve">That could've gone worse.</w:t>
      </w:r>
    </w:p>
    <w:p w:rsidR="00000000" w:rsidDel="00000000" w:rsidP="00000000" w:rsidRDefault="00000000" w:rsidRPr="00000000" w14:paraId="00000D76">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You mean dinner?</w:t>
      </w:r>
    </w:p>
    <w:p w:rsidR="00000000" w:rsidDel="00000000" w:rsidP="00000000" w:rsidRDefault="00000000" w:rsidRPr="00000000" w14:paraId="00000D77">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ETHAN</w:t>
      </w:r>
      <w:r w:rsidDel="00000000" w:rsidR="00000000" w:rsidRPr="00000000">
        <w:rPr>
          <w:rFonts w:ascii="Courier" w:cs="Courier" w:eastAsia="Courier" w:hAnsi="Courier"/>
          <w:color w:val="e69138"/>
          <w:sz w:val="24"/>
          <w:szCs w:val="24"/>
          <w:rtl w:val="0"/>
        </w:rPr>
        <w:br w:type="textWrapping"/>
        <w:t xml:space="preserve">Yeah.</w:t>
      </w:r>
    </w:p>
    <w:p w:rsidR="00000000" w:rsidDel="00000000" w:rsidP="00000000" w:rsidRDefault="00000000" w:rsidRPr="00000000" w14:paraId="00000D78">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True.</w:t>
      </w:r>
    </w:p>
    <w:p w:rsidR="00000000" w:rsidDel="00000000" w:rsidP="00000000" w:rsidRDefault="00000000" w:rsidRPr="00000000" w14:paraId="00000D79">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(Ethan hesitates but decides to ask.)</w:t>
      </w:r>
    </w:p>
    <w:p w:rsidR="00000000" w:rsidDel="00000000" w:rsidP="00000000" w:rsidRDefault="00000000" w:rsidRPr="00000000" w14:paraId="00000D7A">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ETHAN</w:t>
      </w:r>
      <w:r w:rsidDel="00000000" w:rsidR="00000000" w:rsidRPr="00000000">
        <w:rPr>
          <w:rFonts w:ascii="Courier" w:cs="Courier" w:eastAsia="Courier" w:hAnsi="Courier"/>
          <w:color w:val="e69138"/>
          <w:sz w:val="24"/>
          <w:szCs w:val="24"/>
          <w:rtl w:val="0"/>
        </w:rPr>
        <w:br w:type="textWrapping"/>
        <w:t xml:space="preserve">You seemed kinda out of it kanina. Something on your mind?</w:t>
      </w:r>
    </w:p>
    <w:p w:rsidR="00000000" w:rsidDel="00000000" w:rsidP="00000000" w:rsidRDefault="00000000" w:rsidRPr="00000000" w14:paraId="00000D7B">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hesitates but gives in.)</w:t>
      </w:r>
    </w:p>
    <w:p w:rsidR="00000000" w:rsidDel="00000000" w:rsidP="00000000" w:rsidRDefault="00000000" w:rsidRPr="00000000" w14:paraId="00000D7C">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sighs.</w:t>
      </w:r>
    </w:p>
    <w:p w:rsidR="00000000" w:rsidDel="00000000" w:rsidP="00000000" w:rsidRDefault="00000000" w:rsidRPr="00000000" w14:paraId="00000D7D">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Honestly, nahihirapan ako in class these days, but I’ll figure it out naman. Baka pagod lang ‘toh.</w:t>
      </w:r>
    </w:p>
    <w:p w:rsidR="00000000" w:rsidDel="00000000" w:rsidP="00000000" w:rsidRDefault="00000000" w:rsidRPr="00000000" w14:paraId="00000D7E">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ETHAN</w:t>
      </w:r>
      <w:r w:rsidDel="00000000" w:rsidR="00000000" w:rsidRPr="00000000">
        <w:rPr>
          <w:rFonts w:ascii="Courier" w:cs="Courier" w:eastAsia="Courier" w:hAnsi="Courier"/>
          <w:color w:val="e69138"/>
          <w:sz w:val="24"/>
          <w:szCs w:val="24"/>
          <w:rtl w:val="0"/>
        </w:rPr>
        <w:br w:type="textWrapping"/>
        <w:t xml:space="preserve">Shucks..I'm sorry to hear that. I can help you out and- </w:t>
      </w:r>
    </w:p>
    <w:p w:rsidR="00000000" w:rsidDel="00000000" w:rsidP="00000000" w:rsidRDefault="00000000" w:rsidRPr="00000000" w14:paraId="00000D7F">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Ethan was cut short by Maya’s hand.</w:t>
      </w:r>
    </w:p>
    <w:p w:rsidR="00000000" w:rsidDel="00000000" w:rsidP="00000000" w:rsidRDefault="00000000" w:rsidRPr="00000000" w14:paraId="00000D80">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No need. Sabi ko naman na kaya ko toh.</w:t>
      </w:r>
    </w:p>
    <w:p w:rsidR="00000000" w:rsidDel="00000000" w:rsidP="00000000" w:rsidRDefault="00000000" w:rsidRPr="00000000" w14:paraId="00000D81">
      <w:pPr>
        <w:spacing w:after="240" w:before="240" w:lineRule="auto"/>
        <w:jc w:val="center"/>
        <w:rPr>
          <w:rFonts w:ascii="Courier" w:cs="Courier" w:eastAsia="Courier" w:hAnsi="Courier"/>
          <w:color w:val="e69138"/>
          <w:sz w:val="24"/>
          <w:szCs w:val="24"/>
        </w:rPr>
      </w:pPr>
      <w:r w:rsidDel="00000000" w:rsidR="00000000" w:rsidRPr="00000000">
        <w:rPr>
          <w:rtl w:val="0"/>
        </w:rPr>
      </w:r>
    </w:p>
    <w:p w:rsidR="00000000" w:rsidDel="00000000" w:rsidP="00000000" w:rsidRDefault="00000000" w:rsidRPr="00000000" w14:paraId="00000D82">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Ethan slowly nods and respects what Maya says.</w:t>
      </w:r>
    </w:p>
    <w:p w:rsidR="00000000" w:rsidDel="00000000" w:rsidP="00000000" w:rsidRDefault="00000000" w:rsidRPr="00000000" w14:paraId="00000D83">
      <w:pPr>
        <w:spacing w:after="240" w:before="240" w:lineRule="auto"/>
        <w:jc w:val="center"/>
        <w:rPr>
          <w:rFonts w:ascii="Courier" w:cs="Courier" w:eastAsia="Courier" w:hAnsi="Courier"/>
          <w:color w:val="508839"/>
          <w:sz w:val="24"/>
          <w:szCs w:val="24"/>
        </w:rPr>
      </w:pPr>
      <w:r w:rsidDel="00000000" w:rsidR="00000000" w:rsidRPr="00000000">
        <w:rPr>
          <w:rtl w:val="0"/>
        </w:rPr>
      </w:r>
    </w:p>
    <w:p w:rsidR="00000000" w:rsidDel="00000000" w:rsidP="00000000" w:rsidRDefault="00000000" w:rsidRPr="00000000" w14:paraId="00000D8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few moments later…</w:t>
      </w:r>
    </w:p>
    <w:p w:rsidR="00000000" w:rsidDel="00000000" w:rsidP="00000000" w:rsidRDefault="00000000" w:rsidRPr="00000000" w14:paraId="00000D8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enters carrying a glass.)</w:t>
      </w:r>
    </w:p>
    <w:p w:rsidR="00000000" w:rsidDel="00000000" w:rsidP="00000000" w:rsidRDefault="00000000" w:rsidRPr="00000000" w14:paraId="00000D8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Mind if I join?</w:t>
      </w:r>
    </w:p>
    <w:p w:rsidR="00000000" w:rsidDel="00000000" w:rsidP="00000000" w:rsidRDefault="00000000" w:rsidRPr="00000000" w14:paraId="00000D8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Of course not, Tito.</w:t>
      </w:r>
    </w:p>
    <w:p w:rsidR="00000000" w:rsidDel="00000000" w:rsidP="00000000" w:rsidRDefault="00000000" w:rsidRPr="00000000" w14:paraId="00000D8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sits beside Maya.)</w:t>
      </w:r>
    </w:p>
    <w:p w:rsidR="00000000" w:rsidDel="00000000" w:rsidP="00000000" w:rsidRDefault="00000000" w:rsidRPr="00000000" w14:paraId="00000D8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three enjoy a comfortable silence.</w:t>
      </w:r>
    </w:p>
    <w:p w:rsidR="00000000" w:rsidDel="00000000" w:rsidP="00000000" w:rsidRDefault="00000000" w:rsidRPr="00000000" w14:paraId="00000D8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a moment.</w:t>
      </w:r>
    </w:p>
    <w:p w:rsidR="00000000" w:rsidDel="00000000" w:rsidP="00000000" w:rsidRDefault="00000000" w:rsidRPr="00000000" w14:paraId="00000D8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Ethan speaks.)</w:t>
      </w:r>
    </w:p>
    <w:p w:rsidR="00000000" w:rsidDel="00000000" w:rsidP="00000000" w:rsidRDefault="00000000" w:rsidRPr="00000000" w14:paraId="00000D8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Actually...</w:t>
      </w:r>
    </w:p>
    <w:p w:rsidR="00000000" w:rsidDel="00000000" w:rsidP="00000000" w:rsidRDefault="00000000" w:rsidRPr="00000000" w14:paraId="00000D8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There's something I've been thinking about.</w:t>
      </w:r>
    </w:p>
    <w:p w:rsidR="00000000" w:rsidDel="00000000" w:rsidP="00000000" w:rsidRDefault="00000000" w:rsidRPr="00000000" w14:paraId="00000D8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over.)</w:t>
      </w:r>
    </w:p>
    <w:p w:rsidR="00000000" w:rsidDel="00000000" w:rsidP="00000000" w:rsidRDefault="00000000" w:rsidRPr="00000000" w14:paraId="00000D8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listens.)</w:t>
      </w:r>
    </w:p>
    <w:p w:rsidR="00000000" w:rsidDel="00000000" w:rsidP="00000000" w:rsidRDefault="00000000" w:rsidRPr="00000000" w14:paraId="00000D9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(CONT'D)</w:t>
      </w:r>
      <w:r w:rsidDel="00000000" w:rsidR="00000000" w:rsidRPr="00000000">
        <w:rPr>
          <w:rFonts w:ascii="Courier" w:cs="Courier" w:eastAsia="Courier" w:hAnsi="Courier"/>
          <w:sz w:val="24"/>
          <w:szCs w:val="24"/>
          <w:rtl w:val="0"/>
        </w:rPr>
        <w:br w:type="textWrapping"/>
        <w:t xml:space="preserve">I've been looking for a part-time job.</w:t>
      </w:r>
    </w:p>
    <w:p w:rsidR="00000000" w:rsidDel="00000000" w:rsidP="00000000" w:rsidRDefault="00000000" w:rsidRPr="00000000" w14:paraId="00000D9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Really?</w:t>
      </w:r>
    </w:p>
    <w:p w:rsidR="00000000" w:rsidDel="00000000" w:rsidP="00000000" w:rsidRDefault="00000000" w:rsidRPr="00000000" w14:paraId="00000D9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Yeah.</w:t>
      </w:r>
    </w:p>
    <w:p w:rsidR="00000000" w:rsidDel="00000000" w:rsidP="00000000" w:rsidRDefault="00000000" w:rsidRPr="00000000" w14:paraId="00000D9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Why?</w:t>
      </w:r>
    </w:p>
    <w:p w:rsidR="00000000" w:rsidDel="00000000" w:rsidP="00000000" w:rsidRDefault="00000000" w:rsidRPr="00000000" w14:paraId="00000D9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hesitates.)</w:t>
      </w:r>
    </w:p>
    <w:p w:rsidR="00000000" w:rsidDel="00000000" w:rsidP="00000000" w:rsidRDefault="00000000" w:rsidRPr="00000000" w14:paraId="00000D9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His usual composure slips slightly.</w:t>
      </w:r>
    </w:p>
    <w:p w:rsidR="00000000" w:rsidDel="00000000" w:rsidP="00000000" w:rsidRDefault="00000000" w:rsidRPr="00000000" w14:paraId="00000D9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I want to help Ma.</w:t>
      </w:r>
    </w:p>
    <w:p w:rsidR="00000000" w:rsidDel="00000000" w:rsidP="00000000" w:rsidRDefault="00000000" w:rsidRPr="00000000" w14:paraId="00000D9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(Ricardo's expression softens.)</w:t>
      </w:r>
    </w:p>
    <w:p w:rsidR="00000000" w:rsidDel="00000000" w:rsidP="00000000" w:rsidRDefault="00000000" w:rsidRPr="00000000" w14:paraId="00000D9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(CONT'D)</w:t>
      </w:r>
      <w:r w:rsidDel="00000000" w:rsidR="00000000" w:rsidRPr="00000000">
        <w:rPr>
          <w:rFonts w:ascii="Courier" w:cs="Courier" w:eastAsia="Courier" w:hAnsi="Courier"/>
          <w:sz w:val="24"/>
          <w:szCs w:val="24"/>
          <w:rtl w:val="0"/>
        </w:rPr>
        <w:br w:type="textWrapping"/>
        <w:t xml:space="preserve">Things haven't been easy lately.</w:t>
      </w:r>
    </w:p>
    <w:p w:rsidR="00000000" w:rsidDel="00000000" w:rsidP="00000000" w:rsidRDefault="00000000" w:rsidRPr="00000000" w14:paraId="00000D9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Because of...</w:t>
      </w:r>
    </w:p>
    <w:p w:rsidR="00000000" w:rsidDel="00000000" w:rsidP="00000000" w:rsidRDefault="00000000" w:rsidRPr="00000000" w14:paraId="00000D9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Yeah.</w:t>
      </w:r>
    </w:p>
    <w:p w:rsidR="00000000" w:rsidDel="00000000" w:rsidP="00000000" w:rsidRDefault="00000000" w:rsidRPr="00000000" w14:paraId="00000D9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separation.</w:t>
      </w:r>
    </w:p>
    <w:p w:rsidR="00000000" w:rsidDel="00000000" w:rsidP="00000000" w:rsidRDefault="00000000" w:rsidRPr="00000000" w14:paraId="00000D9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(Silence.)</w:t>
      </w:r>
    </w:p>
    <w:p w:rsidR="00000000" w:rsidDel="00000000" w:rsidP="00000000" w:rsidRDefault="00000000" w:rsidRPr="00000000" w14:paraId="00000D9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(CONT'D)</w:t>
      </w:r>
      <w:r w:rsidDel="00000000" w:rsidR="00000000" w:rsidRPr="00000000">
        <w:rPr>
          <w:rFonts w:ascii="Courier" w:cs="Courier" w:eastAsia="Courier" w:hAnsi="Courier"/>
          <w:sz w:val="24"/>
          <w:szCs w:val="24"/>
          <w:rtl w:val="0"/>
        </w:rPr>
        <w:br w:type="textWrapping"/>
        <w:t xml:space="preserve">She's trying her best, but finding work again hasn't exactly been easy.</w:t>
      </w:r>
    </w:p>
    <w:p w:rsidR="00000000" w:rsidDel="00000000" w:rsidP="00000000" w:rsidRDefault="00000000" w:rsidRPr="00000000" w14:paraId="00000D9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I'm sorry.</w:t>
      </w:r>
    </w:p>
    <w:p w:rsidR="00000000" w:rsidDel="00000000" w:rsidP="00000000" w:rsidRDefault="00000000" w:rsidRPr="00000000" w14:paraId="00000D9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It's okay.</w:t>
      </w:r>
    </w:p>
    <w:p w:rsidR="00000000" w:rsidDel="00000000" w:rsidP="00000000" w:rsidRDefault="00000000" w:rsidRPr="00000000" w14:paraId="00000DA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We're managing.</w:t>
      </w:r>
    </w:p>
    <w:p w:rsidR="00000000" w:rsidDel="00000000" w:rsidP="00000000" w:rsidRDefault="00000000" w:rsidRPr="00000000" w14:paraId="00000DA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nods thoughtfully, taking everything in.)</w:t>
      </w:r>
    </w:p>
    <w:p w:rsidR="00000000" w:rsidDel="00000000" w:rsidP="00000000" w:rsidRDefault="00000000" w:rsidRPr="00000000" w14:paraId="00000DA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w:t>
      </w:r>
    </w:p>
    <w:p w:rsidR="00000000" w:rsidDel="00000000" w:rsidP="00000000" w:rsidRDefault="00000000" w:rsidRPr="00000000" w14:paraId="00000DA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Actually.</w:t>
      </w:r>
    </w:p>
    <w:p w:rsidR="00000000" w:rsidDel="00000000" w:rsidP="00000000" w:rsidRDefault="00000000" w:rsidRPr="00000000" w14:paraId="00000DA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looks up.)</w:t>
      </w:r>
    </w:p>
    <w:p w:rsidR="00000000" w:rsidDel="00000000" w:rsidP="00000000" w:rsidRDefault="00000000" w:rsidRPr="00000000" w14:paraId="00000DA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 (CONT'D)</w:t>
      </w:r>
      <w:r w:rsidDel="00000000" w:rsidR="00000000" w:rsidRPr="00000000">
        <w:rPr>
          <w:rFonts w:ascii="Courier" w:cs="Courier" w:eastAsia="Courier" w:hAnsi="Courier"/>
          <w:sz w:val="24"/>
          <w:szCs w:val="24"/>
          <w:rtl w:val="0"/>
        </w:rPr>
        <w:br w:type="textWrapping"/>
        <w:t xml:space="preserve">There might be something.</w:t>
      </w:r>
    </w:p>
    <w:p w:rsidR="00000000" w:rsidDel="00000000" w:rsidP="00000000" w:rsidRDefault="00000000" w:rsidRPr="00000000" w14:paraId="00000DA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Yes po, Tito?</w:t>
      </w:r>
    </w:p>
    <w:p w:rsidR="00000000" w:rsidDel="00000000" w:rsidP="00000000" w:rsidRDefault="00000000" w:rsidRPr="00000000" w14:paraId="00000DA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Ung auto repair shop ko.</w:t>
      </w:r>
    </w:p>
    <w:p w:rsidR="00000000" w:rsidDel="00000000" w:rsidP="00000000" w:rsidRDefault="00000000" w:rsidRPr="00000000" w14:paraId="00000DA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blinks.)</w:t>
      </w:r>
    </w:p>
    <w:p w:rsidR="00000000" w:rsidDel="00000000" w:rsidP="00000000" w:rsidRDefault="00000000" w:rsidRPr="00000000" w14:paraId="00000DA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 (CONT'D)</w:t>
      </w:r>
      <w:r w:rsidDel="00000000" w:rsidR="00000000" w:rsidRPr="00000000">
        <w:rPr>
          <w:rFonts w:ascii="Courier" w:cs="Courier" w:eastAsia="Courier" w:hAnsi="Courier"/>
          <w:sz w:val="24"/>
          <w:szCs w:val="24"/>
          <w:rtl w:val="0"/>
        </w:rPr>
        <w:br w:type="textWrapping"/>
        <w:t xml:space="preserve">We're looking for extra help.</w:t>
      </w:r>
    </w:p>
    <w:p w:rsidR="00000000" w:rsidDel="00000000" w:rsidP="00000000" w:rsidRDefault="00000000" w:rsidRPr="00000000" w14:paraId="00000DA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Nothing too crazy.</w:t>
      </w:r>
    </w:p>
    <w:p w:rsidR="00000000" w:rsidDel="00000000" w:rsidP="00000000" w:rsidRDefault="00000000" w:rsidRPr="00000000" w14:paraId="00000DA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Oh—</w:t>
      </w:r>
    </w:p>
    <w:p w:rsidR="00000000" w:rsidDel="00000000" w:rsidP="00000000" w:rsidRDefault="00000000" w:rsidRPr="00000000" w14:paraId="00000DA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I can teach you.</w:t>
      </w:r>
    </w:p>
    <w:p w:rsidR="00000000" w:rsidDel="00000000" w:rsidP="00000000" w:rsidRDefault="00000000" w:rsidRPr="00000000" w14:paraId="00000DA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Show you how everything works.</w:t>
      </w:r>
    </w:p>
    <w:p w:rsidR="00000000" w:rsidDel="00000000" w:rsidP="00000000" w:rsidRDefault="00000000" w:rsidRPr="00000000" w14:paraId="00000DA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immediately shakes his head.)</w:t>
      </w:r>
    </w:p>
    <w:p w:rsidR="00000000" w:rsidDel="00000000" w:rsidP="00000000" w:rsidRDefault="00000000" w:rsidRPr="00000000" w14:paraId="00000DA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No, Tito, it's okay.</w:t>
      </w:r>
    </w:p>
    <w:p w:rsidR="00000000" w:rsidDel="00000000" w:rsidP="00000000" w:rsidRDefault="00000000" w:rsidRPr="00000000" w14:paraId="00000DB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couldn't—</w:t>
      </w:r>
    </w:p>
    <w:p w:rsidR="00000000" w:rsidDel="00000000" w:rsidP="00000000" w:rsidRDefault="00000000" w:rsidRPr="00000000" w14:paraId="00000DB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Couldn't what?</w:t>
      </w:r>
    </w:p>
    <w:p w:rsidR="00000000" w:rsidDel="00000000" w:rsidP="00000000" w:rsidRDefault="00000000" w:rsidRPr="00000000" w14:paraId="00000DB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I don't want to impose.</w:t>
      </w:r>
    </w:p>
    <w:p w:rsidR="00000000" w:rsidDel="00000000" w:rsidP="00000000" w:rsidRDefault="00000000" w:rsidRPr="00000000" w14:paraId="00000DB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You're not imposing.</w:t>
      </w:r>
    </w:p>
    <w:p w:rsidR="00000000" w:rsidDel="00000000" w:rsidP="00000000" w:rsidRDefault="00000000" w:rsidRPr="00000000" w14:paraId="00000DB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Still...</w:t>
      </w:r>
    </w:p>
    <w:p w:rsidR="00000000" w:rsidDel="00000000" w:rsidP="00000000" w:rsidRDefault="00000000" w:rsidRPr="00000000" w14:paraId="00000DB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Ethan.</w:t>
      </w:r>
    </w:p>
    <w:p w:rsidR="00000000" w:rsidDel="00000000" w:rsidP="00000000" w:rsidRDefault="00000000" w:rsidRPr="00000000" w14:paraId="00000DB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leans forward.)</w:t>
      </w:r>
    </w:p>
    <w:p w:rsidR="00000000" w:rsidDel="00000000" w:rsidP="00000000" w:rsidRDefault="00000000" w:rsidRPr="00000000" w14:paraId="00000DB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 (CONT'D)</w:t>
      </w:r>
      <w:r w:rsidDel="00000000" w:rsidR="00000000" w:rsidRPr="00000000">
        <w:rPr>
          <w:rFonts w:ascii="Courier" w:cs="Courier" w:eastAsia="Courier" w:hAnsi="Courier"/>
          <w:sz w:val="24"/>
          <w:szCs w:val="24"/>
          <w:rtl w:val="0"/>
        </w:rPr>
        <w:br w:type="textWrapping"/>
        <w:t xml:space="preserve">You've always been hardworking.</w:t>
      </w:r>
    </w:p>
    <w:p w:rsidR="00000000" w:rsidDel="00000000" w:rsidP="00000000" w:rsidRDefault="00000000" w:rsidRPr="00000000" w14:paraId="00000DB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Responsible.</w:t>
      </w:r>
    </w:p>
    <w:p w:rsidR="00000000" w:rsidDel="00000000" w:rsidP="00000000" w:rsidRDefault="00000000" w:rsidRPr="00000000" w14:paraId="00000DB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And willing to learn.</w:t>
      </w:r>
    </w:p>
    <w:p w:rsidR="00000000" w:rsidDel="00000000" w:rsidP="00000000" w:rsidRDefault="00000000" w:rsidRPr="00000000" w14:paraId="00000DB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That's more important than experience.</w:t>
      </w:r>
    </w:p>
    <w:p w:rsidR="00000000" w:rsidDel="00000000" w:rsidP="00000000" w:rsidRDefault="00000000" w:rsidRPr="00000000" w14:paraId="00000DB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remains unsure.)</w:t>
      </w:r>
    </w:p>
    <w:p w:rsidR="00000000" w:rsidDel="00000000" w:rsidP="00000000" w:rsidRDefault="00000000" w:rsidRPr="00000000" w14:paraId="00000DB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I don't know anything about cars.</w:t>
      </w:r>
    </w:p>
    <w:p w:rsidR="00000000" w:rsidDel="00000000" w:rsidP="00000000" w:rsidRDefault="00000000" w:rsidRPr="00000000" w14:paraId="00000DB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Neither did I when I started.</w:t>
      </w:r>
    </w:p>
    <w:p w:rsidR="00000000" w:rsidDel="00000000" w:rsidP="00000000" w:rsidRDefault="00000000" w:rsidRPr="00000000" w14:paraId="00000DB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laughs.)</w:t>
      </w:r>
    </w:p>
    <w:p w:rsidR="00000000" w:rsidDel="00000000" w:rsidP="00000000" w:rsidRDefault="00000000" w:rsidRPr="00000000" w14:paraId="00000DB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 (CONT'D)</w:t>
      </w:r>
      <w:r w:rsidDel="00000000" w:rsidR="00000000" w:rsidRPr="00000000">
        <w:rPr>
          <w:rFonts w:ascii="Courier" w:cs="Courier" w:eastAsia="Courier" w:hAnsi="Courier"/>
          <w:sz w:val="24"/>
          <w:szCs w:val="24"/>
          <w:rtl w:val="0"/>
        </w:rPr>
        <w:br w:type="textWrapping"/>
        <w:t xml:space="preserve">I'll teach you everything.</w:t>
      </w:r>
    </w:p>
    <w:p w:rsidR="00000000" w:rsidDel="00000000" w:rsidP="00000000" w:rsidRDefault="00000000" w:rsidRPr="00000000" w14:paraId="00000DC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Step by step.</w:t>
      </w:r>
    </w:p>
    <w:p w:rsidR="00000000" w:rsidDel="00000000" w:rsidP="00000000" w:rsidRDefault="00000000" w:rsidRPr="00000000" w14:paraId="00000DC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Think of it as an apprenticeship.</w:t>
      </w:r>
    </w:p>
    <w:p w:rsidR="00000000" w:rsidDel="00000000" w:rsidP="00000000" w:rsidRDefault="00000000" w:rsidRPr="00000000" w14:paraId="00000DC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glances toward Maya.)</w:t>
      </w:r>
    </w:p>
    <w:p w:rsidR="00000000" w:rsidDel="00000000" w:rsidP="00000000" w:rsidRDefault="00000000" w:rsidRPr="00000000" w14:paraId="00000DC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nods encouragingly.)</w:t>
      </w:r>
    </w:p>
    <w:p w:rsidR="00000000" w:rsidDel="00000000" w:rsidP="00000000" w:rsidRDefault="00000000" w:rsidRPr="00000000" w14:paraId="00000DC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You'd be good at it.</w:t>
      </w:r>
    </w:p>
    <w:p w:rsidR="00000000" w:rsidDel="00000000" w:rsidP="00000000" w:rsidRDefault="00000000" w:rsidRPr="00000000" w14:paraId="00000DC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You haven't even seen me fix anything this big at all.</w:t>
      </w:r>
    </w:p>
    <w:p w:rsidR="00000000" w:rsidDel="00000000" w:rsidP="00000000" w:rsidRDefault="00000000" w:rsidRPr="00000000" w14:paraId="00000DC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Exactly.</w:t>
      </w:r>
    </w:p>
    <w:p w:rsidR="00000000" w:rsidDel="00000000" w:rsidP="00000000" w:rsidRDefault="00000000" w:rsidRPr="00000000" w14:paraId="00000DC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It'll be entertaining.</w:t>
      </w:r>
    </w:p>
    <w:p w:rsidR="00000000" w:rsidDel="00000000" w:rsidP="00000000" w:rsidRDefault="00000000" w:rsidRPr="00000000" w14:paraId="00000DC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Wow.</w:t>
      </w:r>
    </w:p>
    <w:p w:rsidR="00000000" w:rsidDel="00000000" w:rsidP="00000000" w:rsidRDefault="00000000" w:rsidRPr="00000000" w14:paraId="00000DC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Some friend you are.</w:t>
      </w:r>
    </w:p>
    <w:p w:rsidR="00000000" w:rsidDel="00000000" w:rsidP="00000000" w:rsidRDefault="00000000" w:rsidRPr="00000000" w14:paraId="00000DC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three laugh.)</w:t>
      </w:r>
    </w:p>
    <w:p w:rsidR="00000000" w:rsidDel="00000000" w:rsidP="00000000" w:rsidRDefault="00000000" w:rsidRPr="00000000" w14:paraId="00000DC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smiles.</w:t>
      </w:r>
    </w:p>
    <w:p w:rsidR="00000000" w:rsidDel="00000000" w:rsidP="00000000" w:rsidRDefault="00000000" w:rsidRPr="00000000" w14:paraId="00000DC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See?</w:t>
      </w:r>
    </w:p>
    <w:p w:rsidR="00000000" w:rsidDel="00000000" w:rsidP="00000000" w:rsidRDefault="00000000" w:rsidRPr="00000000" w14:paraId="00000DC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Already part of the team.</w:t>
      </w:r>
    </w:p>
    <w:p w:rsidR="00000000" w:rsidDel="00000000" w:rsidP="00000000" w:rsidRDefault="00000000" w:rsidRPr="00000000" w14:paraId="00000DC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I still don't know...</w:t>
      </w:r>
    </w:p>
    <w:p w:rsidR="00000000" w:rsidDel="00000000" w:rsidP="00000000" w:rsidRDefault="00000000" w:rsidRPr="00000000" w14:paraId="00000DC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Take the opportunity.</w:t>
      </w:r>
    </w:p>
    <w:p w:rsidR="00000000" w:rsidDel="00000000" w:rsidP="00000000" w:rsidRDefault="00000000" w:rsidRPr="00000000" w14:paraId="00000DD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Help your mom.</w:t>
      </w:r>
    </w:p>
    <w:p w:rsidR="00000000" w:rsidDel="00000000" w:rsidP="00000000" w:rsidRDefault="00000000" w:rsidRPr="00000000" w14:paraId="00000DD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Learn something new.</w:t>
      </w:r>
    </w:p>
    <w:p w:rsidR="00000000" w:rsidDel="00000000" w:rsidP="00000000" w:rsidRDefault="00000000" w:rsidRPr="00000000" w14:paraId="00000DD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And honestly…</w:t>
      </w:r>
    </w:p>
    <w:p w:rsidR="00000000" w:rsidDel="00000000" w:rsidP="00000000" w:rsidRDefault="00000000" w:rsidRPr="00000000" w14:paraId="00000DD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(beat)</w:t>
      </w:r>
    </w:p>
    <w:p w:rsidR="00000000" w:rsidDel="00000000" w:rsidP="00000000" w:rsidRDefault="00000000" w:rsidRPr="00000000" w14:paraId="00000DD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It would help us too.</w:t>
      </w:r>
    </w:p>
    <w:p w:rsidR="00000000" w:rsidDel="00000000" w:rsidP="00000000" w:rsidRDefault="00000000" w:rsidRPr="00000000" w14:paraId="00000DD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finally falls silent, thinking.)</w:t>
      </w:r>
    </w:p>
    <w:p w:rsidR="00000000" w:rsidDel="00000000" w:rsidP="00000000" w:rsidRDefault="00000000" w:rsidRPr="00000000" w14:paraId="00000DD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w:t>
      </w:r>
    </w:p>
    <w:p w:rsidR="00000000" w:rsidDel="00000000" w:rsidP="00000000" w:rsidRDefault="00000000" w:rsidRPr="00000000" w14:paraId="00000DD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small smile appears.)</w:t>
      </w:r>
    </w:p>
    <w:p w:rsidR="00000000" w:rsidDel="00000000" w:rsidP="00000000" w:rsidRDefault="00000000" w:rsidRPr="00000000" w14:paraId="00000DD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Okay.</w:t>
      </w:r>
    </w:p>
    <w:p w:rsidR="00000000" w:rsidDel="00000000" w:rsidP="00000000" w:rsidRDefault="00000000" w:rsidRPr="00000000" w14:paraId="00000DD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grins.)</w:t>
      </w:r>
    </w:p>
    <w:p w:rsidR="00000000" w:rsidDel="00000000" w:rsidP="00000000" w:rsidRDefault="00000000" w:rsidRPr="00000000" w14:paraId="00000DD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(CONT'D)</w:t>
      </w:r>
      <w:r w:rsidDel="00000000" w:rsidR="00000000" w:rsidRPr="00000000">
        <w:rPr>
          <w:rFonts w:ascii="Courier" w:cs="Courier" w:eastAsia="Courier" w:hAnsi="Courier"/>
          <w:sz w:val="24"/>
          <w:szCs w:val="24"/>
          <w:rtl w:val="0"/>
        </w:rPr>
        <w:br w:type="textWrapping"/>
        <w:t xml:space="preserve">Thank you, Tito.</w:t>
      </w:r>
    </w:p>
    <w:p w:rsidR="00000000" w:rsidDel="00000000" w:rsidP="00000000" w:rsidRDefault="00000000" w:rsidRPr="00000000" w14:paraId="00000DD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really appreciate it.</w:t>
      </w:r>
    </w:p>
    <w:p w:rsidR="00000000" w:rsidDel="00000000" w:rsidP="00000000" w:rsidRDefault="00000000" w:rsidRPr="00000000" w14:paraId="00000DD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Good.</w:t>
      </w:r>
    </w:p>
    <w:p w:rsidR="00000000" w:rsidDel="00000000" w:rsidP="00000000" w:rsidRDefault="00000000" w:rsidRPr="00000000" w14:paraId="00000DD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pats Ethan firmly on the back.)</w:t>
      </w:r>
    </w:p>
    <w:p w:rsidR="00000000" w:rsidDel="00000000" w:rsidP="00000000" w:rsidRDefault="00000000" w:rsidRPr="00000000" w14:paraId="00000DD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 (CONT'D)</w:t>
      </w:r>
      <w:r w:rsidDel="00000000" w:rsidR="00000000" w:rsidRPr="00000000">
        <w:rPr>
          <w:rFonts w:ascii="Courier" w:cs="Courier" w:eastAsia="Courier" w:hAnsi="Courier"/>
          <w:sz w:val="24"/>
          <w:szCs w:val="24"/>
          <w:rtl w:val="0"/>
        </w:rPr>
        <w:br w:type="textWrapping"/>
        <w:t xml:space="preserve">You'll do great.</w:t>
      </w:r>
    </w:p>
    <w:p w:rsidR="00000000" w:rsidDel="00000000" w:rsidP="00000000" w:rsidRDefault="00000000" w:rsidRPr="00000000" w14:paraId="00000DD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laughs.)</w:t>
      </w:r>
    </w:p>
    <w:p w:rsidR="00000000" w:rsidDel="00000000" w:rsidP="00000000" w:rsidRDefault="00000000" w:rsidRPr="00000000" w14:paraId="00000DE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watches quietly from her seat.</w:t>
      </w:r>
    </w:p>
    <w:p w:rsidR="00000000" w:rsidDel="00000000" w:rsidP="00000000" w:rsidRDefault="00000000" w:rsidRPr="00000000" w14:paraId="00000DE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As Ricardo continues praising Ethan's work ethic and determination.</w:t>
      </w:r>
    </w:p>
    <w:p w:rsidR="00000000" w:rsidDel="00000000" w:rsidP="00000000" w:rsidRDefault="00000000" w:rsidRPr="00000000" w14:paraId="00000DE2">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just shrugs it off and goes back to her phone.</w:t>
      </w:r>
    </w:p>
    <w:p w:rsidR="00000000" w:rsidDel="00000000" w:rsidP="00000000" w:rsidRDefault="00000000" w:rsidRPr="00000000" w14:paraId="00000DE3">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But it still bugs her off, though.</w:t>
      </w:r>
    </w:p>
    <w:p w:rsidR="00000000" w:rsidDel="00000000" w:rsidP="00000000" w:rsidRDefault="00000000" w:rsidRPr="00000000" w14:paraId="00000DE4">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Something small and uncomfortable stirs inside her chest.</w:t>
      </w:r>
    </w:p>
    <w:p w:rsidR="00000000" w:rsidDel="00000000" w:rsidP="00000000" w:rsidRDefault="00000000" w:rsidRPr="00000000" w14:paraId="00000DE5">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chooses to ignore it.</w:t>
      </w:r>
    </w:p>
    <w:p w:rsidR="00000000" w:rsidDel="00000000" w:rsidP="00000000" w:rsidRDefault="00000000" w:rsidRPr="00000000" w14:paraId="00000DE6">
      <w:pPr>
        <w:spacing w:after="240" w:before="240" w:line="276" w:lineRule="auto"/>
        <w:rPr>
          <w:rFonts w:ascii="Courier" w:cs="Courier" w:eastAsia="Courier" w:hAnsi="Courier"/>
          <w:color w:val="e69138"/>
          <w:sz w:val="24"/>
          <w:szCs w:val="24"/>
          <w:shd w:fill="b6d7a8" w:val="clear"/>
        </w:rPr>
      </w:pPr>
      <w:r w:rsidDel="00000000" w:rsidR="00000000" w:rsidRPr="00000000">
        <w:rPr>
          <w:rFonts w:ascii="Courier" w:cs="Courier" w:eastAsia="Courier" w:hAnsi="Courier"/>
          <w:color w:val="e69138"/>
          <w:sz w:val="24"/>
          <w:szCs w:val="24"/>
          <w:rtl w:val="0"/>
        </w:rPr>
        <w:t xml:space="preserve">“It is what it is. Ethan needs the job anyway, Dad is giving it to him. It has nothing to do with me anyway...”</w:t>
      </w:r>
      <w:r w:rsidDel="00000000" w:rsidR="00000000" w:rsidRPr="00000000">
        <w:rPr>
          <w:rtl w:val="0"/>
        </w:rPr>
      </w:r>
    </w:p>
    <w:p w:rsidR="00000000" w:rsidDel="00000000" w:rsidP="00000000" w:rsidRDefault="00000000" w:rsidRPr="00000000" w14:paraId="00000DE7">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OUT.</w:t>
      </w:r>
    </w:p>
    <w:p w:rsidR="00000000" w:rsidDel="00000000" w:rsidP="00000000" w:rsidRDefault="00000000" w:rsidRPr="00000000" w14:paraId="00000DE8">
      <w:pPr>
        <w:spacing w:after="240" w:before="240" w:lineRule="auto"/>
        <w:jc w:val="righ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DE9">
      <w:pPr>
        <w:pStyle w:val="Heading2"/>
        <w:keepNext w:val="0"/>
        <w:keepLines w:val="0"/>
        <w:rPr/>
      </w:pPr>
      <w:bookmarkStart w:colFirst="0" w:colLast="0" w:name="_bowst1csi1q3" w:id="97"/>
      <w:bookmarkEnd w:id="97"/>
      <w:r w:rsidDel="00000000" w:rsidR="00000000" w:rsidRPr="00000000">
        <w:rPr>
          <w:rtl w:val="0"/>
        </w:rPr>
        <w:t xml:space="preserve">ACT 3 - DISTRUSTHindi</w:t>
      </w:r>
    </w:p>
    <w:p w:rsidR="00000000" w:rsidDel="00000000" w:rsidP="00000000" w:rsidRDefault="00000000" w:rsidRPr="00000000" w14:paraId="00000DEA">
      <w:pPr>
        <w:spacing w:after="240" w:before="240" w:lineRule="auto"/>
        <w:rPr>
          <w:rFonts w:ascii="Courier" w:cs="Courier" w:eastAsia="Courier" w:hAnsi="Courier"/>
          <w:b w:val="1"/>
          <w:bCs w:val="1"/>
          <w:sz w:val="26"/>
          <w:szCs w:val="26"/>
        </w:rPr>
      </w:pPr>
      <w:r w:rsidDel="00000000" w:rsidR="00000000" w:rsidRPr="00000000">
        <w:rPr>
          <w:rFonts w:ascii="Courier" w:cs="Courier" w:eastAsia="Courier" w:hAnsi="Courier"/>
          <w:b w:val="1"/>
          <w:bCs w:val="1"/>
          <w:sz w:val="26"/>
          <w:szCs w:val="26"/>
          <w:rtl w:val="0"/>
        </w:rPr>
        <w:t xml:space="preserve">EXT. AUTO REPAIR SHOP - DAY</w:t>
      </w:r>
    </w:p>
    <w:p w:rsidR="00000000" w:rsidDel="00000000" w:rsidP="00000000" w:rsidRDefault="00000000" w:rsidRPr="00000000" w14:paraId="00000DE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afternoon sun shines over a modest neighborhood auto repair shop. The sound of passing vehicles mixes with the clanking of tools, revving engines, and the occasional laughter of mechanics at work.</w:t>
      </w:r>
    </w:p>
    <w:p w:rsidR="00000000" w:rsidDel="00000000" w:rsidP="00000000" w:rsidRDefault="00000000" w:rsidRPr="00000000" w14:paraId="00000DE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sedan sits in one of the service bays with its hood propped open. Several mechanics work around the shop while customers wait nearby.</w:t>
      </w:r>
    </w:p>
    <w:p w:rsidR="00000000" w:rsidDel="00000000" w:rsidP="00000000" w:rsidRDefault="00000000" w:rsidRPr="00000000" w14:paraId="00000DE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stands beside ETHAN, both wearing work gloves. ETHAN's shirt already has a few grease stains, showing he's been working for quite some time.</w:t>
      </w:r>
    </w:p>
    <w:p w:rsidR="00000000" w:rsidDel="00000000" w:rsidP="00000000" w:rsidRDefault="00000000" w:rsidRPr="00000000" w14:paraId="00000DE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points toward a section of the engine.</w:t>
      </w:r>
    </w:p>
    <w:p w:rsidR="00000000" w:rsidDel="00000000" w:rsidP="00000000" w:rsidRDefault="00000000" w:rsidRPr="00000000" w14:paraId="00000DE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Okay, anak. Before you tighten that bolt, make sure aligned muna 'yung bracket.</w:t>
      </w:r>
    </w:p>
    <w:p w:rsidR="00000000" w:rsidDel="00000000" w:rsidP="00000000" w:rsidRDefault="00000000" w:rsidRPr="00000000" w14:paraId="00000DF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(Leaning closer.)</w:t>
      </w:r>
    </w:p>
    <w:p w:rsidR="00000000" w:rsidDel="00000000" w:rsidP="00000000" w:rsidRDefault="00000000" w:rsidRPr="00000000" w14:paraId="00000DF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Ito po ba?</w:t>
      </w:r>
    </w:p>
    <w:p w:rsidR="00000000" w:rsidDel="00000000" w:rsidP="00000000" w:rsidRDefault="00000000" w:rsidRPr="00000000" w14:paraId="00000DF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A little more to the left.</w:t>
      </w:r>
    </w:p>
    <w:p w:rsidR="00000000" w:rsidDel="00000000" w:rsidP="00000000" w:rsidRDefault="00000000" w:rsidRPr="00000000" w14:paraId="00000DF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carefully adjusts the part.)</w:t>
      </w:r>
    </w:p>
    <w:p w:rsidR="00000000" w:rsidDel="00000000" w:rsidP="00000000" w:rsidRDefault="00000000" w:rsidRPr="00000000" w14:paraId="00000DF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 (CONT'D)</w:t>
        <w:br w:type="textWrapping"/>
      </w:r>
      <w:r w:rsidDel="00000000" w:rsidR="00000000" w:rsidRPr="00000000">
        <w:rPr>
          <w:rFonts w:ascii="Courier" w:cs="Courier" w:eastAsia="Courier" w:hAnsi="Courier"/>
          <w:sz w:val="24"/>
          <w:szCs w:val="24"/>
          <w:rtl w:val="0"/>
        </w:rPr>
        <w:t xml:space="preserve">Ayan. Ngayon higpitan mo na.</w:t>
      </w:r>
    </w:p>
    <w:p w:rsidR="00000000" w:rsidDel="00000000" w:rsidP="00000000" w:rsidRDefault="00000000" w:rsidRPr="00000000" w14:paraId="00000DF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uses the wrench, tightening the bolt with care.)</w:t>
      </w:r>
    </w:p>
    <w:p w:rsidR="00000000" w:rsidDel="00000000" w:rsidP="00000000" w:rsidRDefault="00000000" w:rsidRPr="00000000" w14:paraId="00000DF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Okay...</w:t>
      </w:r>
    </w:p>
    <w:p w:rsidR="00000000" w:rsidDel="00000000" w:rsidP="00000000" w:rsidRDefault="00000000" w:rsidRPr="00000000" w14:paraId="00000DF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steps back.)</w:t>
      </w:r>
    </w:p>
    <w:p w:rsidR="00000000" w:rsidDel="00000000" w:rsidP="00000000" w:rsidRDefault="00000000" w:rsidRPr="00000000" w14:paraId="00000DF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Parang okay na, Tito.</w:t>
      </w:r>
    </w:p>
    <w:p w:rsidR="00000000" w:rsidDel="00000000" w:rsidP="00000000" w:rsidRDefault="00000000" w:rsidRPr="00000000" w14:paraId="00000DF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inspects the repair for a few seconds before giving an approving nod.)</w:t>
      </w:r>
    </w:p>
    <w:p w:rsidR="00000000" w:rsidDel="00000000" w:rsidP="00000000" w:rsidRDefault="00000000" w:rsidRPr="00000000" w14:paraId="00000DF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Not bad.</w:t>
      </w:r>
    </w:p>
    <w:p w:rsidR="00000000" w:rsidDel="00000000" w:rsidP="00000000" w:rsidRDefault="00000000" w:rsidRPr="00000000" w14:paraId="00000DF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(Chuckles.)</w:t>
      </w:r>
    </w:p>
    <w:p w:rsidR="00000000" w:rsidDel="00000000" w:rsidP="00000000" w:rsidRDefault="00000000" w:rsidRPr="00000000" w14:paraId="00000DF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Actually... tama lahat.</w:t>
      </w:r>
    </w:p>
    <w:p w:rsidR="00000000" w:rsidDel="00000000" w:rsidP="00000000" w:rsidRDefault="00000000" w:rsidRPr="00000000" w14:paraId="00000DF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lets out a relieved sigh.)</w:t>
      </w:r>
    </w:p>
    <w:p w:rsidR="00000000" w:rsidDel="00000000" w:rsidP="00000000" w:rsidRDefault="00000000" w:rsidRPr="00000000" w14:paraId="00000DF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Akala ko mali na naman.</w:t>
      </w:r>
    </w:p>
    <w:p w:rsidR="00000000" w:rsidDel="00000000" w:rsidP="00000000" w:rsidRDefault="00000000" w:rsidRPr="00000000" w14:paraId="00000DF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(Laughing.)</w:t>
      </w:r>
    </w:p>
    <w:p w:rsidR="00000000" w:rsidDel="00000000" w:rsidP="00000000" w:rsidRDefault="00000000" w:rsidRPr="00000000" w14:paraId="00000E0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Kung mali 'yan, pinapaulit kita.</w:t>
      </w:r>
    </w:p>
    <w:p w:rsidR="00000000" w:rsidDel="00000000" w:rsidP="00000000" w:rsidRDefault="00000000" w:rsidRPr="00000000" w14:paraId="00000E0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Fair enough.</w:t>
      </w:r>
    </w:p>
    <w:p w:rsidR="00000000" w:rsidDel="00000000" w:rsidP="00000000" w:rsidRDefault="00000000" w:rsidRPr="00000000" w14:paraId="00000E0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pats ETHAN's shoulder.)</w:t>
      </w:r>
    </w:p>
    <w:p w:rsidR="00000000" w:rsidDel="00000000" w:rsidP="00000000" w:rsidRDefault="00000000" w:rsidRPr="00000000" w14:paraId="00000E0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You're learning fast.</w:t>
      </w:r>
    </w:p>
    <w:p w:rsidR="00000000" w:rsidDel="00000000" w:rsidP="00000000" w:rsidRDefault="00000000" w:rsidRPr="00000000" w14:paraId="00000E0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ka takot magtanong, at marunong kang makinig.</w:t>
      </w:r>
    </w:p>
    <w:p w:rsidR="00000000" w:rsidDel="00000000" w:rsidP="00000000" w:rsidRDefault="00000000" w:rsidRPr="00000000" w14:paraId="00000E0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Malaking bagay 'yan.</w:t>
      </w:r>
    </w:p>
    <w:p w:rsidR="00000000" w:rsidDel="00000000" w:rsidP="00000000" w:rsidRDefault="00000000" w:rsidRPr="00000000" w14:paraId="00000E0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Salamat po.</w:t>
      </w:r>
    </w:p>
    <w:p w:rsidR="00000000" w:rsidDel="00000000" w:rsidP="00000000" w:rsidRDefault="00000000" w:rsidRPr="00000000" w14:paraId="00000E0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Honestly, marami pa akong kailangang matutunan.</w:t>
      </w:r>
    </w:p>
    <w:p w:rsidR="00000000" w:rsidDel="00000000" w:rsidP="00000000" w:rsidRDefault="00000000" w:rsidRPr="00000000" w14:paraId="00000E0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Lahat naman nagsisimula sa wala.</w:t>
      </w:r>
    </w:p>
    <w:p w:rsidR="00000000" w:rsidDel="00000000" w:rsidP="00000000" w:rsidRDefault="00000000" w:rsidRPr="00000000" w14:paraId="00000E0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Ang importante, willing kang matuto.</w:t>
      </w:r>
    </w:p>
    <w:p w:rsidR="00000000" w:rsidDel="00000000" w:rsidP="00000000" w:rsidRDefault="00000000" w:rsidRPr="00000000" w14:paraId="00000E0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smiles appreciatively.)</w:t>
      </w:r>
    </w:p>
    <w:p w:rsidR="00000000" w:rsidDel="00000000" w:rsidP="00000000" w:rsidRDefault="00000000" w:rsidRPr="00000000" w14:paraId="00000E0B">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br w:type="textWrapping"/>
      </w:r>
    </w:p>
    <w:p w:rsidR="00000000" w:rsidDel="00000000" w:rsidP="00000000" w:rsidRDefault="00000000" w:rsidRPr="00000000" w14:paraId="00000E0C">
      <w:pPr>
        <w:pStyle w:val="Heading3"/>
        <w:keepNext w:val="0"/>
        <w:keepLines w:val="0"/>
        <w:spacing w:before="280" w:lineRule="auto"/>
        <w:rPr>
          <w:rFonts w:ascii="Courier" w:cs="Courier" w:eastAsia="Courier" w:hAnsi="Courier"/>
          <w:b w:val="1"/>
          <w:bCs w:val="1"/>
          <w:color w:val="000000"/>
          <w:sz w:val="26"/>
          <w:szCs w:val="26"/>
        </w:rPr>
      </w:pPr>
      <w:bookmarkStart w:colFirst="0" w:colLast="0" w:name="_7iq0w08kf41" w:id="98"/>
      <w:bookmarkEnd w:id="98"/>
      <w:r w:rsidDel="00000000" w:rsidR="00000000" w:rsidRPr="00000000">
        <w:rPr>
          <w:rFonts w:ascii="Courier" w:cs="Courier" w:eastAsia="Courier" w:hAnsi="Courier"/>
          <w:b w:val="1"/>
          <w:bCs w:val="1"/>
          <w:color w:val="000000"/>
          <w:sz w:val="26"/>
          <w:szCs w:val="26"/>
          <w:rtl w:val="0"/>
        </w:rPr>
        <w:t xml:space="preserve">INT. MAYA'S CLASSROOM - DAY</w:t>
      </w:r>
    </w:p>
    <w:p w:rsidR="00000000" w:rsidDel="00000000" w:rsidP="00000000" w:rsidRDefault="00000000" w:rsidRPr="00000000" w14:paraId="00000E0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lecture is ongoing. The professor discusses a complex programming concept while students copy notes from the projector.</w:t>
      </w:r>
    </w:p>
    <w:p w:rsidR="00000000" w:rsidDel="00000000" w:rsidP="00000000" w:rsidRDefault="00000000" w:rsidRPr="00000000" w14:paraId="00000E0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sits quietly near the back of the room.</w:t>
      </w:r>
    </w:p>
    <w:p w:rsidR="00000000" w:rsidDel="00000000" w:rsidP="00000000" w:rsidRDefault="00000000" w:rsidRPr="00000000" w14:paraId="00000E0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notebook is filled with formulas and scribbled reminders.</w:t>
      </w:r>
    </w:p>
    <w:p w:rsidR="00000000" w:rsidDel="00000000" w:rsidP="00000000" w:rsidRDefault="00000000" w:rsidRPr="00000000" w14:paraId="00000E1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phone vibrates.</w:t>
      </w:r>
    </w:p>
    <w:p w:rsidR="00000000" w:rsidDel="00000000" w:rsidP="00000000" w:rsidRDefault="00000000" w:rsidRPr="00000000" w14:paraId="00000E1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discreetly glances beneath the desk.</w:t>
      </w:r>
    </w:p>
    <w:p w:rsidR="00000000" w:rsidDel="00000000" w:rsidP="00000000" w:rsidRDefault="00000000" w:rsidRPr="00000000" w14:paraId="00000E1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message from ETHAN appears.</w:t>
      </w:r>
    </w:p>
    <w:p w:rsidR="00000000" w:rsidDel="00000000" w:rsidP="00000000" w:rsidRDefault="00000000" w:rsidRPr="00000000" w14:paraId="00000E13">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i w:val="1"/>
          <w:iCs w:val="1"/>
          <w:sz w:val="24"/>
          <w:szCs w:val="24"/>
          <w:rtl w:val="0"/>
        </w:rPr>
        <w:t xml:space="preserve">"Survived another day sa shop."</w:t>
      </w:r>
    </w:p>
    <w:p w:rsidR="00000000" w:rsidDel="00000000" w:rsidP="00000000" w:rsidRDefault="00000000" w:rsidRPr="00000000" w14:paraId="00000E1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Attached is a selfie of ETHAN covered in grease.</w:t>
      </w:r>
    </w:p>
    <w:p w:rsidR="00000000" w:rsidDel="00000000" w:rsidP="00000000" w:rsidRDefault="00000000" w:rsidRPr="00000000" w14:paraId="00000E1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smiles.)</w:t>
      </w:r>
    </w:p>
    <w:p w:rsidR="00000000" w:rsidDel="00000000" w:rsidP="00000000" w:rsidRDefault="00000000" w:rsidRPr="00000000" w14:paraId="00000E1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quickly types back.</w:t>
      </w:r>
    </w:p>
    <w:p w:rsidR="00000000" w:rsidDel="00000000" w:rsidP="00000000" w:rsidRDefault="00000000" w:rsidRPr="00000000" w14:paraId="00000E17">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i w:val="1"/>
          <w:iCs w:val="1"/>
          <w:sz w:val="24"/>
          <w:szCs w:val="24"/>
          <w:rtl w:val="0"/>
        </w:rPr>
        <w:t xml:space="preserve">"Mukha kang tambay sa talyer."</w:t>
      </w:r>
    </w:p>
    <w:p w:rsidR="00000000" w:rsidDel="00000000" w:rsidP="00000000" w:rsidRDefault="00000000" w:rsidRPr="00000000" w14:paraId="00000E1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Almost instantly—</w:t>
      </w:r>
    </w:p>
    <w:p w:rsidR="00000000" w:rsidDel="00000000" w:rsidP="00000000" w:rsidRDefault="00000000" w:rsidRPr="00000000" w14:paraId="00000E19">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i w:val="1"/>
          <w:iCs w:val="1"/>
          <w:sz w:val="24"/>
          <w:szCs w:val="24"/>
          <w:rtl w:val="0"/>
        </w:rPr>
        <w:t xml:space="preserve">"Excuse me. Professional grease 'to."</w:t>
      </w:r>
    </w:p>
    <w:p w:rsidR="00000000" w:rsidDel="00000000" w:rsidP="00000000" w:rsidRDefault="00000000" w:rsidRPr="00000000" w14:paraId="00000E1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lets out a quiet laugh.)</w:t>
      </w:r>
    </w:p>
    <w:p w:rsidR="00000000" w:rsidDel="00000000" w:rsidP="00000000" w:rsidRDefault="00000000" w:rsidRPr="00000000" w14:paraId="00000E1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student beside her glances over.</w:t>
      </w:r>
    </w:p>
    <w:p w:rsidR="00000000" w:rsidDel="00000000" w:rsidP="00000000" w:rsidRDefault="00000000" w:rsidRPr="00000000" w14:paraId="00000E1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clears her throat and continues typing.</w:t>
      </w:r>
    </w:p>
    <w:p w:rsidR="00000000" w:rsidDel="00000000" w:rsidP="00000000" w:rsidRDefault="00000000" w:rsidRPr="00000000" w14:paraId="00000E1D">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i w:val="1"/>
          <w:iCs w:val="1"/>
          <w:sz w:val="24"/>
          <w:szCs w:val="24"/>
          <w:rtl w:val="0"/>
        </w:rPr>
        <w:t xml:space="preserve">"Nasa shop ka pa ba?"</w:t>
      </w:r>
    </w:p>
    <w:p w:rsidR="00000000" w:rsidDel="00000000" w:rsidP="00000000" w:rsidRDefault="00000000" w:rsidRPr="00000000" w14:paraId="00000E1E">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i w:val="1"/>
          <w:iCs w:val="1"/>
          <w:sz w:val="24"/>
          <w:szCs w:val="24"/>
          <w:rtl w:val="0"/>
        </w:rPr>
        <w:t xml:space="preserve">"Yep."</w:t>
      </w:r>
    </w:p>
    <w:p w:rsidR="00000000" w:rsidDel="00000000" w:rsidP="00000000" w:rsidRDefault="00000000" w:rsidRPr="00000000" w14:paraId="00000E1F">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i w:val="1"/>
          <w:iCs w:val="1"/>
          <w:sz w:val="24"/>
          <w:szCs w:val="24"/>
          <w:rtl w:val="0"/>
        </w:rPr>
        <w:t xml:space="preserve">"Dadaan ka?"</w:t>
      </w:r>
    </w:p>
    <w:p w:rsidR="00000000" w:rsidDel="00000000" w:rsidP="00000000" w:rsidRDefault="00000000" w:rsidRPr="00000000" w14:paraId="00000E2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at the classroom clock.)</w:t>
      </w:r>
    </w:p>
    <w:p w:rsidR="00000000" w:rsidDel="00000000" w:rsidP="00000000" w:rsidRDefault="00000000" w:rsidRPr="00000000" w14:paraId="00000E2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Only a few minutes left.</w:t>
      </w:r>
    </w:p>
    <w:p w:rsidR="00000000" w:rsidDel="00000000" w:rsidP="00000000" w:rsidRDefault="00000000" w:rsidRPr="00000000" w14:paraId="00000E2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replies.</w:t>
      </w:r>
    </w:p>
    <w:p w:rsidR="00000000" w:rsidDel="00000000" w:rsidP="00000000" w:rsidRDefault="00000000" w:rsidRPr="00000000" w14:paraId="00000E23">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i w:val="1"/>
          <w:iCs w:val="1"/>
          <w:sz w:val="24"/>
          <w:szCs w:val="24"/>
          <w:rtl w:val="0"/>
        </w:rPr>
        <w:t xml:space="preserve">"After class."</w:t>
      </w:r>
    </w:p>
    <w:p w:rsidR="00000000" w:rsidDel="00000000" w:rsidP="00000000" w:rsidRDefault="00000000" w:rsidRPr="00000000" w14:paraId="00000E24">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i w:val="1"/>
          <w:iCs w:val="1"/>
          <w:sz w:val="24"/>
          <w:szCs w:val="24"/>
          <w:rtl w:val="0"/>
        </w:rPr>
        <w:t xml:space="preserve">"Sige. Bilhan mo na rin ako ng pagkain."</w:t>
      </w:r>
    </w:p>
    <w:p w:rsidR="00000000" w:rsidDel="00000000" w:rsidP="00000000" w:rsidRDefault="00000000" w:rsidRPr="00000000" w14:paraId="00000E25">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i w:val="1"/>
          <w:iCs w:val="1"/>
          <w:sz w:val="24"/>
          <w:szCs w:val="24"/>
          <w:rtl w:val="0"/>
        </w:rPr>
        <w:t xml:space="preserve">"Libre mangarap."</w:t>
      </w:r>
    </w:p>
    <w:p w:rsidR="00000000" w:rsidDel="00000000" w:rsidP="00000000" w:rsidRDefault="00000000" w:rsidRPr="00000000" w14:paraId="00000E26">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i w:val="1"/>
          <w:iCs w:val="1"/>
          <w:sz w:val="24"/>
          <w:szCs w:val="24"/>
          <w:rtl w:val="0"/>
        </w:rPr>
        <w:t xml:space="preserve">"Worth a try."</w:t>
      </w:r>
    </w:p>
    <w:p w:rsidR="00000000" w:rsidDel="00000000" w:rsidP="00000000" w:rsidRDefault="00000000" w:rsidRPr="00000000" w14:paraId="00000E2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locks her phone just as the professor turns around.)</w:t>
      </w:r>
    </w:p>
    <w:p w:rsidR="00000000" w:rsidDel="00000000" w:rsidP="00000000" w:rsidRDefault="00000000" w:rsidRPr="00000000" w14:paraId="00000E2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quickly resumes taking notes.</w:t>
      </w:r>
    </w:p>
    <w:p w:rsidR="00000000" w:rsidDel="00000000" w:rsidP="00000000" w:rsidRDefault="00000000" w:rsidRPr="00000000" w14:paraId="00000E29">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E2A">
      <w:pPr>
        <w:pStyle w:val="Heading3"/>
        <w:keepNext w:val="0"/>
        <w:keepLines w:val="0"/>
        <w:spacing w:before="280" w:lineRule="auto"/>
        <w:rPr>
          <w:rFonts w:ascii="Courier" w:cs="Courier" w:eastAsia="Courier" w:hAnsi="Courier"/>
          <w:b w:val="1"/>
          <w:bCs w:val="1"/>
          <w:color w:val="000000"/>
          <w:sz w:val="26"/>
          <w:szCs w:val="26"/>
        </w:rPr>
      </w:pPr>
      <w:bookmarkStart w:colFirst="0" w:colLast="0" w:name="_resucrw48y0h" w:id="99"/>
      <w:bookmarkEnd w:id="99"/>
      <w:r w:rsidDel="00000000" w:rsidR="00000000" w:rsidRPr="00000000">
        <w:rPr>
          <w:rFonts w:ascii="Courier" w:cs="Courier" w:eastAsia="Courier" w:hAnsi="Courier"/>
          <w:b w:val="1"/>
          <w:bCs w:val="1"/>
          <w:color w:val="000000"/>
          <w:sz w:val="26"/>
          <w:szCs w:val="26"/>
          <w:rtl w:val="0"/>
        </w:rPr>
        <w:t xml:space="preserve">EXT. AUTO REPAIR SHOP - LATE AFTERNOON</w:t>
      </w:r>
    </w:p>
    <w:p w:rsidR="00000000" w:rsidDel="00000000" w:rsidP="00000000" w:rsidRDefault="00000000" w:rsidRPr="00000000" w14:paraId="00000E2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school day has ended.)</w:t>
      </w:r>
    </w:p>
    <w:p w:rsidR="00000000" w:rsidDel="00000000" w:rsidP="00000000" w:rsidRDefault="00000000" w:rsidRPr="00000000" w14:paraId="00000E2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walks toward the auto repair shop with her backpack slung over one shoulder.</w:t>
      </w:r>
    </w:p>
    <w:p w:rsidR="00000000" w:rsidDel="00000000" w:rsidP="00000000" w:rsidRDefault="00000000" w:rsidRPr="00000000" w14:paraId="00000E2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pauses outside for a moment before stepping in.</w:t>
      </w:r>
    </w:p>
    <w:p w:rsidR="00000000" w:rsidDel="00000000" w:rsidP="00000000" w:rsidRDefault="00000000" w:rsidRPr="00000000" w14:paraId="00000E2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familiar scent of motor oil and rubber fills the air.</w:t>
      </w:r>
    </w:p>
    <w:p w:rsidR="00000000" w:rsidDel="00000000" w:rsidP="00000000" w:rsidRDefault="00000000" w:rsidRPr="00000000" w14:paraId="00000E2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immediately spots ETHAN and RICARDO working together underneath the hood of the same sedan.</w:t>
      </w:r>
    </w:p>
    <w:p w:rsidR="00000000" w:rsidDel="00000000" w:rsidP="00000000" w:rsidRDefault="00000000" w:rsidRPr="00000000" w14:paraId="00000E3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demonstrates another repair while ETHAN follows closely.</w:t>
      </w:r>
    </w:p>
    <w:p w:rsidR="00000000" w:rsidDel="00000000" w:rsidP="00000000" w:rsidRDefault="00000000" w:rsidRPr="00000000" w14:paraId="00000E3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Supportahan mo muna dito.</w:t>
      </w:r>
    </w:p>
    <w:p w:rsidR="00000000" w:rsidDel="00000000" w:rsidP="00000000" w:rsidRDefault="00000000" w:rsidRPr="00000000" w14:paraId="00000E3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Oo... ganyan.</w:t>
      </w:r>
    </w:p>
    <w:p w:rsidR="00000000" w:rsidDel="00000000" w:rsidP="00000000" w:rsidRDefault="00000000" w:rsidRPr="00000000" w14:paraId="00000E3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steadies the component.)</w:t>
      </w:r>
    </w:p>
    <w:p w:rsidR="00000000" w:rsidDel="00000000" w:rsidP="00000000" w:rsidRDefault="00000000" w:rsidRPr="00000000" w14:paraId="00000E3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Ready na po.</w:t>
      </w:r>
    </w:p>
    <w:p w:rsidR="00000000" w:rsidDel="00000000" w:rsidP="00000000" w:rsidRDefault="00000000" w:rsidRPr="00000000" w14:paraId="00000E3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Sige.</w:t>
      </w:r>
    </w:p>
    <w:p w:rsidR="00000000" w:rsidDel="00000000" w:rsidP="00000000" w:rsidRDefault="00000000" w:rsidRPr="00000000" w14:paraId="00000E3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Subukan natin.</w:t>
      </w:r>
    </w:p>
    <w:p w:rsidR="00000000" w:rsidDel="00000000" w:rsidP="00000000" w:rsidRDefault="00000000" w:rsidRPr="00000000" w14:paraId="00000E3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(Together, they secure the part.)</w:t>
      </w:r>
    </w:p>
    <w:p w:rsidR="00000000" w:rsidDel="00000000" w:rsidP="00000000" w:rsidRDefault="00000000" w:rsidRPr="00000000" w14:paraId="00000E3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satisfying CLICK echoes from the engine.</w:t>
      </w:r>
    </w:p>
    <w:p w:rsidR="00000000" w:rsidDel="00000000" w:rsidP="00000000" w:rsidRDefault="00000000" w:rsidRPr="00000000" w14:paraId="00000E3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Both men pause.</w:t>
      </w:r>
    </w:p>
    <w:p w:rsidR="00000000" w:rsidDel="00000000" w:rsidP="00000000" w:rsidRDefault="00000000" w:rsidRPr="00000000" w14:paraId="00000E3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0E3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Ayun ba 'yon?</w:t>
      </w:r>
    </w:p>
    <w:p w:rsidR="00000000" w:rsidDel="00000000" w:rsidP="00000000" w:rsidRDefault="00000000" w:rsidRPr="00000000" w14:paraId="00000E3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checks the alignment before breaking into a grin.)</w:t>
      </w:r>
    </w:p>
    <w:p w:rsidR="00000000" w:rsidDel="00000000" w:rsidP="00000000" w:rsidRDefault="00000000" w:rsidRPr="00000000" w14:paraId="00000E3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Ayun nga!</w:t>
      </w:r>
    </w:p>
    <w:p w:rsidR="00000000" w:rsidDel="00000000" w:rsidP="00000000" w:rsidRDefault="00000000" w:rsidRPr="00000000" w14:paraId="00000E3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pumps his fist.)</w:t>
      </w:r>
    </w:p>
    <w:p w:rsidR="00000000" w:rsidDel="00000000" w:rsidP="00000000" w:rsidRDefault="00000000" w:rsidRPr="00000000" w14:paraId="00000E3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Yes!</w:t>
      </w:r>
    </w:p>
    <w:p w:rsidR="00000000" w:rsidDel="00000000" w:rsidP="00000000" w:rsidRDefault="00000000" w:rsidRPr="00000000" w14:paraId="00000E4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Akala ko uulitin na naman natin.</w:t>
      </w:r>
    </w:p>
    <w:p w:rsidR="00000000" w:rsidDel="00000000" w:rsidP="00000000" w:rsidRDefault="00000000" w:rsidRPr="00000000" w14:paraId="00000E4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Hindi na.</w:t>
      </w:r>
    </w:p>
    <w:p w:rsidR="00000000" w:rsidDel="00000000" w:rsidP="00000000" w:rsidRDefault="00000000" w:rsidRPr="00000000" w14:paraId="00000E4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Mukhang mabilis ka talagang matuto.</w:t>
      </w:r>
    </w:p>
    <w:p w:rsidR="00000000" w:rsidDel="00000000" w:rsidP="00000000" w:rsidRDefault="00000000" w:rsidRPr="00000000" w14:paraId="00000E4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laughs.)</w:t>
      </w:r>
    </w:p>
    <w:p w:rsidR="00000000" w:rsidDel="00000000" w:rsidP="00000000" w:rsidRDefault="00000000" w:rsidRPr="00000000" w14:paraId="00000E4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Only then does he notice MAYA standing nearby.</w:t>
      </w:r>
    </w:p>
    <w:p w:rsidR="00000000" w:rsidDel="00000000" w:rsidP="00000000" w:rsidRDefault="00000000" w:rsidRPr="00000000" w14:paraId="00000E4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Uy!</w:t>
      </w:r>
    </w:p>
    <w:p w:rsidR="00000000" w:rsidDel="00000000" w:rsidP="00000000" w:rsidRDefault="00000000" w:rsidRPr="00000000" w14:paraId="00000E4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w:t>
      </w:r>
    </w:p>
    <w:p w:rsidR="00000000" w:rsidDel="00000000" w:rsidP="00000000" w:rsidRDefault="00000000" w:rsidRPr="00000000" w14:paraId="00000E4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raises a hand.)</w:t>
      </w:r>
    </w:p>
    <w:p w:rsidR="00000000" w:rsidDel="00000000" w:rsidP="00000000" w:rsidRDefault="00000000" w:rsidRPr="00000000" w14:paraId="00000E4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Hi.</w:t>
      </w:r>
    </w:p>
    <w:p w:rsidR="00000000" w:rsidDel="00000000" w:rsidP="00000000" w:rsidRDefault="00000000" w:rsidRPr="00000000" w14:paraId="00000E4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turns.)</w:t>
      </w:r>
    </w:p>
    <w:p w:rsidR="00000000" w:rsidDel="00000000" w:rsidP="00000000" w:rsidRDefault="00000000" w:rsidRPr="00000000" w14:paraId="00000E4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Anak!</w:t>
      </w:r>
    </w:p>
    <w:p w:rsidR="00000000" w:rsidDel="00000000" w:rsidP="00000000" w:rsidRDefault="00000000" w:rsidRPr="00000000" w14:paraId="00000E4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Kailan ka pa dumating?</w:t>
      </w:r>
    </w:p>
    <w:p w:rsidR="00000000" w:rsidDel="00000000" w:rsidP="00000000" w:rsidRDefault="00000000" w:rsidRPr="00000000" w14:paraId="00000E4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Ngayon lang po.</w:t>
      </w:r>
    </w:p>
    <w:p w:rsidR="00000000" w:rsidDel="00000000" w:rsidP="00000000" w:rsidRDefault="00000000" w:rsidRPr="00000000" w14:paraId="00000E4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Maaga natapos class namin.</w:t>
      </w:r>
    </w:p>
    <w:p w:rsidR="00000000" w:rsidDel="00000000" w:rsidP="00000000" w:rsidRDefault="00000000" w:rsidRPr="00000000" w14:paraId="00000E4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Thought I'd stop by.</w:t>
      </w:r>
    </w:p>
    <w:p w:rsidR="00000000" w:rsidDel="00000000" w:rsidP="00000000" w:rsidRDefault="00000000" w:rsidRPr="00000000" w14:paraId="00000E4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Buti naman.</w:t>
      </w:r>
    </w:p>
    <w:p w:rsidR="00000000" w:rsidDel="00000000" w:rsidP="00000000" w:rsidRDefault="00000000" w:rsidRPr="00000000" w14:paraId="00000E5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Lumapit ka.</w:t>
      </w:r>
    </w:p>
    <w:p w:rsidR="00000000" w:rsidDel="00000000" w:rsidP="00000000" w:rsidRDefault="00000000" w:rsidRPr="00000000" w14:paraId="00000E5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walks closer.)</w:t>
      </w:r>
    </w:p>
    <w:p w:rsidR="00000000" w:rsidDel="00000000" w:rsidP="00000000" w:rsidRDefault="00000000" w:rsidRPr="00000000" w14:paraId="00000E5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gestures proudly toward ETHAN.)</w:t>
      </w:r>
    </w:p>
    <w:p w:rsidR="00000000" w:rsidDel="00000000" w:rsidP="00000000" w:rsidRDefault="00000000" w:rsidRPr="00000000" w14:paraId="00000E5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 (CONT'D)</w:t>
        <w:br w:type="textWrapping"/>
      </w:r>
      <w:r w:rsidDel="00000000" w:rsidR="00000000" w:rsidRPr="00000000">
        <w:rPr>
          <w:rFonts w:ascii="Courier" w:cs="Courier" w:eastAsia="Courier" w:hAnsi="Courier"/>
          <w:sz w:val="24"/>
          <w:szCs w:val="24"/>
          <w:rtl w:val="0"/>
        </w:rPr>
        <w:t xml:space="preserve">Alam mo, ang bilis nitong matuto.</w:t>
      </w:r>
    </w:p>
    <w:p w:rsidR="00000000" w:rsidDel="00000000" w:rsidP="00000000" w:rsidRDefault="00000000" w:rsidRPr="00000000" w14:paraId="00000E5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No'ng first week niya, puro tanong.</w:t>
      </w:r>
    </w:p>
    <w:p w:rsidR="00000000" w:rsidDel="00000000" w:rsidP="00000000" w:rsidRDefault="00000000" w:rsidRPr="00000000" w14:paraId="00000E5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Ngayon, minsan nauunahan pa niya ako.</w:t>
      </w:r>
    </w:p>
    <w:p w:rsidR="00000000" w:rsidDel="00000000" w:rsidP="00000000" w:rsidRDefault="00000000" w:rsidRPr="00000000" w14:paraId="00000E5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Tito...</w:t>
      </w:r>
    </w:p>
    <w:p w:rsidR="00000000" w:rsidDel="00000000" w:rsidP="00000000" w:rsidRDefault="00000000" w:rsidRPr="00000000" w14:paraId="00000E5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Huwag naman po.</w:t>
      </w:r>
    </w:p>
    <w:p w:rsidR="00000000" w:rsidDel="00000000" w:rsidP="00000000" w:rsidRDefault="00000000" w:rsidRPr="00000000" w14:paraId="00000E5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Ano?</w:t>
      </w:r>
    </w:p>
    <w:p w:rsidR="00000000" w:rsidDel="00000000" w:rsidP="00000000" w:rsidRDefault="00000000" w:rsidRPr="00000000" w14:paraId="00000E5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Totoo naman.</w:t>
      </w:r>
    </w:p>
    <w:p w:rsidR="00000000" w:rsidDel="00000000" w:rsidP="00000000" w:rsidRDefault="00000000" w:rsidRPr="00000000" w14:paraId="00000E5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scratches the back of his neck, embarrassed.)</w:t>
      </w:r>
    </w:p>
    <w:p w:rsidR="00000000" w:rsidDel="00000000" w:rsidP="00000000" w:rsidRDefault="00000000" w:rsidRPr="00000000" w14:paraId="00000E5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 (CONT'D)</w:t>
        <w:br w:type="textWrapping"/>
      </w:r>
      <w:r w:rsidDel="00000000" w:rsidR="00000000" w:rsidRPr="00000000">
        <w:rPr>
          <w:rFonts w:ascii="Courier" w:cs="Courier" w:eastAsia="Courier" w:hAnsi="Courier"/>
          <w:sz w:val="24"/>
          <w:szCs w:val="24"/>
          <w:rtl w:val="0"/>
        </w:rPr>
        <w:t xml:space="preserve">Masipag.</w:t>
      </w:r>
    </w:p>
    <w:p w:rsidR="00000000" w:rsidDel="00000000" w:rsidP="00000000" w:rsidRDefault="00000000" w:rsidRPr="00000000" w14:paraId="00000E5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Responsible.</w:t>
      </w:r>
    </w:p>
    <w:p w:rsidR="00000000" w:rsidDel="00000000" w:rsidP="00000000" w:rsidRDefault="00000000" w:rsidRPr="00000000" w14:paraId="00000E5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reklamo nang reklamo.</w:t>
      </w:r>
    </w:p>
    <w:p w:rsidR="00000000" w:rsidDel="00000000" w:rsidP="00000000" w:rsidRDefault="00000000" w:rsidRPr="00000000" w14:paraId="00000E5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At kapag may hindi alam, nagtatanong agad.</w:t>
      </w:r>
    </w:p>
    <w:p w:rsidR="00000000" w:rsidDel="00000000" w:rsidP="00000000" w:rsidRDefault="00000000" w:rsidRPr="00000000" w14:paraId="00000E5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Mahirap makahanap ng ganyang tao.</w:t>
      </w:r>
    </w:p>
    <w:p w:rsidR="00000000" w:rsidDel="00000000" w:rsidP="00000000" w:rsidRDefault="00000000" w:rsidRPr="00000000" w14:paraId="00000E6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glances at ETHAN.)</w:t>
      </w:r>
    </w:p>
    <w:p w:rsidR="00000000" w:rsidDel="00000000" w:rsidP="00000000" w:rsidRDefault="00000000" w:rsidRPr="00000000" w14:paraId="00000E6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at her father.</w:t>
      </w:r>
    </w:p>
    <w:p w:rsidR="00000000" w:rsidDel="00000000" w:rsidP="00000000" w:rsidRDefault="00000000" w:rsidRPr="00000000" w14:paraId="00000E6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forces a small smile.</w:t>
      </w:r>
    </w:p>
    <w:p w:rsidR="00000000" w:rsidDel="00000000" w:rsidP="00000000" w:rsidRDefault="00000000" w:rsidRPr="00000000" w14:paraId="00000E6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Congrats.</w:t>
      </w:r>
    </w:p>
    <w:p w:rsidR="00000000" w:rsidDel="00000000" w:rsidP="00000000" w:rsidRDefault="00000000" w:rsidRPr="00000000" w14:paraId="00000E6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Mukhang bagay sa'yo.</w:t>
      </w:r>
    </w:p>
    <w:p w:rsidR="00000000" w:rsidDel="00000000" w:rsidP="00000000" w:rsidRDefault="00000000" w:rsidRPr="00000000" w14:paraId="00000E6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One month pa lang ako rito.</w:t>
      </w:r>
    </w:p>
    <w:p w:rsidR="00000000" w:rsidDel="00000000" w:rsidP="00000000" w:rsidRDefault="00000000" w:rsidRPr="00000000" w14:paraId="00000E6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Still...</w:t>
      </w:r>
    </w:p>
    <w:p w:rsidR="00000000" w:rsidDel="00000000" w:rsidP="00000000" w:rsidRDefault="00000000" w:rsidRPr="00000000" w14:paraId="00000E6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You're doing great.</w:t>
      </w:r>
    </w:p>
    <w:p w:rsidR="00000000" w:rsidDel="00000000" w:rsidP="00000000" w:rsidRDefault="00000000" w:rsidRPr="00000000" w14:paraId="00000E6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gently pats ETHAN on the shoulder.)</w:t>
      </w:r>
    </w:p>
    <w:p w:rsidR="00000000" w:rsidDel="00000000" w:rsidP="00000000" w:rsidRDefault="00000000" w:rsidRPr="00000000" w14:paraId="00000E6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smiles.)</w:t>
      </w:r>
    </w:p>
    <w:p w:rsidR="00000000" w:rsidDel="00000000" w:rsidP="00000000" w:rsidRDefault="00000000" w:rsidRPr="00000000" w14:paraId="00000E6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Salamat.</w:t>
      </w:r>
    </w:p>
    <w:p w:rsidR="00000000" w:rsidDel="00000000" w:rsidP="00000000" w:rsidRDefault="00000000" w:rsidRPr="00000000" w14:paraId="00000E6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Something flickers across MAYA's face.</w:t>
      </w:r>
    </w:p>
    <w:p w:rsidR="00000000" w:rsidDel="00000000" w:rsidP="00000000" w:rsidRDefault="00000000" w:rsidRPr="00000000" w14:paraId="00000E6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smile.</w:t>
      </w:r>
    </w:p>
    <w:p w:rsidR="00000000" w:rsidDel="00000000" w:rsidP="00000000" w:rsidRDefault="00000000" w:rsidRPr="00000000" w14:paraId="00000E6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not quite one that reaches her eyes.</w:t>
      </w:r>
    </w:p>
    <w:p w:rsidR="00000000" w:rsidDel="00000000" w:rsidP="00000000" w:rsidRDefault="00000000" w:rsidRPr="00000000" w14:paraId="00000E6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watches as ETHAN and RICARDO naturally return to working side by side.</w:t>
      </w:r>
    </w:p>
    <w:p w:rsidR="00000000" w:rsidDel="00000000" w:rsidP="00000000" w:rsidRDefault="00000000" w:rsidRPr="00000000" w14:paraId="00000E6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smile slowly fades.</w:t>
      </w:r>
    </w:p>
    <w:p w:rsidR="00000000" w:rsidDel="00000000" w:rsidP="00000000" w:rsidRDefault="00000000" w:rsidRPr="00000000" w14:paraId="00000E70">
      <w:pPr>
        <w:spacing w:after="240" w:before="240" w:lineRule="auto"/>
        <w:jc w:val="right"/>
        <w:rPr>
          <w:rFonts w:ascii="Courier" w:cs="Courier" w:eastAsia="Courier" w:hAnsi="Courier"/>
          <w:b w:val="1"/>
          <w:bCs w:val="1"/>
          <w:sz w:val="26"/>
          <w:szCs w:val="26"/>
        </w:rPr>
      </w:pPr>
      <w:r w:rsidDel="00000000" w:rsidR="00000000" w:rsidRPr="00000000">
        <w:rPr>
          <w:rFonts w:ascii="Courier" w:cs="Courier" w:eastAsia="Courier" w:hAnsi="Courier"/>
          <w:sz w:val="24"/>
          <w:szCs w:val="24"/>
          <w:rtl w:val="0"/>
        </w:rPr>
        <w:t xml:space="preserve">FADE OUT.</w:t>
      </w:r>
      <w:r w:rsidDel="00000000" w:rsidR="00000000" w:rsidRPr="00000000">
        <w:rPr>
          <w:rtl w:val="0"/>
        </w:rPr>
      </w:r>
    </w:p>
    <w:p w:rsidR="00000000" w:rsidDel="00000000" w:rsidP="00000000" w:rsidRDefault="00000000" w:rsidRPr="00000000" w14:paraId="00000E71">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EXT. AUTO REPAIR SHOP - LATE AFTERNOON</w:t>
      </w:r>
    </w:p>
    <w:p w:rsidR="00000000" w:rsidDel="00000000" w:rsidP="00000000" w:rsidRDefault="00000000" w:rsidRPr="00000000" w14:paraId="00000E7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repair is finally finished.</w:t>
      </w:r>
    </w:p>
    <w:p w:rsidR="00000000" w:rsidDel="00000000" w:rsidP="00000000" w:rsidRDefault="00000000" w:rsidRPr="00000000" w14:paraId="00000E7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wipes the grease off his hands with a rag while ETHAN stretches his sore arms.</w:t>
      </w:r>
    </w:p>
    <w:p w:rsidR="00000000" w:rsidDel="00000000" w:rsidP="00000000" w:rsidRDefault="00000000" w:rsidRPr="00000000" w14:paraId="00000E7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Grabe...</w:t>
      </w:r>
    </w:p>
    <w:p w:rsidR="00000000" w:rsidDel="00000000" w:rsidP="00000000" w:rsidRDefault="00000000" w:rsidRPr="00000000" w14:paraId="00000E7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Akala ko matatapos na likod ko.</w:t>
      </w:r>
    </w:p>
    <w:p w:rsidR="00000000" w:rsidDel="00000000" w:rsidP="00000000" w:rsidRDefault="00000000" w:rsidRPr="00000000" w14:paraId="00000E7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(Laughs.)</w:t>
      </w:r>
    </w:p>
    <w:p w:rsidR="00000000" w:rsidDel="00000000" w:rsidP="00000000" w:rsidRDefault="00000000" w:rsidRPr="00000000" w14:paraId="00000E7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Masasanay ka rin.</w:t>
      </w:r>
    </w:p>
    <w:p w:rsidR="00000000" w:rsidDel="00000000" w:rsidP="00000000" w:rsidRDefault="00000000" w:rsidRPr="00000000" w14:paraId="00000E7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Biglang snaps his fingers.</w:t>
      </w:r>
    </w:p>
    <w:p w:rsidR="00000000" w:rsidDel="00000000" w:rsidP="00000000" w:rsidRDefault="00000000" w:rsidRPr="00000000" w14:paraId="00000E7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Ay, oo nga!</w:t>
      </w:r>
    </w:p>
    <w:p w:rsidR="00000000" w:rsidDel="00000000" w:rsidP="00000000" w:rsidRDefault="00000000" w:rsidRPr="00000000" w14:paraId="00000E7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up from her phone.)</w:t>
      </w:r>
    </w:p>
    <w:p w:rsidR="00000000" w:rsidDel="00000000" w:rsidP="00000000" w:rsidRDefault="00000000" w:rsidRPr="00000000" w14:paraId="00000E7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Ano?</w:t>
      </w:r>
    </w:p>
    <w:p w:rsidR="00000000" w:rsidDel="00000000" w:rsidP="00000000" w:rsidRDefault="00000000" w:rsidRPr="00000000" w14:paraId="00000E7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Mom asked me to send updates sa trabaho.</w:t>
      </w:r>
    </w:p>
    <w:p w:rsidR="00000000" w:rsidDel="00000000" w:rsidP="00000000" w:rsidRDefault="00000000" w:rsidRPr="00000000" w14:paraId="00000E7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Sabi niya gusto niyang makita kung ano'ng ginagawa ko rito.</w:t>
      </w:r>
    </w:p>
    <w:p w:rsidR="00000000" w:rsidDel="00000000" w:rsidP="00000000" w:rsidRDefault="00000000" w:rsidRPr="00000000" w14:paraId="00000E7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nods.)</w:t>
      </w:r>
    </w:p>
    <w:p w:rsidR="00000000" w:rsidDel="00000000" w:rsidP="00000000" w:rsidRDefault="00000000" w:rsidRPr="00000000" w14:paraId="00000E7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Magandang idea 'yan.</w:t>
      </w:r>
    </w:p>
    <w:p w:rsidR="00000000" w:rsidDel="00000000" w:rsidP="00000000" w:rsidRDefault="00000000" w:rsidRPr="00000000" w14:paraId="00000E8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remembrance ka rin.</w:t>
      </w:r>
    </w:p>
    <w:p w:rsidR="00000000" w:rsidDel="00000000" w:rsidP="00000000" w:rsidRDefault="00000000" w:rsidRPr="00000000" w14:paraId="00000E8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turns toward MAYA.)</w:t>
      </w:r>
    </w:p>
    <w:p w:rsidR="00000000" w:rsidDel="00000000" w:rsidP="00000000" w:rsidRDefault="00000000" w:rsidRPr="00000000" w14:paraId="00000E8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May...</w:t>
      </w:r>
    </w:p>
    <w:p w:rsidR="00000000" w:rsidDel="00000000" w:rsidP="00000000" w:rsidRDefault="00000000" w:rsidRPr="00000000" w14:paraId="00000E8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Pwede bang ikaw na lang kumuha ng picture?</w:t>
      </w:r>
    </w:p>
    <w:p w:rsidR="00000000" w:rsidDel="00000000" w:rsidP="00000000" w:rsidRDefault="00000000" w:rsidRPr="00000000" w14:paraId="00000E8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raises an eyebrow.)</w:t>
      </w:r>
    </w:p>
    <w:p w:rsidR="00000000" w:rsidDel="00000000" w:rsidP="00000000" w:rsidRDefault="00000000" w:rsidRPr="00000000" w14:paraId="00000E8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Ako pa talaga?</w:t>
      </w:r>
    </w:p>
    <w:p w:rsidR="00000000" w:rsidDel="00000000" w:rsidP="00000000" w:rsidRDefault="00000000" w:rsidRPr="00000000" w14:paraId="00000E8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Ikaw lang naman photographer dito.</w:t>
      </w:r>
    </w:p>
    <w:p w:rsidR="00000000" w:rsidDel="00000000" w:rsidP="00000000" w:rsidRDefault="00000000" w:rsidRPr="00000000" w14:paraId="00000E8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Since when?</w:t>
      </w:r>
    </w:p>
    <w:p w:rsidR="00000000" w:rsidDel="00000000" w:rsidP="00000000" w:rsidRDefault="00000000" w:rsidRPr="00000000" w14:paraId="00000E8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Since ngayon.</w:t>
      </w:r>
    </w:p>
    <w:p w:rsidR="00000000" w:rsidDel="00000000" w:rsidP="00000000" w:rsidRDefault="00000000" w:rsidRPr="00000000" w14:paraId="00000E8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rolls her eyes with a small smile.)</w:t>
      </w:r>
    </w:p>
    <w:p w:rsidR="00000000" w:rsidDel="00000000" w:rsidP="00000000" w:rsidRDefault="00000000" w:rsidRPr="00000000" w14:paraId="00000E8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Sige na nga.</w:t>
      </w:r>
    </w:p>
    <w:p w:rsidR="00000000" w:rsidDel="00000000" w:rsidP="00000000" w:rsidRDefault="00000000" w:rsidRPr="00000000" w14:paraId="00000E8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takes out her phone.)</w:t>
      </w:r>
    </w:p>
    <w:p w:rsidR="00000000" w:rsidDel="00000000" w:rsidP="00000000" w:rsidRDefault="00000000" w:rsidRPr="00000000" w14:paraId="00000E8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stands beside ETHAN.)</w:t>
      </w:r>
    </w:p>
    <w:p w:rsidR="00000000" w:rsidDel="00000000" w:rsidP="00000000" w:rsidRDefault="00000000" w:rsidRPr="00000000" w14:paraId="00000E8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Ganito ba?</w:t>
      </w:r>
    </w:p>
    <w:p w:rsidR="00000000" w:rsidDel="00000000" w:rsidP="00000000" w:rsidRDefault="00000000" w:rsidRPr="00000000" w14:paraId="00000E8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Tito, trabaho tayo.</w:t>
      </w:r>
    </w:p>
    <w:p w:rsidR="00000000" w:rsidDel="00000000" w:rsidP="00000000" w:rsidRDefault="00000000" w:rsidRPr="00000000" w14:paraId="00000E8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pictorial.</w:t>
      </w:r>
    </w:p>
    <w:p w:rsidR="00000000" w:rsidDel="00000000" w:rsidP="00000000" w:rsidRDefault="00000000" w:rsidRPr="00000000" w14:paraId="00000E9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Eh sabi mo picture.</w:t>
      </w:r>
    </w:p>
    <w:p w:rsidR="00000000" w:rsidDel="00000000" w:rsidP="00000000" w:rsidRDefault="00000000" w:rsidRPr="00000000" w14:paraId="00000E9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Natural lang sana.</w:t>
      </w:r>
    </w:p>
    <w:p w:rsidR="00000000" w:rsidDel="00000000" w:rsidP="00000000" w:rsidRDefault="00000000" w:rsidRPr="00000000" w14:paraId="00000E9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Natural na pogi naman ako.</w:t>
      </w:r>
    </w:p>
    <w:p w:rsidR="00000000" w:rsidDel="00000000" w:rsidP="00000000" w:rsidRDefault="00000000" w:rsidRPr="00000000" w14:paraId="00000E9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laughs.)</w:t>
      </w:r>
    </w:p>
    <w:p w:rsidR="00000000" w:rsidDel="00000000" w:rsidP="00000000" w:rsidRDefault="00000000" w:rsidRPr="00000000" w14:paraId="00000E9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Okay...</w:t>
      </w:r>
    </w:p>
    <w:p w:rsidR="00000000" w:rsidDel="00000000" w:rsidP="00000000" w:rsidRDefault="00000000" w:rsidRPr="00000000" w14:paraId="00000E9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Smile.</w:t>
      </w:r>
    </w:p>
    <w:p w:rsidR="00000000" w:rsidDel="00000000" w:rsidP="00000000" w:rsidRDefault="00000000" w:rsidRPr="00000000" w14:paraId="00000E9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(Click.)</w:t>
      </w:r>
    </w:p>
    <w:p w:rsidR="00000000" w:rsidDel="00000000" w:rsidP="00000000" w:rsidRDefault="00000000" w:rsidRPr="00000000" w14:paraId="00000E9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shot.</w:t>
      </w:r>
    </w:p>
    <w:p w:rsidR="00000000" w:rsidDel="00000000" w:rsidP="00000000" w:rsidRDefault="00000000" w:rsidRPr="00000000" w14:paraId="00000E9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(Click.)</w:t>
      </w:r>
    </w:p>
    <w:p w:rsidR="00000000" w:rsidDel="00000000" w:rsidP="00000000" w:rsidRDefault="00000000" w:rsidRPr="00000000" w14:paraId="00000E9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One more.</w:t>
      </w:r>
    </w:p>
    <w:p w:rsidR="00000000" w:rsidDel="00000000" w:rsidP="00000000" w:rsidRDefault="00000000" w:rsidRPr="00000000" w14:paraId="00000E9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(Click.)</w:t>
      </w:r>
    </w:p>
    <w:p w:rsidR="00000000" w:rsidDel="00000000" w:rsidP="00000000" w:rsidRDefault="00000000" w:rsidRPr="00000000" w14:paraId="00000E9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Okay na.</w:t>
      </w:r>
    </w:p>
    <w:p w:rsidR="00000000" w:rsidDel="00000000" w:rsidP="00000000" w:rsidRDefault="00000000" w:rsidRPr="00000000" w14:paraId="00000E9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Pero isa pa habang nagtatrabaho kayo.</w:t>
      </w:r>
    </w:p>
    <w:p w:rsidR="00000000" w:rsidDel="00000000" w:rsidP="00000000" w:rsidRDefault="00000000" w:rsidRPr="00000000" w14:paraId="00000E9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and ETHAN return to the engine.)</w:t>
      </w:r>
    </w:p>
    <w:p w:rsidR="00000000" w:rsidDel="00000000" w:rsidP="00000000" w:rsidRDefault="00000000" w:rsidRPr="00000000" w14:paraId="00000E9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They continue working while occasionally talking and laughing.)</w:t>
      </w:r>
    </w:p>
    <w:p w:rsidR="00000000" w:rsidDel="00000000" w:rsidP="00000000" w:rsidRDefault="00000000" w:rsidRPr="00000000" w14:paraId="00000E9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quietly takes a few more candid shots.</w:t>
      </w:r>
    </w:p>
    <w:p w:rsidR="00000000" w:rsidDel="00000000" w:rsidP="00000000" w:rsidRDefault="00000000" w:rsidRPr="00000000" w14:paraId="00000EA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Click.</w:t>
      </w:r>
    </w:p>
    <w:p w:rsidR="00000000" w:rsidDel="00000000" w:rsidP="00000000" w:rsidRDefault="00000000" w:rsidRPr="00000000" w14:paraId="00000EA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Click.</w:t>
      </w:r>
    </w:p>
    <w:p w:rsidR="00000000" w:rsidDel="00000000" w:rsidP="00000000" w:rsidRDefault="00000000" w:rsidRPr="00000000" w14:paraId="00000EA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Click.</w:t>
      </w:r>
    </w:p>
    <w:p w:rsidR="00000000" w:rsidDel="00000000" w:rsidP="00000000" w:rsidRDefault="00000000" w:rsidRPr="00000000" w14:paraId="00000EA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lowers her phone and looks through the photos.</w:t>
      </w:r>
    </w:p>
    <w:p w:rsidR="00000000" w:rsidDel="00000000" w:rsidP="00000000" w:rsidRDefault="00000000" w:rsidRPr="00000000" w14:paraId="00000EA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Most of them show RICARDO and ETHAN smiling while working side by side.</w:t>
      </w:r>
    </w:p>
    <w:p w:rsidR="00000000" w:rsidDel="00000000" w:rsidP="00000000" w:rsidRDefault="00000000" w:rsidRPr="00000000" w14:paraId="00000EA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Without realizing it, they already look comfortable together.</w:t>
      </w:r>
    </w:p>
    <w:p w:rsidR="00000000" w:rsidDel="00000000" w:rsidP="00000000" w:rsidRDefault="00000000" w:rsidRPr="00000000" w14:paraId="00000EA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Like they've been doing this for years.</w:t>
      </w:r>
    </w:p>
    <w:p w:rsidR="00000000" w:rsidDel="00000000" w:rsidP="00000000" w:rsidRDefault="00000000" w:rsidRPr="00000000" w14:paraId="00000EA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pockets her phone.</w:t>
      </w:r>
    </w:p>
    <w:p w:rsidR="00000000" w:rsidDel="00000000" w:rsidP="00000000" w:rsidRDefault="00000000" w:rsidRPr="00000000" w14:paraId="00000EA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glances at the two once more.</w:t>
      </w:r>
    </w:p>
    <w:p w:rsidR="00000000" w:rsidDel="00000000" w:rsidP="00000000" w:rsidRDefault="00000000" w:rsidRPr="00000000" w14:paraId="00000EA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They're already focused on the car again.</w:t>
      </w:r>
    </w:p>
    <w:p w:rsidR="00000000" w:rsidDel="00000000" w:rsidP="00000000" w:rsidRDefault="00000000" w:rsidRPr="00000000" w14:paraId="00000EA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quietly walks toward a nearby bench and sits down.</w:t>
      </w:r>
    </w:p>
    <w:p w:rsidR="00000000" w:rsidDel="00000000" w:rsidP="00000000" w:rsidRDefault="00000000" w:rsidRPr="00000000" w14:paraId="00000EA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scrolls through social media, pretending to keep herself occupied.</w:t>
      </w:r>
    </w:p>
    <w:p w:rsidR="00000000" w:rsidDel="00000000" w:rsidP="00000000" w:rsidRDefault="00000000" w:rsidRPr="00000000" w14:paraId="00000EA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sounds of laughter and conversation continue in the background.</w:t>
      </w:r>
    </w:p>
    <w:p w:rsidR="00000000" w:rsidDel="00000000" w:rsidP="00000000" w:rsidRDefault="00000000" w:rsidRPr="00000000" w14:paraId="00000EA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hears them...</w:t>
      </w:r>
    </w:p>
    <w:p w:rsidR="00000000" w:rsidDel="00000000" w:rsidP="00000000" w:rsidRDefault="00000000" w:rsidRPr="00000000" w14:paraId="00000EA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doesn't really listen.</w:t>
      </w:r>
    </w:p>
    <w:p w:rsidR="00000000" w:rsidDel="00000000" w:rsidP="00000000" w:rsidRDefault="00000000" w:rsidRPr="00000000" w14:paraId="00000EAF">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TO:</w:t>
      </w:r>
    </w:p>
    <w:p w:rsidR="00000000" w:rsidDel="00000000" w:rsidP="00000000" w:rsidRDefault="00000000" w:rsidRPr="00000000" w14:paraId="00000EB0">
      <w:pPr>
        <w:pStyle w:val="Heading3"/>
        <w:keepNext w:val="0"/>
        <w:keepLines w:val="0"/>
        <w:spacing w:before="280" w:lineRule="auto"/>
        <w:rPr>
          <w:rFonts w:ascii="Courier" w:cs="Courier" w:eastAsia="Courier" w:hAnsi="Courier"/>
          <w:b w:val="1"/>
          <w:bCs w:val="1"/>
          <w:color w:val="000000"/>
          <w:sz w:val="26"/>
          <w:szCs w:val="26"/>
        </w:rPr>
      </w:pPr>
      <w:bookmarkStart w:colFirst="0" w:colLast="0" w:name="_s3emh8wgdlrb" w:id="100"/>
      <w:bookmarkEnd w:id="100"/>
      <w:r w:rsidDel="00000000" w:rsidR="00000000" w:rsidRPr="00000000">
        <w:rPr>
          <w:rFonts w:ascii="Courier" w:cs="Courier" w:eastAsia="Courier" w:hAnsi="Courier"/>
          <w:b w:val="1"/>
          <w:bCs w:val="1"/>
          <w:color w:val="000000"/>
          <w:sz w:val="26"/>
          <w:szCs w:val="26"/>
          <w:rtl w:val="0"/>
        </w:rPr>
        <w:t xml:space="preserve">INT. ILAGAN HOUSE - DINING ROOM - EVENING</w:t>
      </w:r>
    </w:p>
    <w:p w:rsidR="00000000" w:rsidDel="00000000" w:rsidP="00000000" w:rsidRDefault="00000000" w:rsidRPr="00000000" w14:paraId="00000EB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dining table is filled with home-cooked dishes.</w:t>
      </w:r>
    </w:p>
    <w:p w:rsidR="00000000" w:rsidDel="00000000" w:rsidP="00000000" w:rsidRDefault="00000000" w:rsidRPr="00000000" w14:paraId="00000EB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places another serving of food at the center of the table.</w:t>
      </w:r>
    </w:p>
    <w:p w:rsidR="00000000" w:rsidDel="00000000" w:rsidP="00000000" w:rsidRDefault="00000000" w:rsidRPr="00000000" w14:paraId="00000EB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MAYA, JENNIFER, and ETHAN are already eating.</w:t>
      </w:r>
    </w:p>
    <w:p w:rsidR="00000000" w:rsidDel="00000000" w:rsidP="00000000" w:rsidRDefault="00000000" w:rsidRPr="00000000" w14:paraId="00000EB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atmosphere is warm.</w:t>
      </w:r>
    </w:p>
    <w:p w:rsidR="00000000" w:rsidDel="00000000" w:rsidP="00000000" w:rsidRDefault="00000000" w:rsidRPr="00000000" w14:paraId="00000EB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Comfortable.</w:t>
      </w:r>
    </w:p>
    <w:p w:rsidR="00000000" w:rsidDel="00000000" w:rsidP="00000000" w:rsidRDefault="00000000" w:rsidRPr="00000000" w14:paraId="00000EB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By now, ETHAN has become a familiar face in the Ilagan household.</w:t>
      </w:r>
    </w:p>
    <w:p w:rsidR="00000000" w:rsidDel="00000000" w:rsidP="00000000" w:rsidRDefault="00000000" w:rsidRPr="00000000" w14:paraId="00000EB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br w:type="textWrapping"/>
      </w:r>
      <w:r w:rsidDel="00000000" w:rsidR="00000000" w:rsidRPr="00000000">
        <w:rPr>
          <w:rFonts w:ascii="Courier" w:cs="Courier" w:eastAsia="Courier" w:hAnsi="Courier"/>
          <w:sz w:val="24"/>
          <w:szCs w:val="24"/>
          <w:rtl w:val="0"/>
        </w:rPr>
        <w:t xml:space="preserve">ETHAN, kumuha ka pa.</w:t>
      </w:r>
    </w:p>
    <w:p w:rsidR="00000000" w:rsidDel="00000000" w:rsidP="00000000" w:rsidRDefault="00000000" w:rsidRPr="00000000" w14:paraId="00000EB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Huwag kang mahihiya.</w:t>
      </w:r>
    </w:p>
    <w:p w:rsidR="00000000" w:rsidDel="00000000" w:rsidP="00000000" w:rsidRDefault="00000000" w:rsidRPr="00000000" w14:paraId="00000EB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Thank you po, Tita.</w:t>
      </w:r>
    </w:p>
    <w:p w:rsidR="00000000" w:rsidDel="00000000" w:rsidP="00000000" w:rsidRDefault="00000000" w:rsidRPr="00000000" w14:paraId="00000EB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Pero okay na po ako.</w:t>
      </w:r>
    </w:p>
    <w:p w:rsidR="00000000" w:rsidDel="00000000" w:rsidP="00000000" w:rsidRDefault="00000000" w:rsidRPr="00000000" w14:paraId="00000EB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br w:type="textWrapping"/>
      </w:r>
      <w:r w:rsidDel="00000000" w:rsidR="00000000" w:rsidRPr="00000000">
        <w:rPr>
          <w:rFonts w:ascii="Courier" w:cs="Courier" w:eastAsia="Courier" w:hAnsi="Courier"/>
          <w:sz w:val="24"/>
          <w:szCs w:val="24"/>
          <w:rtl w:val="0"/>
        </w:rPr>
        <w:t xml:space="preserve">Sure ka?</w:t>
      </w:r>
    </w:p>
    <w:p w:rsidR="00000000" w:rsidDel="00000000" w:rsidP="00000000" w:rsidRDefault="00000000" w:rsidRPr="00000000" w14:paraId="00000EB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Opo.</w:t>
      </w:r>
    </w:p>
    <w:p w:rsidR="00000000" w:rsidDel="00000000" w:rsidP="00000000" w:rsidRDefault="00000000" w:rsidRPr="00000000" w14:paraId="00000EB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Busog na busog na.</w:t>
      </w:r>
    </w:p>
    <w:p w:rsidR="00000000" w:rsidDel="00000000" w:rsidP="00000000" w:rsidRDefault="00000000" w:rsidRPr="00000000" w14:paraId="00000EB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chuckles.)</w:t>
      </w:r>
    </w:p>
    <w:p w:rsidR="00000000" w:rsidDel="00000000" w:rsidP="00000000" w:rsidRDefault="00000000" w:rsidRPr="00000000" w14:paraId="00000EB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Hindi pa 'yan busog.</w:t>
      </w:r>
    </w:p>
    <w:p w:rsidR="00000000" w:rsidDel="00000000" w:rsidP="00000000" w:rsidRDefault="00000000" w:rsidRPr="00000000" w14:paraId="00000EC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Nahihiya lang 'yan.</w:t>
      </w:r>
    </w:p>
    <w:p w:rsidR="00000000" w:rsidDel="00000000" w:rsidP="00000000" w:rsidRDefault="00000000" w:rsidRPr="00000000" w14:paraId="00000EC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laughs awkwardly.)</w:t>
      </w:r>
    </w:p>
    <w:p w:rsidR="00000000" w:rsidDel="00000000" w:rsidP="00000000" w:rsidRDefault="00000000" w:rsidRPr="00000000" w14:paraId="00000EC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Konti lang po.</w:t>
      </w:r>
    </w:p>
    <w:p w:rsidR="00000000" w:rsidDel="00000000" w:rsidP="00000000" w:rsidRDefault="00000000" w:rsidRPr="00000000" w14:paraId="00000EC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four continue eating.)</w:t>
      </w:r>
    </w:p>
    <w:p w:rsidR="00000000" w:rsidDel="00000000" w:rsidP="00000000" w:rsidRDefault="00000000" w:rsidRPr="00000000" w14:paraId="00000EC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Small conversations fill the room.</w:t>
      </w:r>
    </w:p>
    <w:p w:rsidR="00000000" w:rsidDel="00000000" w:rsidP="00000000" w:rsidRDefault="00000000" w:rsidRPr="00000000" w14:paraId="00000EC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School.</w:t>
      </w:r>
    </w:p>
    <w:p w:rsidR="00000000" w:rsidDel="00000000" w:rsidP="00000000" w:rsidRDefault="00000000" w:rsidRPr="00000000" w14:paraId="00000EC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Work.</w:t>
      </w:r>
    </w:p>
    <w:p w:rsidR="00000000" w:rsidDel="00000000" w:rsidP="00000000" w:rsidRDefault="00000000" w:rsidRPr="00000000" w14:paraId="00000EC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repair shop.</w:t>
      </w:r>
    </w:p>
    <w:p w:rsidR="00000000" w:rsidDel="00000000" w:rsidP="00000000" w:rsidRDefault="00000000" w:rsidRPr="00000000" w14:paraId="00000EC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food.</w:t>
      </w:r>
    </w:p>
    <w:p w:rsidR="00000000" w:rsidDel="00000000" w:rsidP="00000000" w:rsidRDefault="00000000" w:rsidRPr="00000000" w14:paraId="00000EC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comfortable silence follows.</w:t>
      </w:r>
    </w:p>
    <w:p w:rsidR="00000000" w:rsidDel="00000000" w:rsidP="00000000" w:rsidRDefault="00000000" w:rsidRPr="00000000" w14:paraId="00000EC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w:t>
      </w:r>
    </w:p>
    <w:p w:rsidR="00000000" w:rsidDel="00000000" w:rsidP="00000000" w:rsidRDefault="00000000" w:rsidRPr="00000000" w14:paraId="00000EC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slowly sets his spoon down.)</w:t>
      </w:r>
    </w:p>
    <w:p w:rsidR="00000000" w:rsidDel="00000000" w:rsidP="00000000" w:rsidRDefault="00000000" w:rsidRPr="00000000" w14:paraId="00000EC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His expression becomes more serious.</w:t>
      </w:r>
    </w:p>
    <w:p w:rsidR="00000000" w:rsidDel="00000000" w:rsidP="00000000" w:rsidRDefault="00000000" w:rsidRPr="00000000" w14:paraId="00000EC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Tito...</w:t>
      </w:r>
    </w:p>
    <w:p w:rsidR="00000000" w:rsidDel="00000000" w:rsidP="00000000" w:rsidRDefault="00000000" w:rsidRPr="00000000" w14:paraId="00000EC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Tita...</w:t>
      </w:r>
    </w:p>
    <w:p w:rsidR="00000000" w:rsidDel="00000000" w:rsidP="00000000" w:rsidRDefault="00000000" w:rsidRPr="00000000" w14:paraId="00000EC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gusto sana akong sabihin.</w:t>
      </w:r>
    </w:p>
    <w:p w:rsidR="00000000" w:rsidDel="00000000" w:rsidP="00000000" w:rsidRDefault="00000000" w:rsidRPr="00000000" w14:paraId="00000ED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table quiets.)</w:t>
      </w:r>
    </w:p>
    <w:p w:rsidR="00000000" w:rsidDel="00000000" w:rsidP="00000000" w:rsidRDefault="00000000" w:rsidRPr="00000000" w14:paraId="00000ED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looks at him.</w:t>
      </w:r>
    </w:p>
    <w:p w:rsidR="00000000" w:rsidDel="00000000" w:rsidP="00000000" w:rsidRDefault="00000000" w:rsidRPr="00000000" w14:paraId="00000ED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nods.</w:t>
      </w:r>
    </w:p>
    <w:p w:rsidR="00000000" w:rsidDel="00000000" w:rsidP="00000000" w:rsidRDefault="00000000" w:rsidRPr="00000000" w14:paraId="00000ED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Ano 'yon, hijo?</w:t>
      </w:r>
    </w:p>
    <w:p w:rsidR="00000000" w:rsidDel="00000000" w:rsidP="00000000" w:rsidRDefault="00000000" w:rsidRPr="00000000" w14:paraId="00000ED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takes a small breath.)</w:t>
      </w:r>
    </w:p>
    <w:p w:rsidR="00000000" w:rsidDel="00000000" w:rsidP="00000000" w:rsidRDefault="00000000" w:rsidRPr="00000000" w14:paraId="00000ED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Nag-usap kami ni Mom kagabi.</w:t>
      </w:r>
    </w:p>
    <w:p w:rsidR="00000000" w:rsidDel="00000000" w:rsidP="00000000" w:rsidRDefault="00000000" w:rsidRPr="00000000" w14:paraId="00000ED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(Pause.)</w:t>
      </w:r>
    </w:p>
    <w:p w:rsidR="00000000" w:rsidDel="00000000" w:rsidP="00000000" w:rsidRDefault="00000000" w:rsidRPr="00000000" w14:paraId="00000ED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Yung...</w:t>
      </w:r>
    </w:p>
    <w:p w:rsidR="00000000" w:rsidDel="00000000" w:rsidP="00000000" w:rsidRDefault="00000000" w:rsidRPr="00000000" w14:paraId="00000ED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legal separation nila ni Dad...</w:t>
      </w:r>
    </w:p>
    <w:p w:rsidR="00000000" w:rsidDel="00000000" w:rsidP="00000000" w:rsidRDefault="00000000" w:rsidRPr="00000000" w14:paraId="00000ED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magpu-push through na talaga.</w:t>
      </w:r>
    </w:p>
    <w:p w:rsidR="00000000" w:rsidDel="00000000" w:rsidP="00000000" w:rsidRDefault="00000000" w:rsidRPr="00000000" w14:paraId="00000ED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room falls silent.)</w:t>
      </w:r>
    </w:p>
    <w:p w:rsidR="00000000" w:rsidDel="00000000" w:rsidP="00000000" w:rsidRDefault="00000000" w:rsidRPr="00000000" w14:paraId="00000ED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slowly looks up.</w:t>
      </w:r>
    </w:p>
    <w:p w:rsidR="00000000" w:rsidDel="00000000" w:rsidP="00000000" w:rsidRDefault="00000000" w:rsidRPr="00000000" w14:paraId="00000ED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JENNIFER's smile fades.</w:t>
      </w:r>
    </w:p>
    <w:p w:rsidR="00000000" w:rsidDel="00000000" w:rsidP="00000000" w:rsidRDefault="00000000" w:rsidRPr="00000000" w14:paraId="00000ED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br w:type="textWrapping"/>
      </w:r>
      <w:r w:rsidDel="00000000" w:rsidR="00000000" w:rsidRPr="00000000">
        <w:rPr>
          <w:rFonts w:ascii="Courier" w:cs="Courier" w:eastAsia="Courier" w:hAnsi="Courier"/>
          <w:sz w:val="24"/>
          <w:szCs w:val="24"/>
          <w:rtl w:val="0"/>
        </w:rPr>
        <w:t xml:space="preserve">I'm sorry to hear that.</w:t>
      </w:r>
    </w:p>
    <w:p w:rsidR="00000000" w:rsidDel="00000000" w:rsidP="00000000" w:rsidRDefault="00000000" w:rsidRPr="00000000" w14:paraId="00000ED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It's okay po.</w:t>
      </w:r>
    </w:p>
    <w:p w:rsidR="00000000" w:rsidDel="00000000" w:rsidP="00000000" w:rsidRDefault="00000000" w:rsidRPr="00000000" w14:paraId="00000ED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We've been expecting it for a while.</w:t>
      </w:r>
    </w:p>
    <w:p w:rsidR="00000000" w:rsidDel="00000000" w:rsidP="00000000" w:rsidRDefault="00000000" w:rsidRPr="00000000" w14:paraId="00000EE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Mom's been preparing herself.</w:t>
      </w:r>
    </w:p>
    <w:p w:rsidR="00000000" w:rsidDel="00000000" w:rsidP="00000000" w:rsidRDefault="00000000" w:rsidRPr="00000000" w14:paraId="00000EE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w:t>
      </w:r>
    </w:p>
    <w:p w:rsidR="00000000" w:rsidDel="00000000" w:rsidP="00000000" w:rsidRDefault="00000000" w:rsidRPr="00000000" w14:paraId="00000EE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guess...</w:t>
      </w:r>
    </w:p>
    <w:p w:rsidR="00000000" w:rsidDel="00000000" w:rsidP="00000000" w:rsidRDefault="00000000" w:rsidRPr="00000000" w14:paraId="00000EE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kami rin.</w:t>
      </w:r>
    </w:p>
    <w:p w:rsidR="00000000" w:rsidDel="00000000" w:rsidP="00000000" w:rsidRDefault="00000000" w:rsidRPr="00000000" w14:paraId="00000EE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gives a small smile.)</w:t>
      </w:r>
    </w:p>
    <w:p w:rsidR="00000000" w:rsidDel="00000000" w:rsidP="00000000" w:rsidRDefault="00000000" w:rsidRPr="00000000" w14:paraId="00000EE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because he's okay.</w:t>
      </w:r>
    </w:p>
    <w:p w:rsidR="00000000" w:rsidDel="00000000" w:rsidP="00000000" w:rsidRDefault="00000000" w:rsidRPr="00000000" w14:paraId="00000EE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because he's trying to be.</w:t>
      </w:r>
    </w:p>
    <w:p w:rsidR="00000000" w:rsidDel="00000000" w:rsidP="00000000" w:rsidRDefault="00000000" w:rsidRPr="00000000" w14:paraId="00000EE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Kumusta naman mom mo?</w:t>
      </w:r>
    </w:p>
    <w:p w:rsidR="00000000" w:rsidDel="00000000" w:rsidP="00000000" w:rsidRDefault="00000000" w:rsidRPr="00000000" w14:paraId="00000EE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She's doing her best.</w:t>
      </w:r>
    </w:p>
    <w:p w:rsidR="00000000" w:rsidDel="00000000" w:rsidP="00000000" w:rsidRDefault="00000000" w:rsidRPr="00000000" w14:paraId="00000EE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mga araw na mahirap...</w:t>
      </w:r>
    </w:p>
    <w:p w:rsidR="00000000" w:rsidDel="00000000" w:rsidP="00000000" w:rsidRDefault="00000000" w:rsidRPr="00000000" w14:paraId="00000EE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pero kinakaya naman.</w:t>
      </w:r>
    </w:p>
    <w:p w:rsidR="00000000" w:rsidDel="00000000" w:rsidP="00000000" w:rsidRDefault="00000000" w:rsidRPr="00000000" w14:paraId="00000EE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I'm just trying to help however I can.</w:t>
      </w:r>
    </w:p>
    <w:p w:rsidR="00000000" w:rsidDel="00000000" w:rsidP="00000000" w:rsidRDefault="00000000" w:rsidRPr="00000000" w14:paraId="00000EE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watches ETHAN carefully.)</w:t>
      </w:r>
    </w:p>
    <w:p w:rsidR="00000000" w:rsidDel="00000000" w:rsidP="00000000" w:rsidRDefault="00000000" w:rsidRPr="00000000" w14:paraId="00000EE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Noticing how calmly he speaks.</w:t>
      </w:r>
    </w:p>
    <w:p w:rsidR="00000000" w:rsidDel="00000000" w:rsidP="00000000" w:rsidRDefault="00000000" w:rsidRPr="00000000" w14:paraId="00000EE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How he chooses his words.</w:t>
      </w:r>
    </w:p>
    <w:p w:rsidR="00000000" w:rsidDel="00000000" w:rsidP="00000000" w:rsidRDefault="00000000" w:rsidRPr="00000000" w14:paraId="00000EE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How, despite everything happening in his family...</w:t>
      </w:r>
    </w:p>
    <w:p w:rsidR="00000000" w:rsidDel="00000000" w:rsidP="00000000" w:rsidRDefault="00000000" w:rsidRPr="00000000" w14:paraId="00000EF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remains composed.</w:t>
      </w:r>
    </w:p>
    <w:p w:rsidR="00000000" w:rsidDel="00000000" w:rsidP="00000000" w:rsidRDefault="00000000" w:rsidRPr="00000000" w14:paraId="00000EF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gives a slow nod.)</w:t>
      </w:r>
    </w:p>
    <w:p w:rsidR="00000000" w:rsidDel="00000000" w:rsidP="00000000" w:rsidRDefault="00000000" w:rsidRPr="00000000" w14:paraId="00000EF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Your mom raised you well.</w:t>
      </w:r>
    </w:p>
    <w:p w:rsidR="00000000" w:rsidDel="00000000" w:rsidP="00000000" w:rsidRDefault="00000000" w:rsidRPr="00000000" w14:paraId="00000EF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smiles politely.)</w:t>
      </w:r>
    </w:p>
    <w:p w:rsidR="00000000" w:rsidDel="00000000" w:rsidP="00000000" w:rsidRDefault="00000000" w:rsidRPr="00000000" w14:paraId="00000EF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Salamat po.</w:t>
      </w:r>
    </w:p>
    <w:p w:rsidR="00000000" w:rsidDel="00000000" w:rsidP="00000000" w:rsidRDefault="00000000" w:rsidRPr="00000000" w14:paraId="00000EF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just...</w:t>
      </w:r>
    </w:p>
    <w:p w:rsidR="00000000" w:rsidDel="00000000" w:rsidP="00000000" w:rsidRDefault="00000000" w:rsidRPr="00000000" w14:paraId="00000EF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don't want to give her more problems than she already has.</w:t>
      </w:r>
    </w:p>
    <w:p w:rsidR="00000000" w:rsidDel="00000000" w:rsidP="00000000" w:rsidRDefault="00000000" w:rsidRPr="00000000" w14:paraId="00000EF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reaches over and gives ETHAN's shoulder a reassuring pat.)</w:t>
      </w:r>
    </w:p>
    <w:p w:rsidR="00000000" w:rsidDel="00000000" w:rsidP="00000000" w:rsidRDefault="00000000" w:rsidRPr="00000000" w14:paraId="00000EF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She's lucky to have you.</w:t>
      </w:r>
    </w:p>
    <w:p w:rsidR="00000000" w:rsidDel="00000000" w:rsidP="00000000" w:rsidRDefault="00000000" w:rsidRPr="00000000" w14:paraId="00000EF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lowers his head slightly.)</w:t>
      </w:r>
    </w:p>
    <w:p w:rsidR="00000000" w:rsidDel="00000000" w:rsidP="00000000" w:rsidRDefault="00000000" w:rsidRPr="00000000" w14:paraId="00000EF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Embarrassed.</w:t>
      </w:r>
    </w:p>
    <w:p w:rsidR="00000000" w:rsidDel="00000000" w:rsidP="00000000" w:rsidRDefault="00000000" w:rsidRPr="00000000" w14:paraId="00000EF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grateful.</w:t>
      </w:r>
    </w:p>
    <w:p w:rsidR="00000000" w:rsidDel="00000000" w:rsidP="00000000" w:rsidRDefault="00000000" w:rsidRPr="00000000" w14:paraId="00000EF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Across the table…</w:t>
      </w:r>
    </w:p>
    <w:p w:rsidR="00000000" w:rsidDel="00000000" w:rsidP="00000000" w:rsidRDefault="00000000" w:rsidRPr="00000000" w14:paraId="00000EF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quietly watches the exchange.</w:t>
      </w:r>
    </w:p>
    <w:p w:rsidR="00000000" w:rsidDel="00000000" w:rsidP="00000000" w:rsidRDefault="00000000" w:rsidRPr="00000000" w14:paraId="00000EF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doesn't say anything.</w:t>
      </w:r>
    </w:p>
    <w:p w:rsidR="00000000" w:rsidDel="00000000" w:rsidP="00000000" w:rsidRDefault="00000000" w:rsidRPr="00000000" w14:paraId="00000EF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Instead…</w:t>
      </w:r>
    </w:p>
    <w:p w:rsidR="00000000" w:rsidDel="00000000" w:rsidP="00000000" w:rsidRDefault="00000000" w:rsidRPr="00000000" w14:paraId="00000F0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reaches for her phone beneath the table.</w:t>
      </w:r>
    </w:p>
    <w:p w:rsidR="00000000" w:rsidDel="00000000" w:rsidP="00000000" w:rsidRDefault="00000000" w:rsidRPr="00000000" w14:paraId="00000F0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opens the photos she took earlier that afternoon.</w:t>
      </w:r>
    </w:p>
    <w:p w:rsidR="00000000" w:rsidDel="00000000" w:rsidP="00000000" w:rsidRDefault="00000000" w:rsidRPr="00000000" w14:paraId="00000F0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w:t>
      </w:r>
    </w:p>
    <w:p w:rsidR="00000000" w:rsidDel="00000000" w:rsidP="00000000" w:rsidRDefault="00000000" w:rsidRPr="00000000" w14:paraId="00000F0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w:t>
      </w:r>
    </w:p>
    <w:p w:rsidR="00000000" w:rsidDel="00000000" w:rsidP="00000000" w:rsidRDefault="00000000" w:rsidRPr="00000000" w14:paraId="00000F0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Standing side by side.</w:t>
      </w:r>
    </w:p>
    <w:p w:rsidR="00000000" w:rsidDel="00000000" w:rsidP="00000000" w:rsidRDefault="00000000" w:rsidRPr="00000000" w14:paraId="00000F0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Laughing.</w:t>
      </w:r>
    </w:p>
    <w:p w:rsidR="00000000" w:rsidDel="00000000" w:rsidP="00000000" w:rsidRDefault="00000000" w:rsidRPr="00000000" w14:paraId="00000F0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Working together.</w:t>
      </w:r>
    </w:p>
    <w:p w:rsidR="00000000" w:rsidDel="00000000" w:rsidP="00000000" w:rsidRDefault="00000000" w:rsidRPr="00000000" w14:paraId="00000F0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Looking proud.</w:t>
      </w:r>
    </w:p>
    <w:p w:rsidR="00000000" w:rsidDel="00000000" w:rsidP="00000000" w:rsidRDefault="00000000" w:rsidRPr="00000000" w14:paraId="00000F0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stares at the screen.</w:t>
      </w:r>
    </w:p>
    <w:p w:rsidR="00000000" w:rsidDel="00000000" w:rsidP="00000000" w:rsidRDefault="00000000" w:rsidRPr="00000000" w14:paraId="00000F0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Something tightens in her chest.</w:t>
      </w:r>
    </w:p>
    <w:p w:rsidR="00000000" w:rsidDel="00000000" w:rsidP="00000000" w:rsidRDefault="00000000" w:rsidRPr="00000000" w14:paraId="00000F0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Even now...</w:t>
      </w:r>
    </w:p>
    <w:p w:rsidR="00000000" w:rsidDel="00000000" w:rsidP="00000000" w:rsidRDefault="00000000" w:rsidRPr="00000000" w14:paraId="00000F0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Even after everything ETHAN has shared...</w:t>
      </w:r>
    </w:p>
    <w:p w:rsidR="00000000" w:rsidDel="00000000" w:rsidP="00000000" w:rsidRDefault="00000000" w:rsidRPr="00000000" w14:paraId="00000F0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still seems so composed.</w:t>
      </w:r>
    </w:p>
    <w:p w:rsidR="00000000" w:rsidDel="00000000" w:rsidP="00000000" w:rsidRDefault="00000000" w:rsidRPr="00000000" w14:paraId="00000F0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 dependable.</w:t>
      </w:r>
    </w:p>
    <w:p w:rsidR="00000000" w:rsidDel="00000000" w:rsidP="00000000" w:rsidRDefault="00000000" w:rsidRPr="00000000" w14:paraId="00000F0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 capable.</w:t>
      </w:r>
    </w:p>
    <w:p w:rsidR="00000000" w:rsidDel="00000000" w:rsidP="00000000" w:rsidRDefault="00000000" w:rsidRPr="00000000" w14:paraId="00000F0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thumb slowly scrolls through the photos.</w:t>
      </w:r>
    </w:p>
    <w:p w:rsidR="00000000" w:rsidDel="00000000" w:rsidP="00000000" w:rsidRDefault="00000000" w:rsidRPr="00000000" w14:paraId="00000F1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comparison quietly creeps back into her mind.</w:t>
      </w:r>
    </w:p>
    <w:p w:rsidR="00000000" w:rsidDel="00000000" w:rsidP="00000000" w:rsidRDefault="00000000" w:rsidRPr="00000000" w14:paraId="00000F1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Once again...</w:t>
      </w:r>
    </w:p>
    <w:p w:rsidR="00000000" w:rsidDel="00000000" w:rsidP="00000000" w:rsidRDefault="00000000" w:rsidRPr="00000000" w14:paraId="00000F1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finds herself wondering…</w:t>
      </w:r>
    </w:p>
    <w:p w:rsidR="00000000" w:rsidDel="00000000" w:rsidP="00000000" w:rsidRDefault="00000000" w:rsidRPr="00000000" w14:paraId="00000F1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If she'll ever measure up.</w:t>
      </w:r>
    </w:p>
    <w:p w:rsidR="00000000" w:rsidDel="00000000" w:rsidP="00000000" w:rsidRDefault="00000000" w:rsidRPr="00000000" w14:paraId="00000F14">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OUT.</w:t>
      </w:r>
    </w:p>
    <w:p w:rsidR="00000000" w:rsidDel="00000000" w:rsidP="00000000" w:rsidRDefault="00000000" w:rsidRPr="00000000" w14:paraId="00000F15">
      <w:pPr>
        <w:pStyle w:val="Heading3"/>
        <w:keepNext w:val="0"/>
        <w:keepLines w:val="0"/>
        <w:spacing w:before="280" w:lineRule="auto"/>
        <w:rPr>
          <w:rFonts w:ascii="Courier" w:cs="Courier" w:eastAsia="Courier" w:hAnsi="Courier"/>
          <w:b w:val="1"/>
          <w:bCs w:val="1"/>
          <w:color w:val="000000"/>
          <w:sz w:val="26"/>
          <w:szCs w:val="26"/>
        </w:rPr>
      </w:pPr>
      <w:bookmarkStart w:colFirst="0" w:colLast="0" w:name="_rco6ifijhq2g" w:id="101"/>
      <w:bookmarkEnd w:id="101"/>
      <w:r w:rsidDel="00000000" w:rsidR="00000000" w:rsidRPr="00000000">
        <w:rPr>
          <w:rFonts w:ascii="Courier" w:cs="Courier" w:eastAsia="Courier" w:hAnsi="Courier"/>
          <w:b w:val="1"/>
          <w:bCs w:val="1"/>
          <w:color w:val="000000"/>
          <w:sz w:val="26"/>
          <w:szCs w:val="26"/>
          <w:rtl w:val="0"/>
        </w:rPr>
        <w:t xml:space="preserve">SCENE 3</w:t>
      </w:r>
    </w:p>
    <w:p w:rsidR="00000000" w:rsidDel="00000000" w:rsidP="00000000" w:rsidRDefault="00000000" w:rsidRPr="00000000" w14:paraId="00000F16">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INT. ILAGAN HOUSE - DINING ROOM - EVENING</w:t>
      </w:r>
    </w:p>
    <w:p w:rsidR="00000000" w:rsidDel="00000000" w:rsidP="00000000" w:rsidRDefault="00000000" w:rsidRPr="00000000" w14:paraId="00000F1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room falls into a comfortable silence.</w:t>
      </w:r>
    </w:p>
    <w:p w:rsidR="00000000" w:rsidDel="00000000" w:rsidP="00000000" w:rsidRDefault="00000000" w:rsidRPr="00000000" w14:paraId="00000F1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sound of utensils lightly clinking against plates fills the room.</w:t>
      </w:r>
    </w:p>
    <w:p w:rsidR="00000000" w:rsidDel="00000000" w:rsidP="00000000" w:rsidRDefault="00000000" w:rsidRPr="00000000" w14:paraId="00000F1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stands and begins collecting the empty dishes.</w:t>
      </w:r>
    </w:p>
    <w:p w:rsidR="00000000" w:rsidDel="00000000" w:rsidP="00000000" w:rsidRDefault="00000000" w:rsidRPr="00000000" w14:paraId="00000F1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br w:type="textWrapping"/>
      </w:r>
      <w:r w:rsidDel="00000000" w:rsidR="00000000" w:rsidRPr="00000000">
        <w:rPr>
          <w:rFonts w:ascii="Courier" w:cs="Courier" w:eastAsia="Courier" w:hAnsi="Courier"/>
          <w:sz w:val="24"/>
          <w:szCs w:val="24"/>
          <w:rtl w:val="0"/>
        </w:rPr>
        <w:t xml:space="preserve">Ako na rito.</w:t>
      </w:r>
    </w:p>
    <w:p w:rsidR="00000000" w:rsidDel="00000000" w:rsidP="00000000" w:rsidRDefault="00000000" w:rsidRPr="00000000" w14:paraId="00000F1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Kayo na bahala sa dessert.</w:t>
      </w:r>
    </w:p>
    <w:p w:rsidR="00000000" w:rsidDel="00000000" w:rsidP="00000000" w:rsidRDefault="00000000" w:rsidRPr="00000000" w14:paraId="00000F1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smiles.)</w:t>
      </w:r>
    </w:p>
    <w:p w:rsidR="00000000" w:rsidDel="00000000" w:rsidP="00000000" w:rsidRDefault="00000000" w:rsidRPr="00000000" w14:paraId="00000F1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Sige.</w:t>
      </w:r>
    </w:p>
    <w:p w:rsidR="00000000" w:rsidDel="00000000" w:rsidP="00000000" w:rsidRDefault="00000000" w:rsidRPr="00000000" w14:paraId="00000F1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Tulungan kita maMAYA.</w:t>
      </w:r>
    </w:p>
    <w:p w:rsidR="00000000" w:rsidDel="00000000" w:rsidP="00000000" w:rsidRDefault="00000000" w:rsidRPr="00000000" w14:paraId="00000F1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heads toward the kitchen.)</w:t>
      </w:r>
    </w:p>
    <w:p w:rsidR="00000000" w:rsidDel="00000000" w:rsidP="00000000" w:rsidRDefault="00000000" w:rsidRPr="00000000" w14:paraId="00000F2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and ETHAN continue talking.</w:t>
      </w:r>
    </w:p>
    <w:p w:rsidR="00000000" w:rsidDel="00000000" w:rsidP="00000000" w:rsidRDefault="00000000" w:rsidRPr="00000000" w14:paraId="00000F2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Their voices become distant.</w:t>
      </w:r>
    </w:p>
    <w:p w:rsidR="00000000" w:rsidDel="00000000" w:rsidP="00000000" w:rsidRDefault="00000000" w:rsidRPr="00000000" w14:paraId="00000F2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Muffled.</w:t>
      </w:r>
    </w:p>
    <w:p w:rsidR="00000000" w:rsidDel="00000000" w:rsidP="00000000" w:rsidRDefault="00000000" w:rsidRPr="00000000" w14:paraId="00000F2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Almost inaudible.</w:t>
      </w:r>
    </w:p>
    <w:p w:rsidR="00000000" w:rsidDel="00000000" w:rsidP="00000000" w:rsidRDefault="00000000" w:rsidRPr="00000000" w14:paraId="00000F2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remains seated.</w:t>
      </w:r>
    </w:p>
    <w:p w:rsidR="00000000" w:rsidDel="00000000" w:rsidP="00000000" w:rsidRDefault="00000000" w:rsidRPr="00000000" w14:paraId="00000F2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quietly reaches beneath the table and unlocks her phone.</w:t>
      </w:r>
    </w:p>
    <w:p w:rsidR="00000000" w:rsidDel="00000000" w:rsidP="00000000" w:rsidRDefault="00000000" w:rsidRPr="00000000" w14:paraId="00000F2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gallery opens.</w:t>
      </w:r>
    </w:p>
    <w:p w:rsidR="00000000" w:rsidDel="00000000" w:rsidP="00000000" w:rsidRDefault="00000000" w:rsidRPr="00000000" w14:paraId="00000F2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first photo appears.</w:t>
      </w:r>
    </w:p>
    <w:p w:rsidR="00000000" w:rsidDel="00000000" w:rsidP="00000000" w:rsidRDefault="00000000" w:rsidRPr="00000000" w14:paraId="00000F2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and ETHAN stand beside the car, both smiling.</w:t>
      </w:r>
    </w:p>
    <w:p w:rsidR="00000000" w:rsidDel="00000000" w:rsidP="00000000" w:rsidRDefault="00000000" w:rsidRPr="00000000" w14:paraId="00000F2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Swipe.</w:t>
      </w:r>
    </w:p>
    <w:p w:rsidR="00000000" w:rsidDel="00000000" w:rsidP="00000000" w:rsidRDefault="00000000" w:rsidRPr="00000000" w14:paraId="00000F2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photo.</w:t>
      </w:r>
    </w:p>
    <w:p w:rsidR="00000000" w:rsidDel="00000000" w:rsidP="00000000" w:rsidRDefault="00000000" w:rsidRPr="00000000" w14:paraId="00000F2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laughs while RICARDO points at the engine.</w:t>
      </w:r>
    </w:p>
    <w:p w:rsidR="00000000" w:rsidDel="00000000" w:rsidP="00000000" w:rsidRDefault="00000000" w:rsidRPr="00000000" w14:paraId="00000F2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Swipe.</w:t>
      </w:r>
    </w:p>
    <w:p w:rsidR="00000000" w:rsidDel="00000000" w:rsidP="00000000" w:rsidRDefault="00000000" w:rsidRPr="00000000" w14:paraId="00000F2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w:t>
      </w:r>
    </w:p>
    <w:p w:rsidR="00000000" w:rsidDel="00000000" w:rsidP="00000000" w:rsidRDefault="00000000" w:rsidRPr="00000000" w14:paraId="00000F2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two work together naturally, completely absorbed in what they're doing.</w:t>
      </w:r>
    </w:p>
    <w:p w:rsidR="00000000" w:rsidDel="00000000" w:rsidP="00000000" w:rsidRDefault="00000000" w:rsidRPr="00000000" w14:paraId="00000F2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lingers on the image.</w:t>
      </w:r>
    </w:p>
    <w:p w:rsidR="00000000" w:rsidDel="00000000" w:rsidP="00000000" w:rsidRDefault="00000000" w:rsidRPr="00000000" w14:paraId="00000F3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thumb stops moving.</w:t>
      </w:r>
    </w:p>
    <w:p w:rsidR="00000000" w:rsidDel="00000000" w:rsidP="00000000" w:rsidRDefault="00000000" w:rsidRPr="00000000" w14:paraId="00000F3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faint smile forms.</w:t>
      </w:r>
    </w:p>
    <w:p w:rsidR="00000000" w:rsidDel="00000000" w:rsidP="00000000" w:rsidRDefault="00000000" w:rsidRPr="00000000" w14:paraId="00000F3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slowly disappears.</w:t>
      </w:r>
    </w:p>
    <w:p w:rsidR="00000000" w:rsidDel="00000000" w:rsidP="00000000" w:rsidRDefault="00000000" w:rsidRPr="00000000" w14:paraId="00000F3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grip on the phone tightens.</w:t>
      </w:r>
    </w:p>
    <w:p w:rsidR="00000000" w:rsidDel="00000000" w:rsidP="00000000" w:rsidRDefault="00000000" w:rsidRPr="00000000" w14:paraId="00000F3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glances up.</w:t>
      </w:r>
    </w:p>
    <w:p w:rsidR="00000000" w:rsidDel="00000000" w:rsidP="00000000" w:rsidRDefault="00000000" w:rsidRPr="00000000" w14:paraId="00000F3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and ETHAN are still talking.</w:t>
      </w:r>
    </w:p>
    <w:p w:rsidR="00000000" w:rsidDel="00000000" w:rsidP="00000000" w:rsidRDefault="00000000" w:rsidRPr="00000000" w14:paraId="00000F3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laughs.</w:t>
      </w:r>
    </w:p>
    <w:p w:rsidR="00000000" w:rsidDel="00000000" w:rsidP="00000000" w:rsidRDefault="00000000" w:rsidRPr="00000000" w14:paraId="00000F3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laughs with him.</w:t>
      </w:r>
    </w:p>
    <w:p w:rsidR="00000000" w:rsidDel="00000000" w:rsidP="00000000" w:rsidRDefault="00000000" w:rsidRPr="00000000" w14:paraId="00000F3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conversation flows effortlessly.</w:t>
      </w:r>
    </w:p>
    <w:p w:rsidR="00000000" w:rsidDel="00000000" w:rsidP="00000000" w:rsidRDefault="00000000" w:rsidRPr="00000000" w14:paraId="00000F3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As if they'd known each other for years.</w:t>
      </w:r>
    </w:p>
    <w:p w:rsidR="00000000" w:rsidDel="00000000" w:rsidP="00000000" w:rsidRDefault="00000000" w:rsidRPr="00000000" w14:paraId="00000F3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lowers her gaze back to the screen.</w:t>
      </w:r>
    </w:p>
    <w:p w:rsidR="00000000" w:rsidDel="00000000" w:rsidP="00000000" w:rsidRDefault="00000000" w:rsidRPr="00000000" w14:paraId="00000F3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reflection faintly appears against the glass of her phone.</w:t>
      </w:r>
    </w:p>
    <w:p w:rsidR="00000000" w:rsidDel="00000000" w:rsidP="00000000" w:rsidRDefault="00000000" w:rsidRPr="00000000" w14:paraId="00000F3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stares at it.</w:t>
      </w:r>
    </w:p>
    <w:p w:rsidR="00000000" w:rsidDel="00000000" w:rsidP="00000000" w:rsidRDefault="00000000" w:rsidRPr="00000000" w14:paraId="00000F3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Lost in thought.</w:t>
      </w:r>
    </w:p>
    <w:p w:rsidR="00000000" w:rsidDel="00000000" w:rsidP="00000000" w:rsidRDefault="00000000" w:rsidRPr="00000000" w14:paraId="00000F3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 (V.O.)</w:t>
        <w:br w:type="textWrapping"/>
      </w:r>
      <w:r w:rsidDel="00000000" w:rsidR="00000000" w:rsidRPr="00000000">
        <w:rPr>
          <w:rFonts w:ascii="Courier" w:cs="Courier" w:eastAsia="Courier" w:hAnsi="Courier"/>
          <w:sz w:val="24"/>
          <w:szCs w:val="24"/>
          <w:rtl w:val="0"/>
        </w:rPr>
        <w:t xml:space="preserve">Dad always says he's proud of people who work hard.</w:t>
      </w:r>
    </w:p>
    <w:p w:rsidR="00000000" w:rsidDel="00000000" w:rsidP="00000000" w:rsidRDefault="00000000" w:rsidRPr="00000000" w14:paraId="00000F3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looks back at the photos.)</w:t>
      </w:r>
    </w:p>
    <w:p w:rsidR="00000000" w:rsidDel="00000000" w:rsidP="00000000" w:rsidRDefault="00000000" w:rsidRPr="00000000" w14:paraId="00000F4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 (V.O.) (CONT'D)</w:t>
        <w:br w:type="textWrapping"/>
      </w:r>
      <w:r w:rsidDel="00000000" w:rsidR="00000000" w:rsidRPr="00000000">
        <w:rPr>
          <w:rFonts w:ascii="Courier" w:cs="Courier" w:eastAsia="Courier" w:hAnsi="Courier"/>
          <w:sz w:val="24"/>
          <w:szCs w:val="24"/>
          <w:rtl w:val="0"/>
        </w:rPr>
        <w:t xml:space="preserve">He smiles like that around ETHAN...</w:t>
      </w:r>
    </w:p>
    <w:p w:rsidR="00000000" w:rsidDel="00000000" w:rsidP="00000000" w:rsidRDefault="00000000" w:rsidRPr="00000000" w14:paraId="00000F4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thumb hovers over another picture.)</w:t>
      </w:r>
    </w:p>
    <w:p w:rsidR="00000000" w:rsidDel="00000000" w:rsidP="00000000" w:rsidRDefault="00000000" w:rsidRPr="00000000" w14:paraId="00000F4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 (V.O.) (CONT'D)</w:t>
        <w:br w:type="textWrapping"/>
      </w:r>
      <w:r w:rsidDel="00000000" w:rsidR="00000000" w:rsidRPr="00000000">
        <w:rPr>
          <w:rFonts w:ascii="Courier" w:cs="Courier" w:eastAsia="Courier" w:hAnsi="Courier"/>
          <w:sz w:val="24"/>
          <w:szCs w:val="24"/>
          <w:rtl w:val="0"/>
        </w:rPr>
        <w:t xml:space="preserve">...I wonder if he's ever smiled at me like that.</w:t>
      </w:r>
    </w:p>
    <w:p w:rsidR="00000000" w:rsidDel="00000000" w:rsidP="00000000" w:rsidRDefault="00000000" w:rsidRPr="00000000" w14:paraId="00000F4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closes the gallery.)</w:t>
      </w:r>
    </w:p>
    <w:p w:rsidR="00000000" w:rsidDel="00000000" w:rsidP="00000000" w:rsidRDefault="00000000" w:rsidRPr="00000000" w14:paraId="00000F4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screen goes dark.</w:t>
      </w:r>
    </w:p>
    <w:p w:rsidR="00000000" w:rsidDel="00000000" w:rsidP="00000000" w:rsidRDefault="00000000" w:rsidRPr="00000000" w14:paraId="00000F4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a brief moment...</w:t>
      </w:r>
    </w:p>
    <w:p w:rsidR="00000000" w:rsidDel="00000000" w:rsidP="00000000" w:rsidRDefault="00000000" w:rsidRPr="00000000" w14:paraId="00000F4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All she sees is her own reflection.</w:t>
      </w:r>
    </w:p>
    <w:p w:rsidR="00000000" w:rsidDel="00000000" w:rsidP="00000000" w:rsidRDefault="00000000" w:rsidRPr="00000000" w14:paraId="00000F4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Surrounded by everyone.</w:t>
      </w:r>
    </w:p>
    <w:p w:rsidR="00000000" w:rsidDel="00000000" w:rsidP="00000000" w:rsidRDefault="00000000" w:rsidRPr="00000000" w14:paraId="00000F4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Yet somehow...</w:t>
      </w:r>
    </w:p>
    <w:p w:rsidR="00000000" w:rsidDel="00000000" w:rsidP="00000000" w:rsidRDefault="00000000" w:rsidRPr="00000000" w14:paraId="00000F4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Feeling completely alone.</w:t>
      </w:r>
    </w:p>
    <w:p w:rsidR="00000000" w:rsidDel="00000000" w:rsidP="00000000" w:rsidRDefault="00000000" w:rsidRPr="00000000" w14:paraId="00000F4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drift toward RICARDO and ETHAN one last time.)</w:t>
      </w:r>
    </w:p>
    <w:p w:rsidR="00000000" w:rsidDel="00000000" w:rsidP="00000000" w:rsidRDefault="00000000" w:rsidRPr="00000000" w14:paraId="00000F4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comparison quietly settles in her mind.</w:t>
      </w:r>
    </w:p>
    <w:p w:rsidR="00000000" w:rsidDel="00000000" w:rsidP="00000000" w:rsidRDefault="00000000" w:rsidRPr="00000000" w14:paraId="00000F4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Persistent.</w:t>
      </w:r>
    </w:p>
    <w:p w:rsidR="00000000" w:rsidDel="00000000" w:rsidP="00000000" w:rsidRDefault="00000000" w:rsidRPr="00000000" w14:paraId="00000F4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Impossible to ignore.</w:t>
      </w:r>
    </w:p>
    <w:p w:rsidR="00000000" w:rsidDel="00000000" w:rsidP="00000000" w:rsidRDefault="00000000" w:rsidRPr="00000000" w14:paraId="00000F4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 (V.O.)</w:t>
        <w:br w:type="textWrapping"/>
      </w:r>
      <w:r w:rsidDel="00000000" w:rsidR="00000000" w:rsidRPr="00000000">
        <w:rPr>
          <w:rFonts w:ascii="Courier" w:cs="Courier" w:eastAsia="Courier" w:hAnsi="Courier"/>
          <w:sz w:val="24"/>
          <w:szCs w:val="24"/>
          <w:rtl w:val="0"/>
        </w:rPr>
        <w:t xml:space="preserve">Will I ever measure up?</w:t>
      </w:r>
    </w:p>
    <w:p w:rsidR="00000000" w:rsidDel="00000000" w:rsidP="00000000" w:rsidRDefault="00000000" w:rsidRPr="00000000" w14:paraId="00000F4F">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OUT.</w:t>
      </w:r>
    </w:p>
    <w:p w:rsidR="00000000" w:rsidDel="00000000" w:rsidP="00000000" w:rsidRDefault="00000000" w:rsidRPr="00000000" w14:paraId="00000F50">
      <w:pPr>
        <w:pStyle w:val="Heading2"/>
        <w:keepNext w:val="0"/>
        <w:keepLines w:val="0"/>
        <w:rPr>
          <w:sz w:val="26"/>
          <w:szCs w:val="26"/>
        </w:rPr>
      </w:pPr>
      <w:bookmarkStart w:colFirst="0" w:colLast="0" w:name="_g2u85w2mpgf8" w:id="102"/>
      <w:bookmarkEnd w:id="102"/>
      <w:r w:rsidDel="00000000" w:rsidR="00000000" w:rsidRPr="00000000">
        <w:rPr>
          <w:rtl w:val="0"/>
        </w:rPr>
        <w:t xml:space="preserve">ACT 4 - THE WEIGHT OF TRUTH</w:t>
      </w:r>
      <w:r w:rsidDel="00000000" w:rsidR="00000000" w:rsidRPr="00000000">
        <w:rPr>
          <w:rtl w:val="0"/>
        </w:rPr>
      </w:r>
    </w:p>
    <w:p w:rsidR="00000000" w:rsidDel="00000000" w:rsidP="00000000" w:rsidRDefault="00000000" w:rsidRPr="00000000" w14:paraId="00000F51">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INT. MAYA'S BEDROOM - NIGHT</w:t>
      </w:r>
    </w:p>
    <w:p w:rsidR="00000000" w:rsidDel="00000000" w:rsidP="00000000" w:rsidRDefault="00000000" w:rsidRPr="00000000" w14:paraId="00000F5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room is dimly lit. A desk lamp casts a warm glow over a cluttered study table.</w:t>
      </w:r>
    </w:p>
    <w:p w:rsidR="00000000" w:rsidDel="00000000" w:rsidP="00000000" w:rsidRDefault="00000000" w:rsidRPr="00000000" w14:paraId="00000F5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Open textbooks. Printed reviewers. Half-finished thesis notes. Sticky notes cover the edges of MAYA's laptop.</w:t>
      </w:r>
    </w:p>
    <w:p w:rsidR="00000000" w:rsidDel="00000000" w:rsidP="00000000" w:rsidRDefault="00000000" w:rsidRPr="00000000" w14:paraId="00000F5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wall calendar hangs nearby.</w:t>
      </w:r>
    </w:p>
    <w:p w:rsidR="00000000" w:rsidDel="00000000" w:rsidP="00000000" w:rsidRDefault="00000000" w:rsidRPr="00000000" w14:paraId="00000F5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Almost every day has been crossed out.</w:t>
      </w:r>
    </w:p>
    <w:p w:rsidR="00000000" w:rsidDel="00000000" w:rsidP="00000000" w:rsidRDefault="00000000" w:rsidRPr="00000000" w14:paraId="00000F5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end of the term is only a few days away.</w:t>
      </w:r>
    </w:p>
    <w:p w:rsidR="00000000" w:rsidDel="00000000" w:rsidP="00000000" w:rsidRDefault="00000000" w:rsidRPr="00000000" w14:paraId="00000F5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sits at her desk, staring blankly at her laptop.</w:t>
      </w:r>
    </w:p>
    <w:p w:rsidR="00000000" w:rsidDel="00000000" w:rsidP="00000000" w:rsidRDefault="00000000" w:rsidRPr="00000000" w14:paraId="00000F5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cursor blinks.</w:t>
      </w:r>
    </w:p>
    <w:p w:rsidR="00000000" w:rsidDel="00000000" w:rsidP="00000000" w:rsidRDefault="00000000" w:rsidRPr="00000000" w14:paraId="00000F5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Waiting.</w:t>
      </w:r>
    </w:p>
    <w:p w:rsidR="00000000" w:rsidDel="00000000" w:rsidP="00000000" w:rsidRDefault="00000000" w:rsidRPr="00000000" w14:paraId="00000F5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doesn't type a single word.</w:t>
      </w:r>
    </w:p>
    <w:p w:rsidR="00000000" w:rsidDel="00000000" w:rsidP="00000000" w:rsidRDefault="00000000" w:rsidRPr="00000000" w14:paraId="00000F5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rubs her tired eyes.</w:t>
      </w:r>
    </w:p>
    <w:p w:rsidR="00000000" w:rsidDel="00000000" w:rsidP="00000000" w:rsidRDefault="00000000" w:rsidRPr="00000000" w14:paraId="00000F5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phone lights up.</w:t>
      </w:r>
    </w:p>
    <w:p w:rsidR="00000000" w:rsidDel="00000000" w:rsidP="00000000" w:rsidRDefault="00000000" w:rsidRPr="00000000" w14:paraId="00000F5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notification from the class group chat.</w:t>
      </w:r>
    </w:p>
    <w:p w:rsidR="00000000" w:rsidDel="00000000" w:rsidP="00000000" w:rsidRDefault="00000000" w:rsidRPr="00000000" w14:paraId="00000F5E">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CLASSMATE:</w:t>
        <w:br w:type="textWrapping"/>
      </w:r>
      <w:r w:rsidDel="00000000" w:rsidR="00000000" w:rsidRPr="00000000">
        <w:rPr>
          <w:rFonts w:ascii="Courier" w:cs="Courier" w:eastAsia="Courier" w:hAnsi="Courier"/>
          <w:i w:val="1"/>
          <w:iCs w:val="1"/>
          <w:sz w:val="24"/>
          <w:szCs w:val="24"/>
          <w:rtl w:val="0"/>
        </w:rPr>
        <w:t xml:space="preserve">"Guys, thesis progress update tomorrow."</w:t>
      </w:r>
    </w:p>
    <w:p w:rsidR="00000000" w:rsidDel="00000000" w:rsidP="00000000" w:rsidRDefault="00000000" w:rsidRPr="00000000" w14:paraId="00000F5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message follows.</w:t>
      </w:r>
    </w:p>
    <w:p w:rsidR="00000000" w:rsidDel="00000000" w:rsidP="00000000" w:rsidRDefault="00000000" w:rsidRPr="00000000" w14:paraId="00000F60">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CLASSMATE 2:</w:t>
        <w:br w:type="textWrapping"/>
      </w:r>
      <w:r w:rsidDel="00000000" w:rsidR="00000000" w:rsidRPr="00000000">
        <w:rPr>
          <w:rFonts w:ascii="Courier" w:cs="Courier" w:eastAsia="Courier" w:hAnsi="Courier"/>
          <w:i w:val="1"/>
          <w:iCs w:val="1"/>
          <w:sz w:val="24"/>
          <w:szCs w:val="24"/>
          <w:rtl w:val="0"/>
        </w:rPr>
        <w:t xml:space="preserve">"Pakisend na rin ng revisions before 10 PM."</w:t>
      </w:r>
    </w:p>
    <w:p w:rsidR="00000000" w:rsidDel="00000000" w:rsidP="00000000" w:rsidRDefault="00000000" w:rsidRPr="00000000" w14:paraId="00000F6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locks her phone without replying.)</w:t>
      </w:r>
    </w:p>
    <w:p w:rsidR="00000000" w:rsidDel="00000000" w:rsidP="00000000" w:rsidRDefault="00000000" w:rsidRPr="00000000" w14:paraId="00000F6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leans back in her chair.</w:t>
      </w:r>
    </w:p>
    <w:p w:rsidR="00000000" w:rsidDel="00000000" w:rsidP="00000000" w:rsidRDefault="00000000" w:rsidRPr="00000000" w14:paraId="00000F6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Letting out a long, exhausted sigh.</w:t>
      </w:r>
    </w:p>
    <w:p w:rsidR="00000000" w:rsidDel="00000000" w:rsidP="00000000" w:rsidRDefault="00000000" w:rsidRPr="00000000" w14:paraId="00000F6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(Softly.)</w:t>
      </w:r>
    </w:p>
    <w:p w:rsidR="00000000" w:rsidDel="00000000" w:rsidP="00000000" w:rsidRDefault="00000000" w:rsidRPr="00000000" w14:paraId="00000F6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Hay...</w:t>
      </w:r>
    </w:p>
    <w:p w:rsidR="00000000" w:rsidDel="00000000" w:rsidP="00000000" w:rsidRDefault="00000000" w:rsidRPr="00000000" w14:paraId="00000F6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glances at the calendar.)</w:t>
      </w:r>
    </w:p>
    <w:p w:rsidR="00000000" w:rsidDel="00000000" w:rsidP="00000000" w:rsidRDefault="00000000" w:rsidRPr="00000000" w14:paraId="00000F6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at the mountain of schoolwork covering her desk.</w:t>
      </w:r>
    </w:p>
    <w:p w:rsidR="00000000" w:rsidDel="00000000" w:rsidP="00000000" w:rsidRDefault="00000000" w:rsidRPr="00000000" w14:paraId="00000F6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sigh escapes.</w:t>
      </w:r>
    </w:p>
    <w:p w:rsidR="00000000" w:rsidDel="00000000" w:rsidP="00000000" w:rsidRDefault="00000000" w:rsidRPr="00000000" w14:paraId="00000F6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slowly drift toward the ceiling.</w:t>
      </w:r>
    </w:p>
    <w:p w:rsidR="00000000" w:rsidDel="00000000" w:rsidP="00000000" w:rsidRDefault="00000000" w:rsidRPr="00000000" w14:paraId="00000F6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Silence.</w:t>
      </w:r>
    </w:p>
    <w:p w:rsidR="00000000" w:rsidDel="00000000" w:rsidP="00000000" w:rsidRDefault="00000000" w:rsidRPr="00000000" w14:paraId="00000F6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the first time in days...</w:t>
      </w:r>
    </w:p>
    <w:p w:rsidR="00000000" w:rsidDel="00000000" w:rsidP="00000000" w:rsidRDefault="00000000" w:rsidRPr="00000000" w14:paraId="00000F6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allows herself to stop working.</w:t>
      </w:r>
    </w:p>
    <w:p w:rsidR="00000000" w:rsidDel="00000000" w:rsidP="00000000" w:rsidRDefault="00000000" w:rsidRPr="00000000" w14:paraId="00000F6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thoughts begin to wander.</w:t>
      </w:r>
    </w:p>
    <w:p w:rsidR="00000000" w:rsidDel="00000000" w:rsidP="00000000" w:rsidRDefault="00000000" w:rsidRPr="00000000" w14:paraId="00000F6E">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TO:</w:t>
      </w:r>
    </w:p>
    <w:p w:rsidR="00000000" w:rsidDel="00000000" w:rsidP="00000000" w:rsidRDefault="00000000" w:rsidRPr="00000000" w14:paraId="00000F6F">
      <w:pPr>
        <w:pStyle w:val="Heading3"/>
        <w:keepNext w:val="0"/>
        <w:keepLines w:val="0"/>
        <w:spacing w:before="280" w:lineRule="auto"/>
        <w:rPr>
          <w:rFonts w:ascii="Courier" w:cs="Courier" w:eastAsia="Courier" w:hAnsi="Courier"/>
          <w:b w:val="1"/>
          <w:bCs w:val="1"/>
          <w:color w:val="000000"/>
          <w:sz w:val="26"/>
          <w:szCs w:val="26"/>
        </w:rPr>
      </w:pPr>
      <w:bookmarkStart w:colFirst="0" w:colLast="0" w:name="_jft28e14ra9e" w:id="103"/>
      <w:bookmarkEnd w:id="103"/>
      <w:r w:rsidDel="00000000" w:rsidR="00000000" w:rsidRPr="00000000">
        <w:rPr>
          <w:rFonts w:ascii="Courier" w:cs="Courier" w:eastAsia="Courier" w:hAnsi="Courier"/>
          <w:b w:val="1"/>
          <w:bCs w:val="1"/>
          <w:color w:val="000000"/>
          <w:sz w:val="26"/>
          <w:szCs w:val="26"/>
          <w:rtl w:val="0"/>
        </w:rPr>
        <w:t xml:space="preserve">FLASHBACK - INT. COLLEGE CLASSROOM - MORNING</w:t>
      </w:r>
    </w:p>
    <w:p w:rsidR="00000000" w:rsidDel="00000000" w:rsidP="00000000" w:rsidRDefault="00000000" w:rsidRPr="00000000" w14:paraId="00000F7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first day of the semester.</w:t>
      </w:r>
    </w:p>
    <w:p w:rsidR="00000000" w:rsidDel="00000000" w:rsidP="00000000" w:rsidRDefault="00000000" w:rsidRPr="00000000" w14:paraId="00000F7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professor stands at the front of the room.</w:t>
      </w:r>
    </w:p>
    <w:p w:rsidR="00000000" w:rsidDel="00000000" w:rsidP="00000000" w:rsidRDefault="00000000" w:rsidRPr="00000000" w14:paraId="00000F7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PROFESSOR (V.O.)</w:t>
        <w:br w:type="textWrapping"/>
      </w:r>
      <w:r w:rsidDel="00000000" w:rsidR="00000000" w:rsidRPr="00000000">
        <w:rPr>
          <w:rFonts w:ascii="Courier" w:cs="Courier" w:eastAsia="Courier" w:hAnsi="Courier"/>
          <w:sz w:val="24"/>
          <w:szCs w:val="24"/>
          <w:rtl w:val="0"/>
        </w:rPr>
        <w:t xml:space="preserve">"What are your future dreams and goals?"</w:t>
      </w:r>
    </w:p>
    <w:p w:rsidR="00000000" w:rsidDel="00000000" w:rsidP="00000000" w:rsidRDefault="00000000" w:rsidRPr="00000000" w14:paraId="00000F7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words echo.)</w:t>
      </w:r>
    </w:p>
    <w:p w:rsidR="00000000" w:rsidDel="00000000" w:rsidP="00000000" w:rsidRDefault="00000000" w:rsidRPr="00000000" w14:paraId="00000F7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remembers standing in front of the class.</w:t>
      </w:r>
    </w:p>
    <w:p w:rsidR="00000000" w:rsidDel="00000000" w:rsidP="00000000" w:rsidRDefault="00000000" w:rsidRPr="00000000" w14:paraId="00000F7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Frozen.</w:t>
      </w:r>
    </w:p>
    <w:p w:rsidR="00000000" w:rsidDel="00000000" w:rsidP="00000000" w:rsidRDefault="00000000" w:rsidRPr="00000000" w14:paraId="00000F7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Unable to answer.</w:t>
      </w:r>
    </w:p>
    <w:p w:rsidR="00000000" w:rsidDel="00000000" w:rsidP="00000000" w:rsidRDefault="00000000" w:rsidRPr="00000000" w14:paraId="00000F7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 (V.O.)</w:t>
        <w:br w:type="textWrapping"/>
      </w:r>
      <w:r w:rsidDel="00000000" w:rsidR="00000000" w:rsidRPr="00000000">
        <w:rPr>
          <w:rFonts w:ascii="Courier" w:cs="Courier" w:eastAsia="Courier" w:hAnsi="Courier"/>
          <w:sz w:val="24"/>
          <w:szCs w:val="24"/>
          <w:rtl w:val="0"/>
        </w:rPr>
        <w:t xml:space="preserve">"I haven't really thought about it yet."</w:t>
      </w:r>
    </w:p>
    <w:p w:rsidR="00000000" w:rsidDel="00000000" w:rsidP="00000000" w:rsidRDefault="00000000" w:rsidRPr="00000000" w14:paraId="00000F7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memory lingers.</w:t>
      </w:r>
    </w:p>
    <w:p w:rsidR="00000000" w:rsidDel="00000000" w:rsidP="00000000" w:rsidRDefault="00000000" w:rsidRPr="00000000" w14:paraId="00000F7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fades.</w:t>
      </w:r>
    </w:p>
    <w:p w:rsidR="00000000" w:rsidDel="00000000" w:rsidP="00000000" w:rsidRDefault="00000000" w:rsidRPr="00000000" w14:paraId="00000F7A">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BACK TO:</w:t>
      </w:r>
    </w:p>
    <w:p w:rsidR="00000000" w:rsidDel="00000000" w:rsidP="00000000" w:rsidRDefault="00000000" w:rsidRPr="00000000" w14:paraId="00000F7B">
      <w:pPr>
        <w:pStyle w:val="Heading3"/>
        <w:keepNext w:val="0"/>
        <w:keepLines w:val="0"/>
        <w:spacing w:before="280" w:lineRule="auto"/>
        <w:rPr>
          <w:rFonts w:ascii="Courier" w:cs="Courier" w:eastAsia="Courier" w:hAnsi="Courier"/>
          <w:b w:val="1"/>
          <w:bCs w:val="1"/>
          <w:color w:val="000000"/>
          <w:sz w:val="26"/>
          <w:szCs w:val="26"/>
        </w:rPr>
      </w:pPr>
      <w:bookmarkStart w:colFirst="0" w:colLast="0" w:name="_puew5w4e3jlu" w:id="104"/>
      <w:bookmarkEnd w:id="104"/>
      <w:r w:rsidDel="00000000" w:rsidR="00000000" w:rsidRPr="00000000">
        <w:rPr>
          <w:rFonts w:ascii="Courier" w:cs="Courier" w:eastAsia="Courier" w:hAnsi="Courier"/>
          <w:b w:val="1"/>
          <w:bCs w:val="1"/>
          <w:color w:val="000000"/>
          <w:sz w:val="26"/>
          <w:szCs w:val="26"/>
          <w:rtl w:val="0"/>
        </w:rPr>
        <w:t xml:space="preserve">INT. MAYA'S BEDROOM - NIGHT</w:t>
      </w:r>
    </w:p>
    <w:p w:rsidR="00000000" w:rsidDel="00000000" w:rsidP="00000000" w:rsidRDefault="00000000" w:rsidRPr="00000000" w14:paraId="00000F7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quietly stares at the blank wall.)</w:t>
      </w:r>
    </w:p>
    <w:p w:rsidR="00000000" w:rsidDel="00000000" w:rsidP="00000000" w:rsidRDefault="00000000" w:rsidRPr="00000000" w14:paraId="00000F7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bitter smile forms.</w:t>
      </w:r>
    </w:p>
    <w:p w:rsidR="00000000" w:rsidDel="00000000" w:rsidP="00000000" w:rsidRDefault="00000000" w:rsidRPr="00000000" w14:paraId="00000F7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disappears.</w:t>
      </w:r>
    </w:p>
    <w:p w:rsidR="00000000" w:rsidDel="00000000" w:rsidP="00000000" w:rsidRDefault="00000000" w:rsidRPr="00000000" w14:paraId="00000F7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(Almost whispering.)</w:t>
      </w:r>
    </w:p>
    <w:p w:rsidR="00000000" w:rsidDel="00000000" w:rsidP="00000000" w:rsidRDefault="00000000" w:rsidRPr="00000000" w14:paraId="00000F8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Maybe...</w:t>
      </w:r>
    </w:p>
    <w:p w:rsidR="00000000" w:rsidDel="00000000" w:rsidP="00000000" w:rsidRDefault="00000000" w:rsidRPr="00000000" w14:paraId="00000F8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did know.</w:t>
      </w:r>
    </w:p>
    <w:p w:rsidR="00000000" w:rsidDel="00000000" w:rsidP="00000000" w:rsidRDefault="00000000" w:rsidRPr="00000000" w14:paraId="00000F8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(Pause.)</w:t>
      </w:r>
    </w:p>
    <w:p w:rsidR="00000000" w:rsidDel="00000000" w:rsidP="00000000" w:rsidRDefault="00000000" w:rsidRPr="00000000" w14:paraId="00000F8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just didn't want to admit it.</w:t>
      </w:r>
    </w:p>
    <w:p w:rsidR="00000000" w:rsidDel="00000000" w:rsidP="00000000" w:rsidRDefault="00000000" w:rsidRPr="00000000" w14:paraId="00000F8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slowly looks around her room.)</w:t>
      </w:r>
    </w:p>
    <w:p w:rsidR="00000000" w:rsidDel="00000000" w:rsidP="00000000" w:rsidRDefault="00000000" w:rsidRPr="00000000" w14:paraId="00000F8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Engineering books.</w:t>
      </w:r>
    </w:p>
    <w:p w:rsidR="00000000" w:rsidDel="00000000" w:rsidP="00000000" w:rsidRDefault="00000000" w:rsidRPr="00000000" w14:paraId="00000F8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Programming reviewers.</w:t>
      </w:r>
    </w:p>
    <w:p w:rsidR="00000000" w:rsidDel="00000000" w:rsidP="00000000" w:rsidRDefault="00000000" w:rsidRPr="00000000" w14:paraId="00000F8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Circuit diagrams pinned above her desk.</w:t>
      </w:r>
    </w:p>
    <w:p w:rsidR="00000000" w:rsidDel="00000000" w:rsidP="00000000" w:rsidRDefault="00000000" w:rsidRPr="00000000" w14:paraId="00000F8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Everything she had spent years convincing herself she wanted.</w:t>
      </w:r>
    </w:p>
    <w:p w:rsidR="00000000" w:rsidDel="00000000" w:rsidP="00000000" w:rsidRDefault="00000000" w:rsidRPr="00000000" w14:paraId="00000F8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closes her eyes.</w:t>
      </w:r>
    </w:p>
    <w:p w:rsidR="00000000" w:rsidDel="00000000" w:rsidP="00000000" w:rsidRDefault="00000000" w:rsidRPr="00000000" w14:paraId="00000F8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(Quietly.)</w:t>
      </w:r>
    </w:p>
    <w:p w:rsidR="00000000" w:rsidDel="00000000" w:rsidP="00000000" w:rsidRDefault="00000000" w:rsidRPr="00000000" w14:paraId="00000F8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This...</w:t>
      </w:r>
    </w:p>
    <w:p w:rsidR="00000000" w:rsidDel="00000000" w:rsidP="00000000" w:rsidRDefault="00000000" w:rsidRPr="00000000" w14:paraId="00000F8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isn't me.</w:t>
      </w:r>
    </w:p>
    <w:p w:rsidR="00000000" w:rsidDel="00000000" w:rsidP="00000000" w:rsidRDefault="00000000" w:rsidRPr="00000000" w14:paraId="00000F8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voice cracks ever so slightly.)</w:t>
      </w:r>
    </w:p>
    <w:p w:rsidR="00000000" w:rsidDel="00000000" w:rsidP="00000000" w:rsidRDefault="00000000" w:rsidRPr="00000000" w14:paraId="00000F8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This isn't the course I wanted.</w:t>
      </w:r>
    </w:p>
    <w:p w:rsidR="00000000" w:rsidDel="00000000" w:rsidP="00000000" w:rsidRDefault="00000000" w:rsidRPr="00000000" w14:paraId="00000F8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realization hangs in the silence.)</w:t>
      </w:r>
    </w:p>
    <w:p w:rsidR="00000000" w:rsidDel="00000000" w:rsidP="00000000" w:rsidRDefault="00000000" w:rsidRPr="00000000" w14:paraId="00000F9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dramatic.</w:t>
      </w:r>
    </w:p>
    <w:p w:rsidR="00000000" w:rsidDel="00000000" w:rsidP="00000000" w:rsidRDefault="00000000" w:rsidRPr="00000000" w14:paraId="00000F9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Just honest.</w:t>
      </w:r>
    </w:p>
    <w:p w:rsidR="00000000" w:rsidDel="00000000" w:rsidP="00000000" w:rsidRDefault="00000000" w:rsidRPr="00000000" w14:paraId="00000F9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lowers her head.</w:t>
      </w:r>
    </w:p>
    <w:p w:rsidR="00000000" w:rsidDel="00000000" w:rsidP="00000000" w:rsidRDefault="00000000" w:rsidRPr="00000000" w14:paraId="00000F9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tear slips down her cheek.</w:t>
      </w:r>
    </w:p>
    <w:p w:rsidR="00000000" w:rsidDel="00000000" w:rsidP="00000000" w:rsidRDefault="00000000" w:rsidRPr="00000000" w14:paraId="00000F9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wipes it away before another can fall.</w:t>
      </w:r>
    </w:p>
    <w:p w:rsidR="00000000" w:rsidDel="00000000" w:rsidP="00000000" w:rsidRDefault="00000000" w:rsidRPr="00000000" w14:paraId="00000F9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drift toward the bottom shelf of her bookshelf.</w:t>
      </w:r>
    </w:p>
    <w:p w:rsidR="00000000" w:rsidDel="00000000" w:rsidP="00000000" w:rsidRDefault="00000000" w:rsidRPr="00000000" w14:paraId="00000F9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Partially hidden beneath a stack of old folders..</w:t>
      </w:r>
    </w:p>
    <w:p w:rsidR="00000000" w:rsidDel="00000000" w:rsidP="00000000" w:rsidRDefault="00000000" w:rsidRPr="00000000" w14:paraId="00000F9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worn sketchbook.</w:t>
      </w:r>
    </w:p>
    <w:p w:rsidR="00000000" w:rsidDel="00000000" w:rsidP="00000000" w:rsidRDefault="00000000" w:rsidRPr="00000000" w14:paraId="00000F9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Dust has begun collecting along its edges.</w:t>
      </w:r>
    </w:p>
    <w:p w:rsidR="00000000" w:rsidDel="00000000" w:rsidP="00000000" w:rsidRDefault="00000000" w:rsidRPr="00000000" w14:paraId="00000F9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stares at it.</w:t>
      </w:r>
    </w:p>
    <w:p w:rsidR="00000000" w:rsidDel="00000000" w:rsidP="00000000" w:rsidRDefault="00000000" w:rsidRPr="00000000" w14:paraId="00000F9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hesitates.</w:t>
      </w:r>
    </w:p>
    <w:p w:rsidR="00000000" w:rsidDel="00000000" w:rsidP="00000000" w:rsidRDefault="00000000" w:rsidRPr="00000000" w14:paraId="00000F9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slowly reaches for it.</w:t>
      </w:r>
    </w:p>
    <w:p w:rsidR="00000000" w:rsidDel="00000000" w:rsidP="00000000" w:rsidRDefault="00000000" w:rsidRPr="00000000" w14:paraId="00000F9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brushes away the dust.</w:t>
      </w:r>
    </w:p>
    <w:p w:rsidR="00000000" w:rsidDel="00000000" w:rsidP="00000000" w:rsidRDefault="00000000" w:rsidRPr="00000000" w14:paraId="00000F9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Running her fingers across the faded cover.</w:t>
      </w:r>
    </w:p>
    <w:p w:rsidR="00000000" w:rsidDel="00000000" w:rsidP="00000000" w:rsidRDefault="00000000" w:rsidRPr="00000000" w14:paraId="00000F9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opens it.</w:t>
      </w:r>
    </w:p>
    <w:p w:rsidR="00000000" w:rsidDel="00000000" w:rsidP="00000000" w:rsidRDefault="00000000" w:rsidRPr="00000000" w14:paraId="00000F9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Inside are old drawings.</w:t>
      </w:r>
    </w:p>
    <w:p w:rsidR="00000000" w:rsidDel="00000000" w:rsidP="00000000" w:rsidRDefault="00000000" w:rsidRPr="00000000" w14:paraId="00000FA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Landscapes.</w:t>
      </w:r>
    </w:p>
    <w:p w:rsidR="00000000" w:rsidDel="00000000" w:rsidP="00000000" w:rsidRDefault="00000000" w:rsidRPr="00000000" w14:paraId="00000FA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Portraits.</w:t>
      </w:r>
    </w:p>
    <w:p w:rsidR="00000000" w:rsidDel="00000000" w:rsidP="00000000" w:rsidRDefault="00000000" w:rsidRPr="00000000" w14:paraId="00000FA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Character sketches.</w:t>
      </w:r>
    </w:p>
    <w:p w:rsidR="00000000" w:rsidDel="00000000" w:rsidP="00000000" w:rsidRDefault="00000000" w:rsidRPr="00000000" w14:paraId="00000FA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Small doodles in the margins.</w:t>
      </w:r>
    </w:p>
    <w:p w:rsidR="00000000" w:rsidDel="00000000" w:rsidP="00000000" w:rsidRDefault="00000000" w:rsidRPr="00000000" w14:paraId="00000FA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quietly smiles.</w:t>
      </w:r>
    </w:p>
    <w:p w:rsidR="00000000" w:rsidDel="00000000" w:rsidP="00000000" w:rsidRDefault="00000000" w:rsidRPr="00000000" w14:paraId="00000FA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real one.</w:t>
      </w:r>
    </w:p>
    <w:p w:rsidR="00000000" w:rsidDel="00000000" w:rsidP="00000000" w:rsidRDefault="00000000" w:rsidRPr="00000000" w14:paraId="00000FA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first genuine smile she's had in a long time.</w:t>
      </w:r>
    </w:p>
    <w:p w:rsidR="00000000" w:rsidDel="00000000" w:rsidP="00000000" w:rsidRDefault="00000000" w:rsidRPr="00000000" w14:paraId="00000FA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flips through another page.</w:t>
      </w:r>
    </w:p>
    <w:p w:rsidR="00000000" w:rsidDel="00000000" w:rsidP="00000000" w:rsidRDefault="00000000" w:rsidRPr="00000000" w14:paraId="00000FA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another.</w:t>
      </w:r>
    </w:p>
    <w:p w:rsidR="00000000" w:rsidDel="00000000" w:rsidP="00000000" w:rsidRDefault="00000000" w:rsidRPr="00000000" w14:paraId="00000FA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Finally…</w:t>
      </w:r>
    </w:p>
    <w:p w:rsidR="00000000" w:rsidDel="00000000" w:rsidP="00000000" w:rsidRDefault="00000000" w:rsidRPr="00000000" w14:paraId="00000FA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reaches for a pencil lying forgotten inside the sketchbook.</w:t>
      </w:r>
    </w:p>
    <w:p w:rsidR="00000000" w:rsidDel="00000000" w:rsidP="00000000" w:rsidRDefault="00000000" w:rsidRPr="00000000" w14:paraId="00000FA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hesitates.</w:t>
      </w:r>
    </w:p>
    <w:p w:rsidR="00000000" w:rsidDel="00000000" w:rsidP="00000000" w:rsidRDefault="00000000" w:rsidRPr="00000000" w14:paraId="00000FA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begins to draw.</w:t>
      </w:r>
    </w:p>
    <w:p w:rsidR="00000000" w:rsidDel="00000000" w:rsidP="00000000" w:rsidRDefault="00000000" w:rsidRPr="00000000" w14:paraId="00000FA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graphite glides across the paper.</w:t>
      </w:r>
    </w:p>
    <w:p w:rsidR="00000000" w:rsidDel="00000000" w:rsidP="00000000" w:rsidRDefault="00000000" w:rsidRPr="00000000" w14:paraId="00000FA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Gentle.</w:t>
      </w:r>
    </w:p>
    <w:p w:rsidR="00000000" w:rsidDel="00000000" w:rsidP="00000000" w:rsidRDefault="00000000" w:rsidRPr="00000000" w14:paraId="00000FA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Effortless.</w:t>
      </w:r>
    </w:p>
    <w:p w:rsidR="00000000" w:rsidDel="00000000" w:rsidP="00000000" w:rsidRDefault="00000000" w:rsidRPr="00000000" w14:paraId="00000FB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Time quietly passes.</w:t>
      </w:r>
    </w:p>
    <w:p w:rsidR="00000000" w:rsidDel="00000000" w:rsidP="00000000" w:rsidRDefault="00000000" w:rsidRPr="00000000" w14:paraId="00000FB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only sounds are the soft scratching of pencil against paper and the ticking of the clock.</w:t>
      </w:r>
    </w:p>
    <w:p w:rsidR="00000000" w:rsidDel="00000000" w:rsidP="00000000" w:rsidRDefault="00000000" w:rsidRPr="00000000" w14:paraId="00000FB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MAYA's tense shoulders slowly begin to relax.</w:t>
      </w:r>
    </w:p>
    <w:p w:rsidR="00000000" w:rsidDel="00000000" w:rsidP="00000000" w:rsidRDefault="00000000" w:rsidRPr="00000000" w14:paraId="00000FB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breathing steadies.</w:t>
      </w:r>
    </w:p>
    <w:p w:rsidR="00000000" w:rsidDel="00000000" w:rsidP="00000000" w:rsidRDefault="00000000" w:rsidRPr="00000000" w14:paraId="00000FB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the first time in months…</w:t>
      </w:r>
    </w:p>
    <w:p w:rsidR="00000000" w:rsidDel="00000000" w:rsidP="00000000" w:rsidRDefault="00000000" w:rsidRPr="00000000" w14:paraId="00000FB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isn't thinking about grades.</w:t>
      </w:r>
    </w:p>
    <w:p w:rsidR="00000000" w:rsidDel="00000000" w:rsidP="00000000" w:rsidRDefault="00000000" w:rsidRPr="00000000" w14:paraId="00000FB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Deadlines.</w:t>
      </w:r>
    </w:p>
    <w:p w:rsidR="00000000" w:rsidDel="00000000" w:rsidP="00000000" w:rsidRDefault="00000000" w:rsidRPr="00000000" w14:paraId="00000FB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Expectations.</w:t>
      </w:r>
    </w:p>
    <w:p w:rsidR="00000000" w:rsidDel="00000000" w:rsidP="00000000" w:rsidRDefault="00000000" w:rsidRPr="00000000" w14:paraId="00000FB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Or disappointing anyone.</w:t>
      </w:r>
    </w:p>
    <w:p w:rsidR="00000000" w:rsidDel="00000000" w:rsidP="00000000" w:rsidRDefault="00000000" w:rsidRPr="00000000" w14:paraId="00000FB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She's simply..</w:t>
      </w:r>
    </w:p>
    <w:p w:rsidR="00000000" w:rsidDel="00000000" w:rsidP="00000000" w:rsidRDefault="00000000" w:rsidRPr="00000000" w14:paraId="00000FB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Drawing.</w:t>
      </w:r>
    </w:p>
    <w:p w:rsidR="00000000" w:rsidDel="00000000" w:rsidP="00000000" w:rsidRDefault="00000000" w:rsidRPr="00000000" w14:paraId="00000FB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peaceful silence fills the room.</w:t>
      </w:r>
    </w:p>
    <w:p w:rsidR="00000000" w:rsidDel="00000000" w:rsidP="00000000" w:rsidRDefault="00000000" w:rsidRPr="00000000" w14:paraId="00000FB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Unfamiliar.</w:t>
      </w:r>
    </w:p>
    <w:p w:rsidR="00000000" w:rsidDel="00000000" w:rsidP="00000000" w:rsidRDefault="00000000" w:rsidRPr="00000000" w14:paraId="00000FB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comforting.</w:t>
      </w:r>
    </w:p>
    <w:p w:rsidR="00000000" w:rsidDel="00000000" w:rsidP="00000000" w:rsidRDefault="00000000" w:rsidRPr="00000000" w14:paraId="00000FB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leans back to admire the unfinished sketch.</w:t>
      </w:r>
    </w:p>
    <w:p w:rsidR="00000000" w:rsidDel="00000000" w:rsidP="00000000" w:rsidRDefault="00000000" w:rsidRPr="00000000" w14:paraId="00000FB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small laugh escapes her.</w:t>
      </w:r>
    </w:p>
    <w:p w:rsidR="00000000" w:rsidDel="00000000" w:rsidP="00000000" w:rsidRDefault="00000000" w:rsidRPr="00000000" w14:paraId="00000FC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Mahaba pa pala...</w:t>
      </w:r>
    </w:p>
    <w:p w:rsidR="00000000" w:rsidDel="00000000" w:rsidP="00000000" w:rsidRDefault="00000000" w:rsidRPr="00000000" w14:paraId="00000FC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ko pa nakakalimutan.</w:t>
      </w:r>
    </w:p>
    <w:p w:rsidR="00000000" w:rsidDel="00000000" w:rsidP="00000000" w:rsidRDefault="00000000" w:rsidRPr="00000000" w14:paraId="00000FC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continues adding a few more lines.</w:t>
      </w:r>
    </w:p>
    <w:p w:rsidR="00000000" w:rsidDel="00000000" w:rsidP="00000000" w:rsidRDefault="00000000" w:rsidRPr="00000000" w14:paraId="00000FC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w:t>
      </w:r>
    </w:p>
    <w:p w:rsidR="00000000" w:rsidDel="00000000" w:rsidP="00000000" w:rsidRDefault="00000000" w:rsidRPr="00000000" w14:paraId="00000FC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wander toward her laptop.</w:t>
      </w:r>
    </w:p>
    <w:p w:rsidR="00000000" w:rsidDel="00000000" w:rsidP="00000000" w:rsidRDefault="00000000" w:rsidRPr="00000000" w14:paraId="00000FC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unfinished thesis document remains open.</w:t>
      </w:r>
    </w:p>
    <w:p w:rsidR="00000000" w:rsidDel="00000000" w:rsidP="00000000" w:rsidRDefault="00000000" w:rsidRPr="00000000" w14:paraId="00000FC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Beside it...</w:t>
      </w:r>
    </w:p>
    <w:p w:rsidR="00000000" w:rsidDel="00000000" w:rsidP="00000000" w:rsidRDefault="00000000" w:rsidRPr="00000000" w14:paraId="00000FC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printed checklist.</w:t>
      </w:r>
    </w:p>
    <w:p w:rsidR="00000000" w:rsidDel="00000000" w:rsidP="00000000" w:rsidRDefault="00000000" w:rsidRPr="00000000" w14:paraId="00000FC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“THESIS DEFENSE”</w:t>
      </w:r>
    </w:p>
    <w:p w:rsidR="00000000" w:rsidDel="00000000" w:rsidP="00000000" w:rsidRDefault="00000000" w:rsidRPr="00000000" w14:paraId="00000FC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“FINAL REQUIREMENTS”</w:t>
      </w:r>
    </w:p>
    <w:p w:rsidR="00000000" w:rsidDel="00000000" w:rsidP="00000000" w:rsidRDefault="00000000" w:rsidRPr="00000000" w14:paraId="00000FC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“GRADUATION CLEARANCE”</w:t>
      </w:r>
    </w:p>
    <w:p w:rsidR="00000000" w:rsidDel="00000000" w:rsidP="00000000" w:rsidRDefault="00000000" w:rsidRPr="00000000" w14:paraId="00000FC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smile slowly fades.</w:t>
      </w:r>
    </w:p>
    <w:p w:rsidR="00000000" w:rsidDel="00000000" w:rsidP="00000000" w:rsidRDefault="00000000" w:rsidRPr="00000000" w14:paraId="00000FC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Reality settles back into the room.</w:t>
      </w:r>
    </w:p>
    <w:p w:rsidR="00000000" w:rsidDel="00000000" w:rsidP="00000000" w:rsidRDefault="00000000" w:rsidRPr="00000000" w14:paraId="00000FC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peace she found lasts only a moment.</w:t>
      </w:r>
    </w:p>
    <w:p w:rsidR="00000000" w:rsidDel="00000000" w:rsidP="00000000" w:rsidRDefault="00000000" w:rsidRPr="00000000" w14:paraId="00000FC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gently closes the sketchbook.</w:t>
      </w:r>
    </w:p>
    <w:p w:rsidR="00000000" w:rsidDel="00000000" w:rsidP="00000000" w:rsidRDefault="00000000" w:rsidRPr="00000000" w14:paraId="00000FC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Holding it against her chest.</w:t>
      </w:r>
    </w:p>
    <w:p w:rsidR="00000000" w:rsidDel="00000000" w:rsidP="00000000" w:rsidRDefault="00000000" w:rsidRPr="00000000" w14:paraId="00000FD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lowers her head.</w:t>
      </w:r>
    </w:p>
    <w:p w:rsidR="00000000" w:rsidDel="00000000" w:rsidP="00000000" w:rsidRDefault="00000000" w:rsidRPr="00000000" w14:paraId="00000FD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(Softly.)</w:t>
      </w:r>
    </w:p>
    <w:p w:rsidR="00000000" w:rsidDel="00000000" w:rsidP="00000000" w:rsidRDefault="00000000" w:rsidRPr="00000000" w14:paraId="00000FD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Ang saya sana...</w:t>
      </w:r>
    </w:p>
    <w:p w:rsidR="00000000" w:rsidDel="00000000" w:rsidP="00000000" w:rsidRDefault="00000000" w:rsidRPr="00000000" w14:paraId="00000FD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kung ganito na lang.</w:t>
      </w:r>
    </w:p>
    <w:p w:rsidR="00000000" w:rsidDel="00000000" w:rsidP="00000000" w:rsidRDefault="00000000" w:rsidRPr="00000000" w14:paraId="00000FD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long silence.)</w:t>
      </w:r>
    </w:p>
    <w:p w:rsidR="00000000" w:rsidDel="00000000" w:rsidP="00000000" w:rsidRDefault="00000000" w:rsidRPr="00000000" w14:paraId="00000FD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carefully places the sketchbook inside her desk drawer.</w:t>
      </w:r>
    </w:p>
    <w:p w:rsidR="00000000" w:rsidDel="00000000" w:rsidP="00000000" w:rsidRDefault="00000000" w:rsidRPr="00000000" w14:paraId="00000FD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throwing it away.</w:t>
      </w:r>
    </w:p>
    <w:p w:rsidR="00000000" w:rsidDel="00000000" w:rsidP="00000000" w:rsidRDefault="00000000" w:rsidRPr="00000000" w14:paraId="00000FD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displaying it.</w:t>
      </w:r>
    </w:p>
    <w:p w:rsidR="00000000" w:rsidDel="00000000" w:rsidP="00000000" w:rsidRDefault="00000000" w:rsidRPr="00000000" w14:paraId="00000FD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Simply...</w:t>
      </w:r>
    </w:p>
    <w:p w:rsidR="00000000" w:rsidDel="00000000" w:rsidP="00000000" w:rsidRDefault="00000000" w:rsidRPr="00000000" w14:paraId="00000FD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Hiding it once again.</w:t>
      </w:r>
    </w:p>
    <w:p w:rsidR="00000000" w:rsidDel="00000000" w:rsidP="00000000" w:rsidRDefault="00000000" w:rsidRPr="00000000" w14:paraId="00000FD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takes one last deep breath.</w:t>
      </w:r>
    </w:p>
    <w:p w:rsidR="00000000" w:rsidDel="00000000" w:rsidP="00000000" w:rsidRDefault="00000000" w:rsidRPr="00000000" w14:paraId="00000FD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pulls her laptop closer.</w:t>
      </w:r>
    </w:p>
    <w:p w:rsidR="00000000" w:rsidDel="00000000" w:rsidP="00000000" w:rsidRDefault="00000000" w:rsidRPr="00000000" w14:paraId="00000FD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fingers return to the keyboard.</w:t>
      </w:r>
    </w:p>
    <w:p w:rsidR="00000000" w:rsidDel="00000000" w:rsidP="00000000" w:rsidRDefault="00000000" w:rsidRPr="00000000" w14:paraId="00000FD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cursor continues blinking.</w:t>
      </w:r>
    </w:p>
    <w:p w:rsidR="00000000" w:rsidDel="00000000" w:rsidP="00000000" w:rsidRDefault="00000000" w:rsidRPr="00000000" w14:paraId="00000FD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Waiting.</w:t>
      </w:r>
    </w:p>
    <w:p w:rsidR="00000000" w:rsidDel="00000000" w:rsidP="00000000" w:rsidRDefault="00000000" w:rsidRPr="00000000" w14:paraId="00000FDF">
      <w:pPr>
        <w:spacing w:after="240" w:before="240" w:lineRule="auto"/>
        <w:jc w:val="right"/>
        <w:rPr>
          <w:rFonts w:ascii="Courier" w:cs="Courier" w:eastAsia="Courier" w:hAnsi="Courier"/>
          <w:b w:val="1"/>
          <w:bCs w:val="1"/>
          <w:sz w:val="26"/>
          <w:szCs w:val="26"/>
        </w:rPr>
      </w:pPr>
      <w:r w:rsidDel="00000000" w:rsidR="00000000" w:rsidRPr="00000000">
        <w:rPr>
          <w:rFonts w:ascii="Courier" w:cs="Courier" w:eastAsia="Courier" w:hAnsi="Courier"/>
          <w:sz w:val="24"/>
          <w:szCs w:val="24"/>
          <w:rtl w:val="0"/>
        </w:rPr>
        <w:t xml:space="preserve">FADE OUT.</w:t>
      </w:r>
      <w:r w:rsidDel="00000000" w:rsidR="00000000" w:rsidRPr="00000000">
        <w:rPr>
          <w:rFonts w:ascii="Courier" w:cs="Courier" w:eastAsia="Courier" w:hAnsi="Courier"/>
          <w:b w:val="1"/>
          <w:bCs w:val="1"/>
          <w:sz w:val="34"/>
          <w:szCs w:val="34"/>
          <w:rtl w:val="0"/>
        </w:rPr>
        <w:br w:type="textWrapping"/>
      </w:r>
      <w:r w:rsidDel="00000000" w:rsidR="00000000" w:rsidRPr="00000000">
        <w:rPr>
          <w:rtl w:val="0"/>
        </w:rPr>
      </w:r>
    </w:p>
    <w:p w:rsidR="00000000" w:rsidDel="00000000" w:rsidP="00000000" w:rsidRDefault="00000000" w:rsidRPr="00000000" w14:paraId="00000FE0">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MONTAGE - PASSAGE OF TIME</w:t>
      </w:r>
    </w:p>
    <w:p w:rsidR="00000000" w:rsidDel="00000000" w:rsidP="00000000" w:rsidRDefault="00000000" w:rsidRPr="00000000" w14:paraId="00000FE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days continue to pass.</w:t>
      </w:r>
    </w:p>
    <w:p w:rsidR="00000000" w:rsidDel="00000000" w:rsidP="00000000" w:rsidRDefault="00000000" w:rsidRPr="00000000" w14:paraId="00000FE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SCRATCH.</w:t>
      </w:r>
    </w:p>
    <w:p w:rsidR="00000000" w:rsidDel="00000000" w:rsidP="00000000" w:rsidRDefault="00000000" w:rsidRPr="00000000" w14:paraId="00000FE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date is crossed out on MAYA's calendar.</w:t>
      </w:r>
    </w:p>
    <w:p w:rsidR="00000000" w:rsidDel="00000000" w:rsidP="00000000" w:rsidRDefault="00000000" w:rsidRPr="00000000" w14:paraId="00000FE4">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FE5">
      <w:pPr>
        <w:pStyle w:val="Heading3"/>
        <w:keepNext w:val="0"/>
        <w:keepLines w:val="0"/>
        <w:spacing w:before="280" w:lineRule="auto"/>
        <w:rPr>
          <w:rFonts w:ascii="Courier" w:cs="Courier" w:eastAsia="Courier" w:hAnsi="Courier"/>
          <w:b w:val="1"/>
          <w:bCs w:val="1"/>
          <w:color w:val="000000"/>
          <w:sz w:val="26"/>
          <w:szCs w:val="26"/>
        </w:rPr>
      </w:pPr>
      <w:bookmarkStart w:colFirst="0" w:colLast="0" w:name="_lvk0g5bpwkcp" w:id="105"/>
      <w:bookmarkEnd w:id="105"/>
      <w:r w:rsidDel="00000000" w:rsidR="00000000" w:rsidRPr="00000000">
        <w:rPr>
          <w:rFonts w:ascii="Courier" w:cs="Courier" w:eastAsia="Courier" w:hAnsi="Courier"/>
          <w:b w:val="1"/>
          <w:bCs w:val="1"/>
          <w:color w:val="000000"/>
          <w:sz w:val="26"/>
          <w:szCs w:val="26"/>
          <w:rtl w:val="0"/>
        </w:rPr>
        <w:t xml:space="preserve">INT. MAYA'S BEDROOM - NIGHT</w:t>
      </w:r>
    </w:p>
    <w:p w:rsidR="00000000" w:rsidDel="00000000" w:rsidP="00000000" w:rsidRDefault="00000000" w:rsidRPr="00000000" w14:paraId="00000FE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room is silent.</w:t>
      </w:r>
    </w:p>
    <w:p w:rsidR="00000000" w:rsidDel="00000000" w:rsidP="00000000" w:rsidRDefault="00000000" w:rsidRPr="00000000" w14:paraId="00000FE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carefully opens the drawer beside her desk.</w:t>
      </w:r>
    </w:p>
    <w:p w:rsidR="00000000" w:rsidDel="00000000" w:rsidP="00000000" w:rsidRDefault="00000000" w:rsidRPr="00000000" w14:paraId="00000FE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takes out the worn sketchbook.</w:t>
      </w:r>
    </w:p>
    <w:p w:rsidR="00000000" w:rsidDel="00000000" w:rsidP="00000000" w:rsidRDefault="00000000" w:rsidRPr="00000000" w14:paraId="00000FE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looks toward the closed bedroom door.</w:t>
      </w:r>
    </w:p>
    <w:p w:rsidR="00000000" w:rsidDel="00000000" w:rsidP="00000000" w:rsidRDefault="00000000" w:rsidRPr="00000000" w14:paraId="00000FE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begins to draw.</w:t>
      </w:r>
    </w:p>
    <w:p w:rsidR="00000000" w:rsidDel="00000000" w:rsidP="00000000" w:rsidRDefault="00000000" w:rsidRPr="00000000" w14:paraId="00000FE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graphite moves smoothly across the paper.</w:t>
      </w:r>
    </w:p>
    <w:p w:rsidR="00000000" w:rsidDel="00000000" w:rsidP="00000000" w:rsidRDefault="00000000" w:rsidRPr="00000000" w14:paraId="00000FE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a brief moment...</w:t>
      </w:r>
    </w:p>
    <w:p w:rsidR="00000000" w:rsidDel="00000000" w:rsidP="00000000" w:rsidRDefault="00000000" w:rsidRPr="00000000" w14:paraId="00000FE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smiles.</w:t>
      </w:r>
    </w:p>
    <w:p w:rsidR="00000000" w:rsidDel="00000000" w:rsidP="00000000" w:rsidRDefault="00000000" w:rsidRPr="00000000" w14:paraId="00000FEE">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FEF">
      <w:pPr>
        <w:pStyle w:val="Heading3"/>
        <w:keepNext w:val="0"/>
        <w:keepLines w:val="0"/>
        <w:spacing w:before="280" w:lineRule="auto"/>
        <w:rPr>
          <w:rFonts w:ascii="Courier" w:cs="Courier" w:eastAsia="Courier" w:hAnsi="Courier"/>
          <w:b w:val="1"/>
          <w:bCs w:val="1"/>
          <w:color w:val="000000"/>
          <w:sz w:val="26"/>
          <w:szCs w:val="26"/>
        </w:rPr>
      </w:pPr>
      <w:bookmarkStart w:colFirst="0" w:colLast="0" w:name="_rk3ztymnqrij" w:id="106"/>
      <w:bookmarkEnd w:id="106"/>
      <w:r w:rsidDel="00000000" w:rsidR="00000000" w:rsidRPr="00000000">
        <w:rPr>
          <w:rFonts w:ascii="Courier" w:cs="Courier" w:eastAsia="Courier" w:hAnsi="Courier"/>
          <w:b w:val="1"/>
          <w:bCs w:val="1"/>
          <w:color w:val="000000"/>
          <w:sz w:val="26"/>
          <w:szCs w:val="26"/>
          <w:rtl w:val="0"/>
        </w:rPr>
        <w:t xml:space="preserve">INT. COLLEGE CLASSROOM - DAY</w:t>
      </w:r>
    </w:p>
    <w:p w:rsidR="00000000" w:rsidDel="00000000" w:rsidP="00000000" w:rsidRDefault="00000000" w:rsidRPr="00000000" w14:paraId="00000FF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professor lectures at the front of the room.</w:t>
      </w:r>
    </w:p>
    <w:p w:rsidR="00000000" w:rsidDel="00000000" w:rsidP="00000000" w:rsidRDefault="00000000" w:rsidRPr="00000000" w14:paraId="00000FF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Most students type notes on their laptops.</w:t>
      </w:r>
    </w:p>
    <w:p w:rsidR="00000000" w:rsidDel="00000000" w:rsidP="00000000" w:rsidRDefault="00000000" w:rsidRPr="00000000" w14:paraId="00000FF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stares blankly at the presentation.</w:t>
      </w:r>
    </w:p>
    <w:p w:rsidR="00000000" w:rsidDel="00000000" w:rsidP="00000000" w:rsidRDefault="00000000" w:rsidRPr="00000000" w14:paraId="00000FF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lesson continues…</w:t>
      </w:r>
    </w:p>
    <w:p w:rsidR="00000000" w:rsidDel="00000000" w:rsidP="00000000" w:rsidRDefault="00000000" w:rsidRPr="00000000" w14:paraId="00000FF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her mind is somewhere else.</w:t>
      </w:r>
    </w:p>
    <w:p w:rsidR="00000000" w:rsidDel="00000000" w:rsidP="00000000" w:rsidRDefault="00000000" w:rsidRPr="00000000" w14:paraId="00000FF5">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0FF6">
      <w:pPr>
        <w:pStyle w:val="Heading3"/>
        <w:keepNext w:val="0"/>
        <w:keepLines w:val="0"/>
        <w:spacing w:before="280" w:lineRule="auto"/>
        <w:rPr>
          <w:rFonts w:ascii="Courier" w:cs="Courier" w:eastAsia="Courier" w:hAnsi="Courier"/>
          <w:b w:val="1"/>
          <w:bCs w:val="1"/>
          <w:color w:val="000000"/>
          <w:sz w:val="26"/>
          <w:szCs w:val="26"/>
        </w:rPr>
      </w:pPr>
      <w:bookmarkStart w:colFirst="0" w:colLast="0" w:name="_ls4t63cc3ob" w:id="107"/>
      <w:bookmarkEnd w:id="107"/>
      <w:r w:rsidDel="00000000" w:rsidR="00000000" w:rsidRPr="00000000">
        <w:rPr>
          <w:rFonts w:ascii="Courier" w:cs="Courier" w:eastAsia="Courier" w:hAnsi="Courier"/>
          <w:b w:val="1"/>
          <w:bCs w:val="1"/>
          <w:color w:val="000000"/>
          <w:sz w:val="26"/>
          <w:szCs w:val="26"/>
          <w:rtl w:val="0"/>
        </w:rPr>
        <w:t xml:space="preserve">INT. COLLEGE LIBRARY - AFTERNOON</w:t>
      </w:r>
    </w:p>
    <w:p w:rsidR="00000000" w:rsidDel="00000000" w:rsidP="00000000" w:rsidRDefault="00000000" w:rsidRPr="00000000" w14:paraId="00000FF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sits with her thesis group.</w:t>
      </w:r>
    </w:p>
    <w:p w:rsidR="00000000" w:rsidDel="00000000" w:rsidP="00000000" w:rsidRDefault="00000000" w:rsidRPr="00000000" w14:paraId="00000FF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Laptops are open.</w:t>
      </w:r>
    </w:p>
    <w:p w:rsidR="00000000" w:rsidDel="00000000" w:rsidP="00000000" w:rsidRDefault="00000000" w:rsidRPr="00000000" w14:paraId="00000FF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Research papers are scattered across the table.</w:t>
      </w:r>
    </w:p>
    <w:p w:rsidR="00000000" w:rsidDel="00000000" w:rsidP="00000000" w:rsidRDefault="00000000" w:rsidRPr="00000000" w14:paraId="00000FF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One of her groupmates checks their phone.</w:t>
      </w:r>
    </w:p>
    <w:p w:rsidR="00000000" w:rsidDel="00000000" w:rsidP="00000000" w:rsidRDefault="00000000" w:rsidRPr="00000000" w14:paraId="00000FF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quietly packs up their bag.</w:t>
      </w:r>
    </w:p>
    <w:p w:rsidR="00000000" w:rsidDel="00000000" w:rsidP="00000000" w:rsidRDefault="00000000" w:rsidRPr="00000000" w14:paraId="00000FF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GROUPMATE 1</w:t>
        <w:br w:type="textWrapping"/>
      </w:r>
      <w:r w:rsidDel="00000000" w:rsidR="00000000" w:rsidRPr="00000000">
        <w:rPr>
          <w:rFonts w:ascii="Courier" w:cs="Courier" w:eastAsia="Courier" w:hAnsi="Courier"/>
          <w:sz w:val="24"/>
          <w:szCs w:val="24"/>
          <w:rtl w:val="0"/>
        </w:rPr>
        <w:t xml:space="preserve">Guys, may lakad kasi ako.</w:t>
      </w:r>
    </w:p>
    <w:p w:rsidR="00000000" w:rsidDel="00000000" w:rsidP="00000000" w:rsidRDefault="00000000" w:rsidRPr="00000000" w14:paraId="00000FF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I'll finish my part maMAYA na lang.</w:t>
      </w:r>
    </w:p>
    <w:p w:rsidR="00000000" w:rsidDel="00000000" w:rsidP="00000000" w:rsidRDefault="00000000" w:rsidRPr="00000000" w14:paraId="00000FF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They leave.</w:t>
      </w:r>
    </w:p>
    <w:p w:rsidR="00000000" w:rsidDel="00000000" w:rsidP="00000000" w:rsidRDefault="00000000" w:rsidRPr="00000000" w14:paraId="00000FF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second groupmate follows.</w:t>
      </w:r>
    </w:p>
    <w:p w:rsidR="00000000" w:rsidDel="00000000" w:rsidP="00000000" w:rsidRDefault="00000000" w:rsidRPr="00000000" w14:paraId="0000100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GROUPMATE 2</w:t>
        <w:br w:type="textWrapping"/>
      </w:r>
      <w:r w:rsidDel="00000000" w:rsidR="00000000" w:rsidRPr="00000000">
        <w:rPr>
          <w:rFonts w:ascii="Courier" w:cs="Courier" w:eastAsia="Courier" w:hAnsi="Courier"/>
          <w:sz w:val="24"/>
          <w:szCs w:val="24"/>
          <w:rtl w:val="0"/>
        </w:rPr>
        <w:t xml:space="preserve">Sorry, MAYA.</w:t>
      </w:r>
    </w:p>
    <w:p w:rsidR="00000000" w:rsidDel="00000000" w:rsidP="00000000" w:rsidRDefault="00000000" w:rsidRPr="00000000" w14:paraId="0000100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kailangan lang talaga akong asikasuhin.</w:t>
      </w:r>
    </w:p>
    <w:p w:rsidR="00000000" w:rsidDel="00000000" w:rsidP="00000000" w:rsidRDefault="00000000" w:rsidRPr="00000000" w14:paraId="0000100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Ikaw na muna?</w:t>
      </w:r>
    </w:p>
    <w:p w:rsidR="00000000" w:rsidDel="00000000" w:rsidP="00000000" w:rsidRDefault="00000000" w:rsidRPr="00000000" w14:paraId="0000100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forces a small smile.)</w:t>
      </w:r>
    </w:p>
    <w:p w:rsidR="00000000" w:rsidDel="00000000" w:rsidP="00000000" w:rsidRDefault="00000000" w:rsidRPr="00000000" w14:paraId="0000100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Sige...</w:t>
      </w:r>
    </w:p>
    <w:p w:rsidR="00000000" w:rsidDel="00000000" w:rsidP="00000000" w:rsidRDefault="00000000" w:rsidRPr="00000000" w14:paraId="0000100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I'll handle it.</w:t>
      </w:r>
    </w:p>
    <w:p w:rsidR="00000000" w:rsidDel="00000000" w:rsidP="00000000" w:rsidRDefault="00000000" w:rsidRPr="00000000" w14:paraId="0000100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groupmates leave.)</w:t>
      </w:r>
    </w:p>
    <w:p w:rsidR="00000000" w:rsidDel="00000000" w:rsidP="00000000" w:rsidRDefault="00000000" w:rsidRPr="00000000" w14:paraId="0000100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around the now-empty table.</w:t>
      </w:r>
    </w:p>
    <w:p w:rsidR="00000000" w:rsidDel="00000000" w:rsidP="00000000" w:rsidRDefault="00000000" w:rsidRPr="00000000" w14:paraId="0000100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slowly sighs.</w:t>
      </w:r>
    </w:p>
    <w:p w:rsidR="00000000" w:rsidDel="00000000" w:rsidP="00000000" w:rsidRDefault="00000000" w:rsidRPr="00000000" w14:paraId="0000100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begins working alone.</w:t>
      </w:r>
    </w:p>
    <w:p w:rsidR="00000000" w:rsidDel="00000000" w:rsidP="00000000" w:rsidRDefault="00000000" w:rsidRPr="00000000" w14:paraId="0000100A">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00B">
      <w:pPr>
        <w:pStyle w:val="Heading3"/>
        <w:keepNext w:val="0"/>
        <w:keepLines w:val="0"/>
        <w:spacing w:before="280" w:lineRule="auto"/>
        <w:rPr>
          <w:rFonts w:ascii="Courier" w:cs="Courier" w:eastAsia="Courier" w:hAnsi="Courier"/>
          <w:b w:val="1"/>
          <w:bCs w:val="1"/>
          <w:color w:val="000000"/>
          <w:sz w:val="26"/>
          <w:szCs w:val="26"/>
        </w:rPr>
      </w:pPr>
      <w:bookmarkStart w:colFirst="0" w:colLast="0" w:name="_nwg8qt960sha" w:id="108"/>
      <w:bookmarkEnd w:id="108"/>
      <w:r w:rsidDel="00000000" w:rsidR="00000000" w:rsidRPr="00000000">
        <w:rPr>
          <w:rFonts w:ascii="Courier" w:cs="Courier" w:eastAsia="Courier" w:hAnsi="Courier"/>
          <w:b w:val="1"/>
          <w:bCs w:val="1"/>
          <w:color w:val="000000"/>
          <w:sz w:val="26"/>
          <w:szCs w:val="26"/>
          <w:rtl w:val="0"/>
        </w:rPr>
        <w:t xml:space="preserve">INT. MAYA'S BEDROOM - LATE NIGHT</w:t>
      </w:r>
    </w:p>
    <w:p w:rsidR="00000000" w:rsidDel="00000000" w:rsidP="00000000" w:rsidRDefault="00000000" w:rsidRPr="00000000" w14:paraId="0000100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clock reads 1:37 A.M.</w:t>
      </w:r>
    </w:p>
    <w:p w:rsidR="00000000" w:rsidDel="00000000" w:rsidP="00000000" w:rsidRDefault="00000000" w:rsidRPr="00000000" w14:paraId="0000100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types continuously.</w:t>
      </w:r>
    </w:p>
    <w:p w:rsidR="00000000" w:rsidDel="00000000" w:rsidP="00000000" w:rsidRDefault="00000000" w:rsidRPr="00000000" w14:paraId="0000100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laptop displays the thesis document.</w:t>
      </w:r>
    </w:p>
    <w:p w:rsidR="00000000" w:rsidDel="00000000" w:rsidP="00000000" w:rsidRDefault="00000000" w:rsidRPr="00000000" w14:paraId="0000100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Several sections remain unfinished.</w:t>
      </w:r>
    </w:p>
    <w:p w:rsidR="00000000" w:rsidDel="00000000" w:rsidP="00000000" w:rsidRDefault="00000000" w:rsidRPr="00000000" w14:paraId="0000101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drift toward the sketchbook resting beside her.</w:t>
      </w:r>
    </w:p>
    <w:p w:rsidR="00000000" w:rsidDel="00000000" w:rsidP="00000000" w:rsidRDefault="00000000" w:rsidRPr="00000000" w14:paraId="0000101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hesitates.</w:t>
      </w:r>
    </w:p>
    <w:p w:rsidR="00000000" w:rsidDel="00000000" w:rsidP="00000000" w:rsidRDefault="00000000" w:rsidRPr="00000000" w14:paraId="0000101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quietly opens it.</w:t>
      </w:r>
    </w:p>
    <w:p w:rsidR="00000000" w:rsidDel="00000000" w:rsidP="00000000" w:rsidRDefault="00000000" w:rsidRPr="00000000" w14:paraId="0000101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sketches for only a few minutes.</w:t>
      </w:r>
    </w:p>
    <w:p w:rsidR="00000000" w:rsidDel="00000000" w:rsidP="00000000" w:rsidRDefault="00000000" w:rsidRPr="00000000" w14:paraId="0000101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shoulders slowly relax.</w:t>
      </w:r>
    </w:p>
    <w:p w:rsidR="00000000" w:rsidDel="00000000" w:rsidP="00000000" w:rsidRDefault="00000000" w:rsidRPr="00000000" w14:paraId="0000101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Until—</w:t>
      </w:r>
    </w:p>
    <w:p w:rsidR="00000000" w:rsidDel="00000000" w:rsidP="00000000" w:rsidRDefault="00000000" w:rsidRPr="00000000" w14:paraId="0000101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notification appears.</w:t>
      </w:r>
    </w:p>
    <w:p w:rsidR="00000000" w:rsidDel="00000000" w:rsidP="00000000" w:rsidRDefault="00000000" w:rsidRPr="00000000" w14:paraId="0000101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THESIS GROUP CHAT</w:t>
      </w:r>
    </w:p>
    <w:p w:rsidR="00000000" w:rsidDel="00000000" w:rsidP="00000000" w:rsidRDefault="00000000" w:rsidRPr="00000000" w14:paraId="00001018">
      <w:pPr>
        <w:spacing w:after="240" w:before="240" w:lineRule="auto"/>
        <w:rPr>
          <w:rFonts w:ascii="Courier" w:cs="Courier" w:eastAsia="Courier" w:hAnsi="Courier"/>
          <w:i w:val="1"/>
          <w:iCs w:val="1"/>
          <w:sz w:val="24"/>
          <w:szCs w:val="24"/>
        </w:rPr>
      </w:pPr>
      <w:r w:rsidDel="00000000" w:rsidR="00000000" w:rsidRPr="00000000">
        <w:rPr>
          <w:rFonts w:ascii="Courier" w:cs="Courier" w:eastAsia="Courier" w:hAnsi="Courier"/>
          <w:i w:val="1"/>
          <w:iCs w:val="1"/>
          <w:sz w:val="24"/>
          <w:szCs w:val="24"/>
          <w:rtl w:val="0"/>
        </w:rPr>
        <w:t xml:space="preserve">"Reminder: Final draft due tomorrow."</w:t>
      </w:r>
    </w:p>
    <w:p w:rsidR="00000000" w:rsidDel="00000000" w:rsidP="00000000" w:rsidRDefault="00000000" w:rsidRPr="00000000" w14:paraId="0000101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immediately closes the sketchbook.</w:t>
      </w:r>
    </w:p>
    <w:p w:rsidR="00000000" w:rsidDel="00000000" w:rsidP="00000000" w:rsidRDefault="00000000" w:rsidRPr="00000000" w14:paraId="0000101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smile disappears.</w:t>
      </w:r>
    </w:p>
    <w:p w:rsidR="00000000" w:rsidDel="00000000" w:rsidP="00000000" w:rsidRDefault="00000000" w:rsidRPr="00000000" w14:paraId="0000101B">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01C">
      <w:pPr>
        <w:pStyle w:val="Heading3"/>
        <w:keepNext w:val="0"/>
        <w:keepLines w:val="0"/>
        <w:spacing w:before="280" w:lineRule="auto"/>
        <w:rPr>
          <w:rFonts w:ascii="Courier" w:cs="Courier" w:eastAsia="Courier" w:hAnsi="Courier"/>
          <w:b w:val="1"/>
          <w:bCs w:val="1"/>
          <w:color w:val="000000"/>
          <w:sz w:val="26"/>
          <w:szCs w:val="26"/>
        </w:rPr>
      </w:pPr>
      <w:bookmarkStart w:colFirst="0" w:colLast="0" w:name="_vvlya7ch4r8j" w:id="109"/>
      <w:bookmarkEnd w:id="109"/>
      <w:r w:rsidDel="00000000" w:rsidR="00000000" w:rsidRPr="00000000">
        <w:rPr>
          <w:rFonts w:ascii="Courier" w:cs="Courier" w:eastAsia="Courier" w:hAnsi="Courier"/>
          <w:b w:val="1"/>
          <w:bCs w:val="1"/>
          <w:color w:val="000000"/>
          <w:sz w:val="26"/>
          <w:szCs w:val="26"/>
          <w:rtl w:val="0"/>
        </w:rPr>
        <w:t xml:space="preserve">INT. UNIVERSITY HALLWAY - DAY</w:t>
      </w:r>
    </w:p>
    <w:p w:rsidR="00000000" w:rsidDel="00000000" w:rsidP="00000000" w:rsidRDefault="00000000" w:rsidRPr="00000000" w14:paraId="0000101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walks alone.</w:t>
      </w:r>
    </w:p>
    <w:p w:rsidR="00000000" w:rsidDel="00000000" w:rsidP="00000000" w:rsidRDefault="00000000" w:rsidRPr="00000000" w14:paraId="0000101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Students excitedly discuss internships…</w:t>
      </w:r>
    </w:p>
    <w:p w:rsidR="00000000" w:rsidDel="00000000" w:rsidP="00000000" w:rsidRDefault="00000000" w:rsidRPr="00000000" w14:paraId="0000101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Graduation…</w:t>
      </w:r>
    </w:p>
    <w:p w:rsidR="00000000" w:rsidDel="00000000" w:rsidP="00000000" w:rsidRDefault="00000000" w:rsidRPr="00000000" w14:paraId="0000102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Future plans.</w:t>
      </w:r>
    </w:p>
    <w:p w:rsidR="00000000" w:rsidDel="00000000" w:rsidP="00000000" w:rsidRDefault="00000000" w:rsidRPr="00000000" w14:paraId="0000102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Their voices overlap as they pass by.</w:t>
      </w:r>
    </w:p>
    <w:p w:rsidR="00000000" w:rsidDel="00000000" w:rsidP="00000000" w:rsidRDefault="00000000" w:rsidRPr="00000000" w14:paraId="0000102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STUDENT 1</w:t>
        <w:br w:type="textWrapping"/>
      </w:r>
      <w:r w:rsidDel="00000000" w:rsidR="00000000" w:rsidRPr="00000000">
        <w:rPr>
          <w:rFonts w:ascii="Courier" w:cs="Courier" w:eastAsia="Courier" w:hAnsi="Courier"/>
          <w:sz w:val="24"/>
          <w:szCs w:val="24"/>
          <w:rtl w:val="0"/>
        </w:rPr>
        <w:t xml:space="preserve">Konti na lang, graduate na tayo.</w:t>
      </w:r>
    </w:p>
    <w:p w:rsidR="00000000" w:rsidDel="00000000" w:rsidP="00000000" w:rsidRDefault="00000000" w:rsidRPr="00000000" w14:paraId="0000102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STUDENT 2</w:t>
        <w:br w:type="textWrapping"/>
      </w:r>
      <w:r w:rsidDel="00000000" w:rsidR="00000000" w:rsidRPr="00000000">
        <w:rPr>
          <w:rFonts w:ascii="Courier" w:cs="Courier" w:eastAsia="Courier" w:hAnsi="Courier"/>
          <w:sz w:val="24"/>
          <w:szCs w:val="24"/>
          <w:rtl w:val="0"/>
        </w:rPr>
        <w:t xml:space="preserve">Sana makahanap agad ako ng trabaho.</w:t>
      </w:r>
    </w:p>
    <w:p w:rsidR="00000000" w:rsidDel="00000000" w:rsidP="00000000" w:rsidRDefault="00000000" w:rsidRPr="00000000" w14:paraId="0000102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lowers her gaze.)</w:t>
      </w:r>
    </w:p>
    <w:p w:rsidR="00000000" w:rsidDel="00000000" w:rsidP="00000000" w:rsidRDefault="00000000" w:rsidRPr="00000000" w14:paraId="0000102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continues walking in silence.</w:t>
      </w:r>
    </w:p>
    <w:p w:rsidR="00000000" w:rsidDel="00000000" w:rsidP="00000000" w:rsidRDefault="00000000" w:rsidRPr="00000000" w14:paraId="00001026">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027">
      <w:pPr>
        <w:pStyle w:val="Heading3"/>
        <w:keepNext w:val="0"/>
        <w:keepLines w:val="0"/>
        <w:spacing w:before="280" w:lineRule="auto"/>
        <w:rPr>
          <w:rFonts w:ascii="Courier" w:cs="Courier" w:eastAsia="Courier" w:hAnsi="Courier"/>
          <w:b w:val="1"/>
          <w:bCs w:val="1"/>
          <w:color w:val="000000"/>
          <w:sz w:val="26"/>
          <w:szCs w:val="26"/>
        </w:rPr>
      </w:pPr>
      <w:bookmarkStart w:colFirst="0" w:colLast="0" w:name="_jap218ab1zwo" w:id="110"/>
      <w:bookmarkEnd w:id="110"/>
      <w:r w:rsidDel="00000000" w:rsidR="00000000" w:rsidRPr="00000000">
        <w:rPr>
          <w:rFonts w:ascii="Courier" w:cs="Courier" w:eastAsia="Courier" w:hAnsi="Courier"/>
          <w:b w:val="1"/>
          <w:bCs w:val="1"/>
          <w:color w:val="000000"/>
          <w:sz w:val="26"/>
          <w:szCs w:val="26"/>
          <w:rtl w:val="0"/>
        </w:rPr>
        <w:t xml:space="preserve">INT. MAYA'S BEDROOM - EVENING</w:t>
      </w:r>
    </w:p>
    <w:p w:rsidR="00000000" w:rsidDel="00000000" w:rsidP="00000000" w:rsidRDefault="00000000" w:rsidRPr="00000000" w14:paraId="0000102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sits at her desk.</w:t>
      </w:r>
    </w:p>
    <w:p w:rsidR="00000000" w:rsidDel="00000000" w:rsidP="00000000" w:rsidRDefault="00000000" w:rsidRPr="00000000" w14:paraId="0000102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sketchbook lies open.</w:t>
      </w:r>
    </w:p>
    <w:p w:rsidR="00000000" w:rsidDel="00000000" w:rsidP="00000000" w:rsidRDefault="00000000" w:rsidRPr="00000000" w14:paraId="0000102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Beside it...</w:t>
      </w:r>
    </w:p>
    <w:p w:rsidR="00000000" w:rsidDel="00000000" w:rsidP="00000000" w:rsidRDefault="00000000" w:rsidRPr="00000000" w14:paraId="0000102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printed copy of her latest exam results.</w:t>
      </w:r>
    </w:p>
    <w:p w:rsidR="00000000" w:rsidDel="00000000" w:rsidP="00000000" w:rsidRDefault="00000000" w:rsidRPr="00000000" w14:paraId="0000102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slowly picks up the paper.</w:t>
      </w:r>
    </w:p>
    <w:p w:rsidR="00000000" w:rsidDel="00000000" w:rsidP="00000000" w:rsidRDefault="00000000" w:rsidRPr="00000000" w14:paraId="0000102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Several grades are noticeably lower than before.</w:t>
      </w:r>
    </w:p>
    <w:p w:rsidR="00000000" w:rsidDel="00000000" w:rsidP="00000000" w:rsidRDefault="00000000" w:rsidRPr="00000000" w14:paraId="0000102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quietly stares at them.</w:t>
      </w:r>
    </w:p>
    <w:p w:rsidR="00000000" w:rsidDel="00000000" w:rsidP="00000000" w:rsidRDefault="00000000" w:rsidRPr="00000000" w14:paraId="0000102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grips the paper tighter.</w:t>
      </w:r>
    </w:p>
    <w:p w:rsidR="00000000" w:rsidDel="00000000" w:rsidP="00000000" w:rsidRDefault="00000000" w:rsidRPr="00000000" w14:paraId="0000103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folds it.</w:t>
      </w:r>
    </w:p>
    <w:p w:rsidR="00000000" w:rsidDel="00000000" w:rsidP="00000000" w:rsidRDefault="00000000" w:rsidRPr="00000000" w14:paraId="0000103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Hiding it beneath a pile of reviewers.</w:t>
      </w:r>
    </w:p>
    <w:p w:rsidR="00000000" w:rsidDel="00000000" w:rsidP="00000000" w:rsidRDefault="00000000" w:rsidRPr="00000000" w14:paraId="00001032">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033">
      <w:pPr>
        <w:pStyle w:val="Heading3"/>
        <w:keepNext w:val="0"/>
        <w:keepLines w:val="0"/>
        <w:spacing w:before="280" w:lineRule="auto"/>
        <w:rPr>
          <w:rFonts w:ascii="Courier" w:cs="Courier" w:eastAsia="Courier" w:hAnsi="Courier"/>
          <w:b w:val="1"/>
          <w:bCs w:val="1"/>
          <w:color w:val="000000"/>
          <w:sz w:val="26"/>
          <w:szCs w:val="26"/>
        </w:rPr>
      </w:pPr>
      <w:bookmarkStart w:colFirst="0" w:colLast="0" w:name="_azcphpwod2zr" w:id="111"/>
      <w:bookmarkEnd w:id="111"/>
      <w:r w:rsidDel="00000000" w:rsidR="00000000" w:rsidRPr="00000000">
        <w:rPr>
          <w:rFonts w:ascii="Courier" w:cs="Courier" w:eastAsia="Courier" w:hAnsi="Courier"/>
          <w:b w:val="1"/>
          <w:bCs w:val="1"/>
          <w:color w:val="000000"/>
          <w:sz w:val="26"/>
          <w:szCs w:val="26"/>
          <w:rtl w:val="0"/>
        </w:rPr>
        <w:t xml:space="preserve">INT. ILAGAN HOUSE - DINING ROOM - EVENING</w:t>
      </w:r>
    </w:p>
    <w:p w:rsidR="00000000" w:rsidDel="00000000" w:rsidP="00000000" w:rsidRDefault="00000000" w:rsidRPr="00000000" w14:paraId="0000103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family eats dinner together.</w:t>
      </w:r>
    </w:p>
    <w:p w:rsidR="00000000" w:rsidDel="00000000" w:rsidP="00000000" w:rsidRDefault="00000000" w:rsidRPr="00000000" w14:paraId="0000103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notices MAYA unusually quiet.</w:t>
      </w:r>
    </w:p>
    <w:p w:rsidR="00000000" w:rsidDel="00000000" w:rsidP="00000000" w:rsidRDefault="00000000" w:rsidRPr="00000000" w14:paraId="0000103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br w:type="textWrapping"/>
      </w:r>
      <w:r w:rsidDel="00000000" w:rsidR="00000000" w:rsidRPr="00000000">
        <w:rPr>
          <w:rFonts w:ascii="Courier" w:cs="Courier" w:eastAsia="Courier" w:hAnsi="Courier"/>
          <w:sz w:val="24"/>
          <w:szCs w:val="24"/>
          <w:rtl w:val="0"/>
        </w:rPr>
        <w:t xml:space="preserve">Anak...</w:t>
      </w:r>
    </w:p>
    <w:p w:rsidR="00000000" w:rsidDel="00000000" w:rsidP="00000000" w:rsidRDefault="00000000" w:rsidRPr="00000000" w14:paraId="0000103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Okay ka lang ba?</w:t>
      </w:r>
    </w:p>
    <w:p w:rsidR="00000000" w:rsidDel="00000000" w:rsidP="00000000" w:rsidRDefault="00000000" w:rsidRPr="00000000" w14:paraId="0000103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up.)</w:t>
      </w:r>
    </w:p>
    <w:p w:rsidR="00000000" w:rsidDel="00000000" w:rsidP="00000000" w:rsidRDefault="00000000" w:rsidRPr="00000000" w14:paraId="0000103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Po?</w:t>
      </w:r>
    </w:p>
    <w:p w:rsidR="00000000" w:rsidDel="00000000" w:rsidP="00000000" w:rsidRDefault="00000000" w:rsidRPr="00000000" w14:paraId="0000103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br w:type="textWrapping"/>
      </w:r>
      <w:r w:rsidDel="00000000" w:rsidR="00000000" w:rsidRPr="00000000">
        <w:rPr>
          <w:rFonts w:ascii="Courier" w:cs="Courier" w:eastAsia="Courier" w:hAnsi="Courier"/>
          <w:sz w:val="24"/>
          <w:szCs w:val="24"/>
          <w:rtl w:val="0"/>
        </w:rPr>
        <w:t xml:space="preserve">Parang ang tahimik mo nitong mga nakaraang araw.</w:t>
      </w:r>
    </w:p>
    <w:p w:rsidR="00000000" w:rsidDel="00000000" w:rsidP="00000000" w:rsidRDefault="00000000" w:rsidRPr="00000000" w14:paraId="0000103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Pagod lang po.</w:t>
      </w:r>
    </w:p>
    <w:p w:rsidR="00000000" w:rsidDel="00000000" w:rsidP="00000000" w:rsidRDefault="00000000" w:rsidRPr="00000000" w14:paraId="0000103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Marami lang ginagawa sa school.</w:t>
      </w:r>
    </w:p>
    <w:p w:rsidR="00000000" w:rsidDel="00000000" w:rsidP="00000000" w:rsidRDefault="00000000" w:rsidRPr="00000000" w14:paraId="0000103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studies her for a moment.)</w:t>
      </w:r>
    </w:p>
    <w:p w:rsidR="00000000" w:rsidDel="00000000" w:rsidP="00000000" w:rsidRDefault="00000000" w:rsidRPr="00000000" w14:paraId="0000103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br w:type="textWrapping"/>
      </w:r>
      <w:r w:rsidDel="00000000" w:rsidR="00000000" w:rsidRPr="00000000">
        <w:rPr>
          <w:rFonts w:ascii="Courier" w:cs="Courier" w:eastAsia="Courier" w:hAnsi="Courier"/>
          <w:sz w:val="24"/>
          <w:szCs w:val="24"/>
          <w:rtl w:val="0"/>
        </w:rPr>
        <w:t xml:space="preserve">Sure ka?</w:t>
      </w:r>
    </w:p>
    <w:p w:rsidR="00000000" w:rsidDel="00000000" w:rsidP="00000000" w:rsidRDefault="00000000" w:rsidRPr="00000000" w14:paraId="0000103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nods.)</w:t>
      </w:r>
    </w:p>
    <w:p w:rsidR="00000000" w:rsidDel="00000000" w:rsidP="00000000" w:rsidRDefault="00000000" w:rsidRPr="00000000" w14:paraId="0000104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Opo.</w:t>
      </w:r>
    </w:p>
    <w:p w:rsidR="00000000" w:rsidDel="00000000" w:rsidP="00000000" w:rsidRDefault="00000000" w:rsidRPr="00000000" w14:paraId="0000104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looks between the two.)</w:t>
      </w:r>
    </w:p>
    <w:p w:rsidR="00000000" w:rsidDel="00000000" w:rsidP="00000000" w:rsidRDefault="00000000" w:rsidRPr="00000000" w14:paraId="0000104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Malapit na rin kasi matapos ang term.</w:t>
      </w:r>
    </w:p>
    <w:p w:rsidR="00000000" w:rsidDel="00000000" w:rsidP="00000000" w:rsidRDefault="00000000" w:rsidRPr="00000000" w14:paraId="0000104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Normal lang 'yan.</w:t>
      </w:r>
    </w:p>
    <w:p w:rsidR="00000000" w:rsidDel="00000000" w:rsidP="00000000" w:rsidRDefault="00000000" w:rsidRPr="00000000" w14:paraId="0000104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gives a small smile.)</w:t>
      </w:r>
    </w:p>
    <w:p w:rsidR="00000000" w:rsidDel="00000000" w:rsidP="00000000" w:rsidRDefault="00000000" w:rsidRPr="00000000" w14:paraId="0000104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Oo nga po.</w:t>
      </w:r>
    </w:p>
    <w:p w:rsidR="00000000" w:rsidDel="00000000" w:rsidP="00000000" w:rsidRDefault="00000000" w:rsidRPr="00000000" w14:paraId="0000104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conversation moves on.)</w:t>
      </w:r>
    </w:p>
    <w:p w:rsidR="00000000" w:rsidDel="00000000" w:rsidP="00000000" w:rsidRDefault="00000000" w:rsidRPr="00000000" w14:paraId="0000104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JENNIFER continues glancing at MAYA every now and then.</w:t>
      </w:r>
    </w:p>
    <w:p w:rsidR="00000000" w:rsidDel="00000000" w:rsidP="00000000" w:rsidRDefault="00000000" w:rsidRPr="00000000" w14:paraId="0000104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convinced.</w:t>
      </w:r>
    </w:p>
    <w:p w:rsidR="00000000" w:rsidDel="00000000" w:rsidP="00000000" w:rsidRDefault="00000000" w:rsidRPr="00000000" w14:paraId="00001049">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04A">
      <w:pPr>
        <w:pStyle w:val="Heading3"/>
        <w:keepNext w:val="0"/>
        <w:keepLines w:val="0"/>
        <w:spacing w:before="280" w:lineRule="auto"/>
        <w:rPr>
          <w:rFonts w:ascii="Courier" w:cs="Courier" w:eastAsia="Courier" w:hAnsi="Courier"/>
          <w:b w:val="1"/>
          <w:bCs w:val="1"/>
          <w:color w:val="000000"/>
          <w:sz w:val="26"/>
          <w:szCs w:val="26"/>
        </w:rPr>
      </w:pPr>
      <w:bookmarkStart w:colFirst="0" w:colLast="0" w:name="_sillguwz8aj5" w:id="112"/>
      <w:bookmarkEnd w:id="112"/>
      <w:r w:rsidDel="00000000" w:rsidR="00000000" w:rsidRPr="00000000">
        <w:rPr>
          <w:rFonts w:ascii="Courier" w:cs="Courier" w:eastAsia="Courier" w:hAnsi="Courier"/>
          <w:b w:val="1"/>
          <w:bCs w:val="1"/>
          <w:color w:val="000000"/>
          <w:sz w:val="26"/>
          <w:szCs w:val="26"/>
          <w:rtl w:val="0"/>
        </w:rPr>
        <w:t xml:space="preserve">INT. MAYA'S BEDROOM - NIGHT</w:t>
      </w:r>
    </w:p>
    <w:p w:rsidR="00000000" w:rsidDel="00000000" w:rsidP="00000000" w:rsidRDefault="00000000" w:rsidRPr="00000000" w14:paraId="0000104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enters her room and quietly closes the door.</w:t>
      </w:r>
    </w:p>
    <w:p w:rsidR="00000000" w:rsidDel="00000000" w:rsidP="00000000" w:rsidRDefault="00000000" w:rsidRPr="00000000" w14:paraId="0000104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leans against it.</w:t>
      </w:r>
    </w:p>
    <w:p w:rsidR="00000000" w:rsidDel="00000000" w:rsidP="00000000" w:rsidRDefault="00000000" w:rsidRPr="00000000" w14:paraId="0000104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Taking a deep breath.</w:t>
      </w:r>
    </w:p>
    <w:p w:rsidR="00000000" w:rsidDel="00000000" w:rsidP="00000000" w:rsidRDefault="00000000" w:rsidRPr="00000000" w14:paraId="0000104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fall on the sketchbook.</w:t>
      </w:r>
    </w:p>
    <w:p w:rsidR="00000000" w:rsidDel="00000000" w:rsidP="00000000" w:rsidRDefault="00000000" w:rsidRPr="00000000" w14:paraId="0000104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walks over and opens it.</w:t>
      </w:r>
    </w:p>
    <w:p w:rsidR="00000000" w:rsidDel="00000000" w:rsidP="00000000" w:rsidRDefault="00000000" w:rsidRPr="00000000" w14:paraId="0000105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unfinished drawing from the other night greets her.</w:t>
      </w:r>
    </w:p>
    <w:p w:rsidR="00000000" w:rsidDel="00000000" w:rsidP="00000000" w:rsidRDefault="00000000" w:rsidRPr="00000000" w14:paraId="0000105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smiles faintly.</w:t>
      </w:r>
    </w:p>
    <w:p w:rsidR="00000000" w:rsidDel="00000000" w:rsidP="00000000" w:rsidRDefault="00000000" w:rsidRPr="00000000" w14:paraId="0000105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her expression softens.</w:t>
      </w:r>
    </w:p>
    <w:p w:rsidR="00000000" w:rsidDel="00000000" w:rsidP="00000000" w:rsidRDefault="00000000" w:rsidRPr="00000000" w14:paraId="0000105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(Softly.)</w:t>
      </w:r>
    </w:p>
    <w:p w:rsidR="00000000" w:rsidDel="00000000" w:rsidP="00000000" w:rsidRDefault="00000000" w:rsidRPr="00000000" w14:paraId="0000105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Maybe...</w:t>
      </w:r>
    </w:p>
    <w:p w:rsidR="00000000" w:rsidDel="00000000" w:rsidP="00000000" w:rsidRDefault="00000000" w:rsidRPr="00000000" w14:paraId="0000105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should just tell them.</w:t>
      </w:r>
    </w:p>
    <w:p w:rsidR="00000000" w:rsidDel="00000000" w:rsidP="00000000" w:rsidRDefault="00000000" w:rsidRPr="00000000" w14:paraId="0000105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imagines it.)</w:t>
      </w:r>
    </w:p>
    <w:p w:rsidR="00000000" w:rsidDel="00000000" w:rsidP="00000000" w:rsidRDefault="00000000" w:rsidRPr="00000000" w14:paraId="0000105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parents.</w:t>
      </w:r>
    </w:p>
    <w:p w:rsidR="00000000" w:rsidDel="00000000" w:rsidP="00000000" w:rsidRDefault="00000000" w:rsidRPr="00000000" w14:paraId="0000105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disappointment.</w:t>
      </w:r>
    </w:p>
    <w:p w:rsidR="00000000" w:rsidDel="00000000" w:rsidP="00000000" w:rsidRDefault="00000000" w:rsidRPr="00000000" w14:paraId="0000105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questions.</w:t>
      </w:r>
    </w:p>
    <w:p w:rsidR="00000000" w:rsidDel="00000000" w:rsidP="00000000" w:rsidRDefault="00000000" w:rsidRPr="00000000" w14:paraId="0000105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expectations.</w:t>
      </w:r>
    </w:p>
    <w:p w:rsidR="00000000" w:rsidDel="00000000" w:rsidP="00000000" w:rsidRDefault="00000000" w:rsidRPr="00000000" w14:paraId="0000105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smile fades.</w:t>
      </w:r>
    </w:p>
    <w:p w:rsidR="00000000" w:rsidDel="00000000" w:rsidP="00000000" w:rsidRDefault="00000000" w:rsidRPr="00000000" w14:paraId="0000105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slowly shakes her head.</w:t>
      </w:r>
    </w:p>
    <w:p w:rsidR="00000000" w:rsidDel="00000000" w:rsidP="00000000" w:rsidRDefault="00000000" w:rsidRPr="00000000" w14:paraId="0000105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Hindi pa...</w:t>
      </w:r>
    </w:p>
    <w:p w:rsidR="00000000" w:rsidDel="00000000" w:rsidP="00000000" w:rsidRDefault="00000000" w:rsidRPr="00000000" w14:paraId="0000105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yet.</w:t>
      </w:r>
    </w:p>
    <w:p w:rsidR="00000000" w:rsidDel="00000000" w:rsidP="00000000" w:rsidRDefault="00000000" w:rsidRPr="00000000" w14:paraId="0000105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gently closes the sketchbook.)</w:t>
      </w:r>
    </w:p>
    <w:p w:rsidR="00000000" w:rsidDel="00000000" w:rsidP="00000000" w:rsidRDefault="00000000" w:rsidRPr="00000000" w14:paraId="0000106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Slides it back inside the drawer.</w:t>
      </w:r>
    </w:p>
    <w:p w:rsidR="00000000" w:rsidDel="00000000" w:rsidP="00000000" w:rsidRDefault="00000000" w:rsidRPr="00000000" w14:paraId="0000106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And locks it.</w:t>
      </w:r>
    </w:p>
    <w:p w:rsidR="00000000" w:rsidDel="00000000" w:rsidP="00000000" w:rsidRDefault="00000000" w:rsidRPr="00000000" w14:paraId="0000106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As if hiding it from everyone...</w:t>
      </w:r>
    </w:p>
    <w:p w:rsidR="00000000" w:rsidDel="00000000" w:rsidP="00000000" w:rsidRDefault="00000000" w:rsidRPr="00000000" w14:paraId="0000106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Including herself.</w:t>
      </w:r>
    </w:p>
    <w:p w:rsidR="00000000" w:rsidDel="00000000" w:rsidP="00000000" w:rsidRDefault="00000000" w:rsidRPr="00000000" w14:paraId="00001064">
      <w:pPr>
        <w:spacing w:after="240" w:before="240" w:lineRule="auto"/>
        <w:jc w:val="right"/>
        <w:rPr>
          <w:rFonts w:ascii="Courier" w:cs="Courier" w:eastAsia="Courier" w:hAnsi="Courier"/>
          <w:b w:val="1"/>
          <w:bCs w:val="1"/>
          <w:sz w:val="26"/>
          <w:szCs w:val="26"/>
        </w:rPr>
      </w:pPr>
      <w:r w:rsidDel="00000000" w:rsidR="00000000" w:rsidRPr="00000000">
        <w:rPr>
          <w:rFonts w:ascii="Courier" w:cs="Courier" w:eastAsia="Courier" w:hAnsi="Courier"/>
          <w:sz w:val="24"/>
          <w:szCs w:val="24"/>
          <w:rtl w:val="0"/>
        </w:rPr>
        <w:t xml:space="preserve">FADE OUT.</w:t>
      </w:r>
      <w:r w:rsidDel="00000000" w:rsidR="00000000" w:rsidRPr="00000000">
        <w:rPr>
          <w:rtl w:val="0"/>
        </w:rPr>
      </w:r>
    </w:p>
    <w:p w:rsidR="00000000" w:rsidDel="00000000" w:rsidP="00000000" w:rsidRDefault="00000000" w:rsidRPr="00000000" w14:paraId="00001065">
      <w:pPr>
        <w:spacing w:after="240" w:before="240" w:lineRule="auto"/>
        <w:rPr>
          <w:rFonts w:ascii="Courier" w:cs="Courier" w:eastAsia="Courier" w:hAnsi="Courier"/>
          <w:b w:val="1"/>
          <w:bCs w:val="1"/>
          <w:sz w:val="26"/>
          <w:szCs w:val="26"/>
        </w:rPr>
      </w:pPr>
      <w:r w:rsidDel="00000000" w:rsidR="00000000" w:rsidRPr="00000000">
        <w:rPr>
          <w:rFonts w:ascii="Courier" w:cs="Courier" w:eastAsia="Courier" w:hAnsi="Courier"/>
          <w:b w:val="1"/>
          <w:bCs w:val="1"/>
          <w:sz w:val="26"/>
          <w:szCs w:val="26"/>
          <w:rtl w:val="0"/>
        </w:rPr>
        <w:t xml:space="preserve">INT. ILAGAN HOUSE - DINING ROOM - EVENING</w:t>
      </w:r>
    </w:p>
    <w:p w:rsidR="00000000" w:rsidDel="00000000" w:rsidP="00000000" w:rsidRDefault="00000000" w:rsidRPr="00000000" w14:paraId="0000106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house is unusually quiet.</w:t>
      </w:r>
    </w:p>
    <w:p w:rsidR="00000000" w:rsidDel="00000000" w:rsidP="00000000" w:rsidRDefault="00000000" w:rsidRPr="00000000" w14:paraId="0000106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only sounds are the soft clinking of utensils against plates and the occasional hum of the ceiling fan.</w:t>
      </w:r>
    </w:p>
    <w:p w:rsidR="00000000" w:rsidDel="00000000" w:rsidP="00000000" w:rsidRDefault="00000000" w:rsidRPr="00000000" w14:paraId="0000106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JENNIFER, and RICARDO sit around the dining table eating dinner.</w:t>
      </w:r>
    </w:p>
    <w:p w:rsidR="00000000" w:rsidDel="00000000" w:rsidP="00000000" w:rsidRDefault="00000000" w:rsidRPr="00000000" w14:paraId="00001069">
      <w:pPr>
        <w:spacing w:after="240" w:before="240" w:lineRule="auto"/>
        <w:rPr>
          <w:rFonts w:ascii="Courier" w:cs="Courier" w:eastAsia="Courier" w:hAnsi="Courier"/>
          <w:color w:val="508839"/>
          <w:sz w:val="24"/>
          <w:szCs w:val="24"/>
        </w:rPr>
      </w:pPr>
      <w:r w:rsidDel="00000000" w:rsidR="00000000" w:rsidRPr="00000000">
        <w:rPr>
          <w:rFonts w:ascii="Courier" w:cs="Courier" w:eastAsia="Courier" w:hAnsi="Courier"/>
          <w:color w:val="508839"/>
          <w:sz w:val="24"/>
          <w:szCs w:val="24"/>
          <w:rtl w:val="0"/>
        </w:rPr>
        <w:t xml:space="preserve">MAYA absentmindedly pushes the food around her plate.</w:t>
      </w:r>
    </w:p>
    <w:p w:rsidR="00000000" w:rsidDel="00000000" w:rsidP="00000000" w:rsidRDefault="00000000" w:rsidRPr="00000000" w14:paraId="0000106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barely takes a bite.</w:t>
      </w:r>
    </w:p>
    <w:p w:rsidR="00000000" w:rsidDel="00000000" w:rsidP="00000000" w:rsidRDefault="00000000" w:rsidRPr="00000000" w14:paraId="0000106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notices.</w:t>
      </w:r>
    </w:p>
    <w:p w:rsidR="00000000" w:rsidDel="00000000" w:rsidP="00000000" w:rsidRDefault="00000000" w:rsidRPr="00000000" w14:paraId="0000106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watches MAYA for a few moments before finally speaking.</w:t>
      </w:r>
    </w:p>
    <w:p w:rsidR="00000000" w:rsidDel="00000000" w:rsidP="00000000" w:rsidRDefault="00000000" w:rsidRPr="00000000" w14:paraId="0000106D">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06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Anak...</w:t>
      </w:r>
    </w:p>
    <w:p w:rsidR="00000000" w:rsidDel="00000000" w:rsidP="00000000" w:rsidRDefault="00000000" w:rsidRPr="00000000" w14:paraId="0000106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Okay ka lang ba?</w:t>
      </w:r>
    </w:p>
    <w:p w:rsidR="00000000" w:rsidDel="00000000" w:rsidP="00000000" w:rsidRDefault="00000000" w:rsidRPr="00000000" w14:paraId="0000107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up.)</w:t>
      </w:r>
    </w:p>
    <w:p w:rsidR="00000000" w:rsidDel="00000000" w:rsidP="00000000" w:rsidRDefault="00000000" w:rsidRPr="00000000" w14:paraId="00001071">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07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Po?</w:t>
      </w:r>
    </w:p>
    <w:p w:rsidR="00000000" w:rsidDel="00000000" w:rsidP="00000000" w:rsidRDefault="00000000" w:rsidRPr="00000000" w14:paraId="00001073">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07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Ang tahimik mo nitong mga nakaraang araw.</w:t>
      </w:r>
    </w:p>
    <w:p w:rsidR="00000000" w:rsidDel="00000000" w:rsidP="00000000" w:rsidRDefault="00000000" w:rsidRPr="00000000" w14:paraId="0000107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School okay naman?</w:t>
      </w:r>
    </w:p>
    <w:p w:rsidR="00000000" w:rsidDel="00000000" w:rsidP="00000000" w:rsidRDefault="00000000" w:rsidRPr="00000000" w14:paraId="00001076">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07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(Odds her head slightly.)</w:t>
      </w:r>
    </w:p>
    <w:p w:rsidR="00000000" w:rsidDel="00000000" w:rsidP="00000000" w:rsidRDefault="00000000" w:rsidRPr="00000000" w14:paraId="0000107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Okay lang po.</w:t>
      </w:r>
    </w:p>
    <w:p w:rsidR="00000000" w:rsidDel="00000000" w:rsidP="00000000" w:rsidRDefault="00000000" w:rsidRPr="00000000" w14:paraId="0000107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Marami lang talagang ginagawa.</w:t>
      </w:r>
    </w:p>
    <w:p w:rsidR="00000000" w:rsidDel="00000000" w:rsidP="00000000" w:rsidRDefault="00000000" w:rsidRPr="00000000" w14:paraId="0000107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nods.)</w:t>
      </w:r>
    </w:p>
    <w:p w:rsidR="00000000" w:rsidDel="00000000" w:rsidP="00000000" w:rsidRDefault="00000000" w:rsidRPr="00000000" w14:paraId="0000107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she doesn't look convinced.</w:t>
      </w:r>
    </w:p>
    <w:p w:rsidR="00000000" w:rsidDel="00000000" w:rsidP="00000000" w:rsidRDefault="00000000" w:rsidRPr="00000000" w14:paraId="0000107C">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07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Normal lang 'yan.</w:t>
      </w:r>
    </w:p>
    <w:p w:rsidR="00000000" w:rsidDel="00000000" w:rsidP="00000000" w:rsidRDefault="00000000" w:rsidRPr="00000000" w14:paraId="0000107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Malapit na matapos ang term.</w:t>
      </w:r>
    </w:p>
    <w:p w:rsidR="00000000" w:rsidDel="00000000" w:rsidP="00000000" w:rsidRDefault="00000000" w:rsidRPr="00000000" w14:paraId="0000107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Stress talaga.</w:t>
      </w:r>
    </w:p>
    <w:p w:rsidR="00000000" w:rsidDel="00000000" w:rsidP="00000000" w:rsidRDefault="00000000" w:rsidRPr="00000000" w14:paraId="0000108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forces a small smile.)</w:t>
      </w:r>
    </w:p>
    <w:p w:rsidR="00000000" w:rsidDel="00000000" w:rsidP="00000000" w:rsidRDefault="00000000" w:rsidRPr="00000000" w14:paraId="00001081">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08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Oo nga po.</w:t>
      </w:r>
    </w:p>
    <w:p w:rsidR="00000000" w:rsidDel="00000000" w:rsidP="00000000" w:rsidRDefault="00000000" w:rsidRPr="00000000" w14:paraId="0000108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conversation dies down.)</w:t>
      </w:r>
    </w:p>
    <w:p w:rsidR="00000000" w:rsidDel="00000000" w:rsidP="00000000" w:rsidRDefault="00000000" w:rsidRPr="00000000" w14:paraId="0000108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a brief moment…</w:t>
      </w:r>
    </w:p>
    <w:p w:rsidR="00000000" w:rsidDel="00000000" w:rsidP="00000000" w:rsidRDefault="00000000" w:rsidRPr="00000000" w14:paraId="0000108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Only silence remains.</w:t>
      </w:r>
    </w:p>
    <w:p w:rsidR="00000000" w:rsidDel="00000000" w:rsidP="00000000" w:rsidRDefault="00000000" w:rsidRPr="00000000" w14:paraId="0000108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w:t>
      </w:r>
    </w:p>
    <w:p w:rsidR="00000000" w:rsidDel="00000000" w:rsidP="00000000" w:rsidRDefault="00000000" w:rsidRPr="00000000" w14:paraId="0000108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sets her spoon down.</w:t>
      </w:r>
    </w:p>
    <w:p w:rsidR="00000000" w:rsidDel="00000000" w:rsidP="00000000" w:rsidRDefault="00000000" w:rsidRPr="00000000" w14:paraId="0000108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looks directly at MAYA.</w:t>
      </w:r>
    </w:p>
    <w:p w:rsidR="00000000" w:rsidDel="00000000" w:rsidP="00000000" w:rsidRDefault="00000000" w:rsidRPr="00000000" w14:paraId="00001089">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08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w:t>
      </w:r>
    </w:p>
    <w:p w:rsidR="00000000" w:rsidDel="00000000" w:rsidP="00000000" w:rsidRDefault="00000000" w:rsidRPr="00000000" w14:paraId="0000108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itatanong ako.</w:t>
      </w:r>
    </w:p>
    <w:p w:rsidR="00000000" w:rsidDel="00000000" w:rsidP="00000000" w:rsidRDefault="00000000" w:rsidRPr="00000000" w14:paraId="0000108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slowly meets her mother's eyes.)</w:t>
      </w:r>
    </w:p>
    <w:p w:rsidR="00000000" w:rsidDel="00000000" w:rsidP="00000000" w:rsidRDefault="00000000" w:rsidRPr="00000000" w14:paraId="0000108D">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08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 po?</w:t>
      </w:r>
    </w:p>
    <w:p w:rsidR="00000000" w:rsidDel="00000000" w:rsidP="00000000" w:rsidRDefault="00000000" w:rsidRPr="00000000" w14:paraId="0000108F">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09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Kanina...</w:t>
      </w:r>
    </w:p>
    <w:p w:rsidR="00000000" w:rsidDel="00000000" w:rsidP="00000000" w:rsidRDefault="00000000" w:rsidRPr="00000000" w14:paraId="0000109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Naglinis ako ng kwarto mo.</w:t>
      </w:r>
    </w:p>
    <w:p w:rsidR="00000000" w:rsidDel="00000000" w:rsidP="00000000" w:rsidRDefault="00000000" w:rsidRPr="00000000" w14:paraId="0000109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freezes.)</w:t>
      </w:r>
    </w:p>
    <w:p w:rsidR="00000000" w:rsidDel="00000000" w:rsidP="00000000" w:rsidRDefault="00000000" w:rsidRPr="00000000" w14:paraId="0000109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grip around her spoon tightens).</w:t>
      </w:r>
    </w:p>
    <w:p w:rsidR="00000000" w:rsidDel="00000000" w:rsidP="00000000" w:rsidRDefault="00000000" w:rsidRPr="00000000" w14:paraId="0000109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notices.)</w:t>
      </w:r>
    </w:p>
    <w:p w:rsidR="00000000" w:rsidDel="00000000" w:rsidP="00000000" w:rsidRDefault="00000000" w:rsidRPr="00000000" w14:paraId="00001095">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 (CONT'D)</w:t>
      </w:r>
    </w:p>
    <w:p w:rsidR="00000000" w:rsidDel="00000000" w:rsidP="00000000" w:rsidRDefault="00000000" w:rsidRPr="00000000" w14:paraId="0000109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Habang inaayos ko 'yung desk mo...</w:t>
      </w:r>
    </w:p>
    <w:p w:rsidR="00000000" w:rsidDel="00000000" w:rsidP="00000000" w:rsidRDefault="00000000" w:rsidRPr="00000000" w14:paraId="0000109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nakita ako.</w:t>
      </w:r>
    </w:p>
    <w:p w:rsidR="00000000" w:rsidDel="00000000" w:rsidP="00000000" w:rsidRDefault="00000000" w:rsidRPr="00000000" w14:paraId="0000109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long pause.)</w:t>
      </w:r>
    </w:p>
    <w:p w:rsidR="00000000" w:rsidDel="00000000" w:rsidP="00000000" w:rsidRDefault="00000000" w:rsidRPr="00000000" w14:paraId="00001099">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09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109B">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09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Sketchbook.</w:t>
      </w:r>
    </w:p>
    <w:p w:rsidR="00000000" w:rsidDel="00000000" w:rsidP="00000000" w:rsidRDefault="00000000" w:rsidRPr="00000000" w14:paraId="0000109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(MAYA's heart sinks.)</w:t>
      </w:r>
    </w:p>
    <w:p w:rsidR="00000000" w:rsidDel="00000000" w:rsidP="00000000" w:rsidRDefault="00000000" w:rsidRPr="00000000" w14:paraId="0000109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reaches beside her chair.</w:t>
      </w:r>
    </w:p>
    <w:p w:rsidR="00000000" w:rsidDel="00000000" w:rsidP="00000000" w:rsidRDefault="00000000" w:rsidRPr="00000000" w14:paraId="0000109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places the worn sketchbook on the dining table.</w:t>
      </w:r>
    </w:p>
    <w:p w:rsidR="00000000" w:rsidDel="00000000" w:rsidP="00000000" w:rsidRDefault="00000000" w:rsidRPr="00000000" w14:paraId="000010A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Silence.</w:t>
      </w:r>
    </w:p>
    <w:p w:rsidR="00000000" w:rsidDel="00000000" w:rsidP="00000000" w:rsidRDefault="00000000" w:rsidRPr="00000000" w14:paraId="000010A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looks between the two.</w:t>
      </w:r>
    </w:p>
    <w:p w:rsidR="00000000" w:rsidDel="00000000" w:rsidP="00000000" w:rsidRDefault="00000000" w:rsidRPr="00000000" w14:paraId="000010A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Confused.</w:t>
      </w:r>
    </w:p>
    <w:p w:rsidR="00000000" w:rsidDel="00000000" w:rsidP="00000000" w:rsidRDefault="00000000" w:rsidRPr="00000000" w14:paraId="000010A3">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0A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Sketchbook?</w:t>
      </w:r>
    </w:p>
    <w:p w:rsidR="00000000" w:rsidDel="00000000" w:rsidP="00000000" w:rsidRDefault="00000000" w:rsidRPr="00000000" w14:paraId="000010A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cannot take her eyes off it.)</w:t>
      </w:r>
    </w:p>
    <w:p w:rsidR="00000000" w:rsidDel="00000000" w:rsidP="00000000" w:rsidRDefault="00000000" w:rsidRPr="00000000" w14:paraId="000010A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slowly opens it.</w:t>
      </w:r>
    </w:p>
    <w:p w:rsidR="00000000" w:rsidDel="00000000" w:rsidP="00000000" w:rsidRDefault="00000000" w:rsidRPr="00000000" w14:paraId="000010A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Several pages reveal detailed sketches.</w:t>
      </w:r>
    </w:p>
    <w:p w:rsidR="00000000" w:rsidDel="00000000" w:rsidP="00000000" w:rsidRDefault="00000000" w:rsidRPr="00000000" w14:paraId="000010A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Portraits.</w:t>
      </w:r>
    </w:p>
    <w:p w:rsidR="00000000" w:rsidDel="00000000" w:rsidP="00000000" w:rsidRDefault="00000000" w:rsidRPr="00000000" w14:paraId="000010A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Landscapes.</w:t>
      </w:r>
    </w:p>
    <w:p w:rsidR="00000000" w:rsidDel="00000000" w:rsidP="00000000" w:rsidRDefault="00000000" w:rsidRPr="00000000" w14:paraId="000010A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Character designs.</w:t>
      </w:r>
    </w:p>
    <w:p w:rsidR="00000000" w:rsidDel="00000000" w:rsidP="00000000" w:rsidRDefault="00000000" w:rsidRPr="00000000" w14:paraId="000010A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Some old.</w:t>
      </w:r>
    </w:p>
    <w:p w:rsidR="00000000" w:rsidDel="00000000" w:rsidP="00000000" w:rsidRDefault="00000000" w:rsidRPr="00000000" w14:paraId="000010A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Some obviously recent.</w:t>
      </w:r>
    </w:p>
    <w:p w:rsidR="00000000" w:rsidDel="00000000" w:rsidP="00000000" w:rsidRDefault="00000000" w:rsidRPr="00000000" w14:paraId="000010A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quietly flips through a few pages.)</w:t>
      </w:r>
    </w:p>
    <w:p w:rsidR="00000000" w:rsidDel="00000000" w:rsidP="00000000" w:rsidRDefault="00000000" w:rsidRPr="00000000" w14:paraId="000010A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(His expression softens.)</w:t>
      </w:r>
    </w:p>
    <w:p w:rsidR="00000000" w:rsidDel="00000000" w:rsidP="00000000" w:rsidRDefault="00000000" w:rsidRPr="00000000" w14:paraId="000010AF">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0B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Ikaw gumawa nito?</w:t>
      </w:r>
    </w:p>
    <w:p w:rsidR="00000000" w:rsidDel="00000000" w:rsidP="00000000" w:rsidRDefault="00000000" w:rsidRPr="00000000" w14:paraId="000010B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slowly nods.)</w:t>
      </w:r>
    </w:p>
    <w:p w:rsidR="00000000" w:rsidDel="00000000" w:rsidP="00000000" w:rsidRDefault="00000000" w:rsidRPr="00000000" w14:paraId="000010B2">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0B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Opo.</w:t>
      </w:r>
    </w:p>
    <w:p w:rsidR="00000000" w:rsidDel="00000000" w:rsidP="00000000" w:rsidRDefault="00000000" w:rsidRPr="00000000" w14:paraId="000010B4">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0B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Ang galing naman...</w:t>
      </w:r>
    </w:p>
    <w:p w:rsidR="00000000" w:rsidDel="00000000" w:rsidP="00000000" w:rsidRDefault="00000000" w:rsidRPr="00000000" w14:paraId="000010B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doesn't respond.)</w:t>
      </w:r>
    </w:p>
    <w:p w:rsidR="00000000" w:rsidDel="00000000" w:rsidP="00000000" w:rsidRDefault="00000000" w:rsidRPr="00000000" w14:paraId="000010B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gently closes the sketchbook.</w:t>
      </w:r>
    </w:p>
    <w:p w:rsidR="00000000" w:rsidDel="00000000" w:rsidP="00000000" w:rsidRDefault="00000000" w:rsidRPr="00000000" w14:paraId="000010B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voice remains calm.</w:t>
      </w:r>
    </w:p>
    <w:p w:rsidR="00000000" w:rsidDel="00000000" w:rsidP="00000000" w:rsidRDefault="00000000" w:rsidRPr="00000000" w14:paraId="000010B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Too calm.</w:t>
      </w:r>
    </w:p>
    <w:p w:rsidR="00000000" w:rsidDel="00000000" w:rsidP="00000000" w:rsidRDefault="00000000" w:rsidRPr="00000000" w14:paraId="000010BA">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0B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Bakit mo itinago?</w:t>
      </w:r>
    </w:p>
    <w:p w:rsidR="00000000" w:rsidDel="00000000" w:rsidP="00000000" w:rsidRDefault="00000000" w:rsidRPr="00000000" w14:paraId="000010B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stays silent.)</w:t>
      </w:r>
    </w:p>
    <w:p w:rsidR="00000000" w:rsidDel="00000000" w:rsidP="00000000" w:rsidRDefault="00000000" w:rsidRPr="00000000" w14:paraId="000010BD">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 (CONT'D)</w:t>
      </w:r>
    </w:p>
    <w:p w:rsidR="00000000" w:rsidDel="00000000" w:rsidP="00000000" w:rsidRDefault="00000000" w:rsidRPr="00000000" w14:paraId="000010B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Matagal mo na ba itong ginagawa ulit?</w:t>
      </w:r>
    </w:p>
    <w:p w:rsidR="00000000" w:rsidDel="00000000" w:rsidP="00000000" w:rsidRDefault="00000000" w:rsidRPr="00000000" w14:paraId="000010B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lowers her head.)</w:t>
      </w:r>
    </w:p>
    <w:p w:rsidR="00000000" w:rsidDel="00000000" w:rsidP="00000000" w:rsidRDefault="00000000" w:rsidRPr="00000000" w14:paraId="000010C0">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0C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10C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Opo.</w:t>
      </w:r>
    </w:p>
    <w:p w:rsidR="00000000" w:rsidDel="00000000" w:rsidP="00000000" w:rsidRDefault="00000000" w:rsidRPr="00000000" w14:paraId="000010C3">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0C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Since when?</w:t>
      </w:r>
    </w:p>
    <w:p w:rsidR="00000000" w:rsidDel="00000000" w:rsidP="00000000" w:rsidRDefault="00000000" w:rsidRPr="00000000" w14:paraId="000010C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beat.)</w:t>
      </w:r>
    </w:p>
    <w:p w:rsidR="00000000" w:rsidDel="00000000" w:rsidP="00000000" w:rsidRDefault="00000000" w:rsidRPr="00000000" w14:paraId="000010C6">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0C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ko na po alam.</w:t>
      </w:r>
    </w:p>
    <w:p w:rsidR="00000000" w:rsidDel="00000000" w:rsidP="00000000" w:rsidRDefault="00000000" w:rsidRPr="00000000" w14:paraId="000010C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Maybe...</w:t>
      </w:r>
    </w:p>
    <w:p w:rsidR="00000000" w:rsidDel="00000000" w:rsidP="00000000" w:rsidRDefault="00000000" w:rsidRPr="00000000" w14:paraId="000010C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few months.</w:t>
      </w:r>
    </w:p>
    <w:p w:rsidR="00000000" w:rsidDel="00000000" w:rsidP="00000000" w:rsidRDefault="00000000" w:rsidRPr="00000000" w14:paraId="000010C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exchanges a quick glance with RICARDO.)</w:t>
      </w:r>
    </w:p>
    <w:p w:rsidR="00000000" w:rsidDel="00000000" w:rsidP="00000000" w:rsidRDefault="00000000" w:rsidRPr="00000000" w14:paraId="000010CB">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0C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Kaya ba bumababa grades mo?</w:t>
      </w:r>
    </w:p>
    <w:p w:rsidR="00000000" w:rsidDel="00000000" w:rsidP="00000000" w:rsidRDefault="00000000" w:rsidRPr="00000000" w14:paraId="000010C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(MAYA's eyes widen.)</w:t>
      </w:r>
    </w:p>
    <w:p w:rsidR="00000000" w:rsidDel="00000000" w:rsidP="00000000" w:rsidRDefault="00000000" w:rsidRPr="00000000" w14:paraId="000010C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doesn't answer.</w:t>
      </w:r>
    </w:p>
    <w:p w:rsidR="00000000" w:rsidDel="00000000" w:rsidP="00000000" w:rsidRDefault="00000000" w:rsidRPr="00000000" w14:paraId="000010C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JENNIFER's voice becomes firmer.</w:t>
      </w:r>
    </w:p>
    <w:p w:rsidR="00000000" w:rsidDel="00000000" w:rsidP="00000000" w:rsidRDefault="00000000" w:rsidRPr="00000000" w14:paraId="000010D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louder.</w:t>
      </w:r>
    </w:p>
    <w:p w:rsidR="00000000" w:rsidDel="00000000" w:rsidP="00000000" w:rsidRDefault="00000000" w:rsidRPr="00000000" w14:paraId="000010D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Just firmer.</w:t>
      </w:r>
    </w:p>
    <w:p w:rsidR="00000000" w:rsidDel="00000000" w:rsidP="00000000" w:rsidRDefault="00000000" w:rsidRPr="00000000" w14:paraId="000010D2">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 (CONT'D)</w:t>
      </w:r>
    </w:p>
    <w:p w:rsidR="00000000" w:rsidDel="00000000" w:rsidP="00000000" w:rsidRDefault="00000000" w:rsidRPr="00000000" w14:paraId="000010D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w:t>
      </w:r>
    </w:p>
    <w:p w:rsidR="00000000" w:rsidDel="00000000" w:rsidP="00000000" w:rsidRDefault="00000000" w:rsidRPr="00000000" w14:paraId="000010D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I'm asking you.</w:t>
      </w:r>
    </w:p>
    <w:p w:rsidR="00000000" w:rsidDel="00000000" w:rsidP="00000000" w:rsidRDefault="00000000" w:rsidRPr="00000000" w14:paraId="000010D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Is this the reason?</w:t>
      </w:r>
    </w:p>
    <w:p w:rsidR="00000000" w:rsidDel="00000000" w:rsidP="00000000" w:rsidRDefault="00000000" w:rsidRPr="00000000" w14:paraId="000010D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takes a shaky breath.)</w:t>
      </w:r>
    </w:p>
    <w:p w:rsidR="00000000" w:rsidDel="00000000" w:rsidP="00000000" w:rsidRDefault="00000000" w:rsidRPr="00000000" w14:paraId="000010D7">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0D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po...</w:t>
      </w:r>
    </w:p>
    <w:p w:rsidR="00000000" w:rsidDel="00000000" w:rsidP="00000000" w:rsidRDefault="00000000" w:rsidRPr="00000000" w14:paraId="000010D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lang...</w:t>
      </w:r>
    </w:p>
    <w:p w:rsidR="00000000" w:rsidDel="00000000" w:rsidP="00000000" w:rsidRDefault="00000000" w:rsidRPr="00000000" w14:paraId="000010D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(Pause.)</w:t>
      </w:r>
    </w:p>
    <w:p w:rsidR="00000000" w:rsidDel="00000000" w:rsidP="00000000" w:rsidRDefault="00000000" w:rsidRPr="00000000" w14:paraId="000010D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lang talaga ako okay.</w:t>
      </w:r>
    </w:p>
    <w:p w:rsidR="00000000" w:rsidDel="00000000" w:rsidP="00000000" w:rsidRDefault="00000000" w:rsidRPr="00000000" w14:paraId="000010D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room falls silent.)</w:t>
      </w:r>
    </w:p>
    <w:p w:rsidR="00000000" w:rsidDel="00000000" w:rsidP="00000000" w:rsidRDefault="00000000" w:rsidRPr="00000000" w14:paraId="000010D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JENNIFER's expression changes.</w:t>
      </w:r>
    </w:p>
    <w:p w:rsidR="00000000" w:rsidDel="00000000" w:rsidP="00000000" w:rsidRDefault="00000000" w:rsidRPr="00000000" w14:paraId="000010DE">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0D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Anong ibig mong sabihin?</w:t>
      </w:r>
    </w:p>
    <w:p w:rsidR="00000000" w:rsidDel="00000000" w:rsidP="00000000" w:rsidRDefault="00000000" w:rsidRPr="00000000" w14:paraId="000010E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stares at the table.)</w:t>
      </w:r>
    </w:p>
    <w:p w:rsidR="00000000" w:rsidDel="00000000" w:rsidP="00000000" w:rsidRDefault="00000000" w:rsidRPr="00000000" w14:paraId="000010E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struggles to speak.</w:t>
      </w:r>
    </w:p>
    <w:p w:rsidR="00000000" w:rsidDel="00000000" w:rsidP="00000000" w:rsidRDefault="00000000" w:rsidRPr="00000000" w14:paraId="000010E2">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 It's... not something I can't handle, Ma.</w:t>
      </w:r>
    </w:p>
    <w:p w:rsidR="00000000" w:rsidDel="00000000" w:rsidP="00000000" w:rsidRDefault="00000000" w:rsidRPr="00000000" w14:paraId="000010E3">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(Pause.)</w:t>
      </w:r>
    </w:p>
    <w:p w:rsidR="00000000" w:rsidDel="00000000" w:rsidP="00000000" w:rsidRDefault="00000000" w:rsidRPr="00000000" w14:paraId="000010E4">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 (CONT'D)</w:t>
      </w:r>
      <w:r w:rsidDel="00000000" w:rsidR="00000000" w:rsidRPr="00000000">
        <w:rPr>
          <w:rFonts w:ascii="Courier" w:cs="Courier" w:eastAsia="Courier" w:hAnsi="Courier"/>
          <w:color w:val="e69138"/>
          <w:sz w:val="24"/>
          <w:szCs w:val="24"/>
          <w:rtl w:val="0"/>
        </w:rPr>
        <w:br w:type="textWrapping"/>
        <w:t xml:space="preserve"> May konting inconveniences lang.</w:t>
        <w:br w:type="textWrapping"/>
        <w:t xml:space="preserve"> Pero manageable naman.</w:t>
      </w:r>
    </w:p>
    <w:p w:rsidR="00000000" w:rsidDel="00000000" w:rsidP="00000000" w:rsidRDefault="00000000" w:rsidRPr="00000000" w14:paraId="000010E5">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JENNIFER studies her.</w:t>
      </w:r>
    </w:p>
    <w:p w:rsidR="00000000" w:rsidDel="00000000" w:rsidP="00000000" w:rsidRDefault="00000000" w:rsidRPr="00000000" w14:paraId="000010E6">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Unconvinced.</w:t>
      </w:r>
    </w:p>
    <w:p w:rsidR="00000000" w:rsidDel="00000000" w:rsidP="00000000" w:rsidRDefault="00000000" w:rsidRPr="00000000" w14:paraId="000010E7">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JENNIFER</w:t>
      </w:r>
      <w:r w:rsidDel="00000000" w:rsidR="00000000" w:rsidRPr="00000000">
        <w:rPr>
          <w:rFonts w:ascii="Courier" w:cs="Courier" w:eastAsia="Courier" w:hAnsi="Courier"/>
          <w:color w:val="e69138"/>
          <w:sz w:val="24"/>
          <w:szCs w:val="24"/>
          <w:rtl w:val="0"/>
        </w:rPr>
        <w:br w:type="textWrapping"/>
        <w:t xml:space="preserve"> Be honest with me, Maya.</w:t>
        <w:br w:type="textWrapping"/>
        <w:t xml:space="preserve"> Nag-aaksaya ka ba ng oras dito imbes na sa pag-aaral?</w:t>
      </w:r>
    </w:p>
    <w:p w:rsidR="00000000" w:rsidDel="00000000" w:rsidP="00000000" w:rsidRDefault="00000000" w:rsidRPr="00000000" w14:paraId="000010E8">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(MAYA's chest tightens.)</w:t>
      </w:r>
    </w:p>
    <w:p w:rsidR="00000000" w:rsidDel="00000000" w:rsidP="00000000" w:rsidRDefault="00000000" w:rsidRPr="00000000" w14:paraId="000010E9">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forces herself to stay calm.</w:t>
      </w:r>
    </w:p>
    <w:p w:rsidR="00000000" w:rsidDel="00000000" w:rsidP="00000000" w:rsidRDefault="00000000" w:rsidRPr="00000000" w14:paraId="000010EA">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 Pantanggal lang po ng stress, Ma.</w:t>
      </w:r>
    </w:p>
    <w:p w:rsidR="00000000" w:rsidDel="00000000" w:rsidP="00000000" w:rsidRDefault="00000000" w:rsidRPr="00000000" w14:paraId="000010EB">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JENNIFER</w:t>
      </w:r>
      <w:r w:rsidDel="00000000" w:rsidR="00000000" w:rsidRPr="00000000">
        <w:rPr>
          <w:rFonts w:ascii="Courier" w:cs="Courier" w:eastAsia="Courier" w:hAnsi="Courier"/>
          <w:color w:val="e69138"/>
          <w:sz w:val="24"/>
          <w:szCs w:val="24"/>
          <w:rtl w:val="0"/>
        </w:rPr>
        <w:br w:type="textWrapping"/>
        <w:t xml:space="preserve"> Stress?</w:t>
      </w:r>
    </w:p>
    <w:p w:rsidR="00000000" w:rsidDel="00000000" w:rsidP="00000000" w:rsidRDefault="00000000" w:rsidRPr="00000000" w14:paraId="000010EC">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(A beat.)</w:t>
      </w:r>
    </w:p>
    <w:p w:rsidR="00000000" w:rsidDel="00000000" w:rsidP="00000000" w:rsidRDefault="00000000" w:rsidRPr="00000000" w14:paraId="000010ED">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JENNIFER (CONT'D)</w:t>
      </w:r>
      <w:r w:rsidDel="00000000" w:rsidR="00000000" w:rsidRPr="00000000">
        <w:rPr>
          <w:rFonts w:ascii="Courier" w:cs="Courier" w:eastAsia="Courier" w:hAnsi="Courier"/>
          <w:color w:val="e69138"/>
          <w:sz w:val="24"/>
          <w:szCs w:val="24"/>
          <w:rtl w:val="0"/>
        </w:rPr>
        <w:br w:type="textWrapping"/>
        <w:t xml:space="preserve"> Since when ka naging stressed sa school?</w:t>
        <w:br w:type="textWrapping"/>
        <w:t xml:space="preserve"> Wala ka namang ganitong problema noon.</w:t>
      </w:r>
    </w:p>
    <w:p w:rsidR="00000000" w:rsidDel="00000000" w:rsidP="00000000" w:rsidRDefault="00000000" w:rsidRPr="00000000" w14:paraId="000010EE">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looks away.)</w:t>
      </w:r>
    </w:p>
    <w:p w:rsidR="00000000" w:rsidDel="00000000" w:rsidP="00000000" w:rsidRDefault="00000000" w:rsidRPr="00000000" w14:paraId="000010EF">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JENNIFER (CONT'D)</w:t>
      </w:r>
      <w:r w:rsidDel="00000000" w:rsidR="00000000" w:rsidRPr="00000000">
        <w:rPr>
          <w:rFonts w:ascii="Courier" w:cs="Courier" w:eastAsia="Courier" w:hAnsi="Courier"/>
          <w:color w:val="e69138"/>
          <w:sz w:val="24"/>
          <w:szCs w:val="24"/>
          <w:rtl w:val="0"/>
        </w:rPr>
        <w:br w:type="textWrapping"/>
        <w:t xml:space="preserve"> May itinatago ka ba sa amin?</w:t>
      </w:r>
    </w:p>
    <w:p w:rsidR="00000000" w:rsidDel="00000000" w:rsidP="00000000" w:rsidRDefault="00000000" w:rsidRPr="00000000" w14:paraId="000010F0">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(Silence.)</w:t>
      </w:r>
    </w:p>
    <w:p w:rsidR="00000000" w:rsidDel="00000000" w:rsidP="00000000" w:rsidRDefault="00000000" w:rsidRPr="00000000" w14:paraId="000010F1">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JENNIFER's voice rises.</w:t>
      </w:r>
    </w:p>
    <w:p w:rsidR="00000000" w:rsidDel="00000000" w:rsidP="00000000" w:rsidRDefault="00000000" w:rsidRPr="00000000" w14:paraId="000010F2">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JENNIFER (CONT'D)</w:t>
      </w:r>
      <w:r w:rsidDel="00000000" w:rsidR="00000000" w:rsidRPr="00000000">
        <w:rPr>
          <w:rFonts w:ascii="Courier" w:cs="Courier" w:eastAsia="Courier" w:hAnsi="Courier"/>
          <w:color w:val="e69138"/>
          <w:sz w:val="24"/>
          <w:szCs w:val="24"/>
          <w:rtl w:val="0"/>
        </w:rPr>
        <w:br w:type="textWrapping"/>
        <w:t xml:space="preserve"> Maya.</w:t>
        <w:br w:type="textWrapping"/>
        <w:t xml:space="preserve"> Bakit ka umiiwas sa tanong ko?</w:t>
      </w:r>
    </w:p>
    <w:p w:rsidR="00000000" w:rsidDel="00000000" w:rsidP="00000000" w:rsidRDefault="00000000" w:rsidRPr="00000000" w14:paraId="000010F3">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br w:type="textWrapping"/>
        <w:t xml:space="preserve"> (Quietly.)</w:t>
        <w:br w:type="textWrapping"/>
        <w:t xml:space="preserve"> May na-fail po akong requirements.</w:t>
      </w:r>
    </w:p>
    <w:p w:rsidR="00000000" w:rsidDel="00000000" w:rsidP="00000000" w:rsidRDefault="00000000" w:rsidRPr="00000000" w14:paraId="000010F4">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(Pause.)</w:t>
      </w:r>
    </w:p>
    <w:p w:rsidR="00000000" w:rsidDel="00000000" w:rsidP="00000000" w:rsidRDefault="00000000" w:rsidRPr="00000000" w14:paraId="000010F5">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 (CONT'D)</w:t>
      </w:r>
      <w:r w:rsidDel="00000000" w:rsidR="00000000" w:rsidRPr="00000000">
        <w:rPr>
          <w:rFonts w:ascii="Courier" w:cs="Courier" w:eastAsia="Courier" w:hAnsi="Courier"/>
          <w:color w:val="e69138"/>
          <w:sz w:val="24"/>
          <w:szCs w:val="24"/>
          <w:rtl w:val="0"/>
        </w:rPr>
        <w:br w:type="textWrapping"/>
        <w:t xml:space="preserve"> Pero hindi big deal, Ma.</w:t>
        <w:br w:type="textWrapping"/>
        <w:t xml:space="preserve"> Kaya ko pa namang bawiin sa susunod.</w:t>
      </w:r>
    </w:p>
    <w:p w:rsidR="00000000" w:rsidDel="00000000" w:rsidP="00000000" w:rsidRDefault="00000000" w:rsidRPr="00000000" w14:paraId="000010F6">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JENNIFER's frustration boils over.</w:t>
      </w:r>
    </w:p>
    <w:p w:rsidR="00000000" w:rsidDel="00000000" w:rsidP="00000000" w:rsidRDefault="00000000" w:rsidRPr="00000000" w14:paraId="000010F7">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Before she can respond—</w:t>
      </w:r>
    </w:p>
    <w:p w:rsidR="00000000" w:rsidDel="00000000" w:rsidP="00000000" w:rsidRDefault="00000000" w:rsidRPr="00000000" w14:paraId="000010F8">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RICARDO</w:t>
      </w:r>
      <w:r w:rsidDel="00000000" w:rsidR="00000000" w:rsidRPr="00000000">
        <w:rPr>
          <w:rFonts w:ascii="Courier" w:cs="Courier" w:eastAsia="Courier" w:hAnsi="Courier"/>
          <w:color w:val="e69138"/>
          <w:sz w:val="24"/>
          <w:szCs w:val="24"/>
          <w:rtl w:val="0"/>
        </w:rPr>
        <w:br w:type="textWrapping"/>
        <w:t xml:space="preserve"> Jen.</w:t>
        <w:br w:type="textWrapping"/>
        <w:t xml:space="preserve"> Tama na muna.</w:t>
      </w:r>
    </w:p>
    <w:p w:rsidR="00000000" w:rsidDel="00000000" w:rsidP="00000000" w:rsidRDefault="00000000" w:rsidRPr="00000000" w14:paraId="000010F9">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(JENNIFER looks at him.)</w:t>
      </w:r>
    </w:p>
    <w:p w:rsidR="00000000" w:rsidDel="00000000" w:rsidP="00000000" w:rsidRDefault="00000000" w:rsidRPr="00000000" w14:paraId="000010FA">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RICARDO (CONT'D)</w:t>
      </w:r>
      <w:r w:rsidDel="00000000" w:rsidR="00000000" w:rsidRPr="00000000">
        <w:rPr>
          <w:rFonts w:ascii="Courier" w:cs="Courier" w:eastAsia="Courier" w:hAnsi="Courier"/>
          <w:color w:val="e69138"/>
          <w:sz w:val="24"/>
          <w:szCs w:val="24"/>
          <w:rtl w:val="0"/>
        </w:rPr>
        <w:br w:type="textWrapping"/>
        <w:t xml:space="preserve"> Sinabi na niya babawiin niya 'yon.</w:t>
        <w:br w:type="textWrapping"/>
        <w:t xml:space="preserve"> Naririnig mo ba siya?</w:t>
        <w:br w:type="textWrapping"/>
        <w:t xml:space="preserve"> Stressed na siya.</w:t>
      </w:r>
    </w:p>
    <w:p w:rsidR="00000000" w:rsidDel="00000000" w:rsidP="00000000" w:rsidRDefault="00000000" w:rsidRPr="00000000" w14:paraId="000010FB">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(JENNIFER exhales sharply.)</w:t>
      </w:r>
    </w:p>
    <w:p w:rsidR="00000000" w:rsidDel="00000000" w:rsidP="00000000" w:rsidRDefault="00000000" w:rsidRPr="00000000" w14:paraId="000010FC">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Torn,</w:t>
      </w:r>
    </w:p>
    <w:p w:rsidR="00000000" w:rsidDel="00000000" w:rsidP="00000000" w:rsidRDefault="00000000" w:rsidRPr="00000000" w14:paraId="000010FD">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Between pushing further.</w:t>
      </w:r>
    </w:p>
    <w:p w:rsidR="00000000" w:rsidDel="00000000" w:rsidP="00000000" w:rsidRDefault="00000000" w:rsidRPr="00000000" w14:paraId="000010FE">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And letting it go.</w:t>
      </w:r>
    </w:p>
    <w:p w:rsidR="00000000" w:rsidDel="00000000" w:rsidP="00000000" w:rsidRDefault="00000000" w:rsidRPr="00000000" w14:paraId="000010FF">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JENNIFER</w:t>
        <w:br w:type="textWrapping"/>
      </w:r>
      <w:r w:rsidDel="00000000" w:rsidR="00000000" w:rsidRPr="00000000">
        <w:rPr>
          <w:rFonts w:ascii="Courier" w:cs="Courier" w:eastAsia="Courier" w:hAnsi="Courier"/>
          <w:color w:val="e69138"/>
          <w:sz w:val="24"/>
          <w:szCs w:val="24"/>
          <w:rtl w:val="0"/>
        </w:rPr>
        <w:t xml:space="preserve"> Sige.</w:t>
      </w:r>
    </w:p>
    <w:p w:rsidR="00000000" w:rsidDel="00000000" w:rsidP="00000000" w:rsidRDefault="00000000" w:rsidRPr="00000000" w14:paraId="00001100">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(Beat.)</w:t>
      </w:r>
    </w:p>
    <w:p w:rsidR="00000000" w:rsidDel="00000000" w:rsidP="00000000" w:rsidRDefault="00000000" w:rsidRPr="00000000" w14:paraId="00001101">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JENNIFER (CONT'D)</w:t>
        <w:br w:type="textWrapping"/>
      </w:r>
      <w:r w:rsidDel="00000000" w:rsidR="00000000" w:rsidRPr="00000000">
        <w:rPr>
          <w:rFonts w:ascii="Courier" w:cs="Courier" w:eastAsia="Courier" w:hAnsi="Courier"/>
          <w:color w:val="e69138"/>
          <w:sz w:val="24"/>
          <w:szCs w:val="24"/>
          <w:rtl w:val="0"/>
        </w:rPr>
        <w:t xml:space="preserve"> Dahil may pag-asa ka pang mabawi, hahayaan ko muna 'to.</w:t>
      </w:r>
    </w:p>
    <w:p w:rsidR="00000000" w:rsidDel="00000000" w:rsidP="00000000" w:rsidRDefault="00000000" w:rsidRPr="00000000" w14:paraId="00001102">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looks at MAYA.)</w:t>
      </w:r>
    </w:p>
    <w:p w:rsidR="00000000" w:rsidDel="00000000" w:rsidP="00000000" w:rsidRDefault="00000000" w:rsidRPr="00000000" w14:paraId="00001103">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JENNIFER (CONT'D)</w:t>
        <w:br w:type="textWrapping"/>
      </w:r>
      <w:r w:rsidDel="00000000" w:rsidR="00000000" w:rsidRPr="00000000">
        <w:rPr>
          <w:rFonts w:ascii="Courier" w:cs="Courier" w:eastAsia="Courier" w:hAnsi="Courier"/>
          <w:color w:val="e69138"/>
          <w:sz w:val="24"/>
          <w:szCs w:val="24"/>
          <w:rtl w:val="0"/>
        </w:rPr>
        <w:t xml:space="preserve"> Pero hindi pa tapos 'tong usapan natin, Maya.</w:t>
      </w:r>
    </w:p>
    <w:p w:rsidR="00000000" w:rsidDel="00000000" w:rsidP="00000000" w:rsidRDefault="00000000" w:rsidRPr="00000000" w14:paraId="00001104">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feels a wave of relief.)</w:t>
      </w:r>
    </w:p>
    <w:p w:rsidR="00000000" w:rsidDel="00000000" w:rsidP="00000000" w:rsidRDefault="00000000" w:rsidRPr="00000000" w14:paraId="00001105">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doesn't say anything.</w:t>
      </w:r>
    </w:p>
    <w:p w:rsidR="00000000" w:rsidDel="00000000" w:rsidP="00000000" w:rsidRDefault="00000000" w:rsidRPr="00000000" w14:paraId="00001106">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RICARDO gives her shoulder a quiet pat.</w:t>
      </w:r>
    </w:p>
    <w:p w:rsidR="00000000" w:rsidDel="00000000" w:rsidP="00000000" w:rsidRDefault="00000000" w:rsidRPr="00000000" w14:paraId="00001107">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table falls quiet again.</w:t>
      </w:r>
    </w:p>
    <w:p w:rsidR="00000000" w:rsidDel="00000000" w:rsidP="00000000" w:rsidRDefault="00000000" w:rsidRPr="00000000" w14:paraId="00001108">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But the tension never really leaves the room.</w:t>
      </w:r>
    </w:p>
    <w:p w:rsidR="00000000" w:rsidDel="00000000" w:rsidP="00000000" w:rsidRDefault="00000000" w:rsidRPr="00000000" w14:paraId="00001109">
      <w:pPr>
        <w:spacing w:after="240" w:before="240" w:line="276" w:lineRule="auto"/>
        <w:ind w:left="3600" w:firstLine="720"/>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(Later.)</w:t>
      </w:r>
    </w:p>
    <w:p w:rsidR="00000000" w:rsidDel="00000000" w:rsidP="00000000" w:rsidRDefault="00000000" w:rsidRPr="00000000" w14:paraId="0000110A">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JENNIFER looks toward MAYA's door once more.</w:t>
      </w:r>
    </w:p>
    <w:p w:rsidR="00000000" w:rsidDel="00000000" w:rsidP="00000000" w:rsidRDefault="00000000" w:rsidRPr="00000000" w14:paraId="0000110B">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A stern stare.</w:t>
      </w:r>
    </w:p>
    <w:p w:rsidR="00000000" w:rsidDel="00000000" w:rsidP="00000000" w:rsidRDefault="00000000" w:rsidRPr="00000000" w14:paraId="0000110C">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Then—</w:t>
      </w:r>
    </w:p>
    <w:p w:rsidR="00000000" w:rsidDel="00000000" w:rsidP="00000000" w:rsidRDefault="00000000" w:rsidRPr="00000000" w14:paraId="0000110D">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shuts it behind her with controlled force.</w:t>
      </w:r>
    </w:p>
    <w:p w:rsidR="00000000" w:rsidDel="00000000" w:rsidP="00000000" w:rsidRDefault="00000000" w:rsidRPr="00000000" w14:paraId="0000110E">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sound echoes through the hallway.</w:t>
      </w:r>
    </w:p>
    <w:p w:rsidR="00000000" w:rsidDel="00000000" w:rsidP="00000000" w:rsidRDefault="00000000" w:rsidRPr="00000000" w14:paraId="0000110F">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flinches.</w:t>
      </w:r>
    </w:p>
    <w:p w:rsidR="00000000" w:rsidDel="00000000" w:rsidP="00000000" w:rsidRDefault="00000000" w:rsidRPr="00000000" w14:paraId="00001110">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Slumped over her desk, her face is caught between two feelings.</w:t>
      </w:r>
    </w:p>
    <w:p w:rsidR="00000000" w:rsidDel="00000000" w:rsidP="00000000" w:rsidRDefault="00000000" w:rsidRPr="00000000" w14:paraId="00001111">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Guilt.</w:t>
      </w:r>
    </w:p>
    <w:p w:rsidR="00000000" w:rsidDel="00000000" w:rsidP="00000000" w:rsidRDefault="00000000" w:rsidRPr="00000000" w14:paraId="00001112">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Relief.</w:t>
      </w:r>
    </w:p>
    <w:p w:rsidR="00000000" w:rsidDel="00000000" w:rsidP="00000000" w:rsidRDefault="00000000" w:rsidRPr="00000000" w14:paraId="00001113">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Both equally heavy.</w:t>
      </w:r>
    </w:p>
    <w:p w:rsidR="00000000" w:rsidDel="00000000" w:rsidP="00000000" w:rsidRDefault="00000000" w:rsidRPr="00000000" w14:paraId="00001114">
      <w:pPr>
        <w:spacing w:after="240" w:before="240" w:line="276"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(A long beat.)</w:t>
      </w:r>
    </w:p>
    <w:p w:rsidR="00000000" w:rsidDel="00000000" w:rsidP="00000000" w:rsidRDefault="00000000" w:rsidRPr="00000000" w14:paraId="00001115">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reaches for her phone.</w:t>
      </w:r>
    </w:p>
    <w:p w:rsidR="00000000" w:rsidDel="00000000" w:rsidP="00000000" w:rsidRDefault="00000000" w:rsidRPr="00000000" w14:paraId="00001116">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Her thumb moves on its own.</w:t>
      </w:r>
    </w:p>
    <w:p w:rsidR="00000000" w:rsidDel="00000000" w:rsidP="00000000" w:rsidRDefault="00000000" w:rsidRPr="00000000" w14:paraId="00001117">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Scrolling.</w:t>
      </w:r>
    </w:p>
    <w:p w:rsidR="00000000" w:rsidDel="00000000" w:rsidP="00000000" w:rsidRDefault="00000000" w:rsidRPr="00000000" w14:paraId="00001118">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Not really reading.</w:t>
      </w:r>
    </w:p>
    <w:p w:rsidR="00000000" w:rsidDel="00000000" w:rsidP="00000000" w:rsidRDefault="00000000" w:rsidRPr="00000000" w14:paraId="00001119">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Just... moving.</w:t>
      </w:r>
    </w:p>
    <w:p w:rsidR="00000000" w:rsidDel="00000000" w:rsidP="00000000" w:rsidRDefault="00000000" w:rsidRPr="00000000" w14:paraId="0000111A">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Anything to drown out the noise in her head.</w:t>
      </w:r>
    </w:p>
    <w:p w:rsidR="00000000" w:rsidDel="00000000" w:rsidP="00000000" w:rsidRDefault="00000000" w:rsidRPr="00000000" w14:paraId="0000111B">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room stays dim.</w:t>
      </w:r>
    </w:p>
    <w:p w:rsidR="00000000" w:rsidDel="00000000" w:rsidP="00000000" w:rsidRDefault="00000000" w:rsidRPr="00000000" w14:paraId="0000111C">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Only the glow of her screen moves.</w:t>
      </w:r>
    </w:p>
    <w:p w:rsidR="00000000" w:rsidDel="00000000" w:rsidP="00000000" w:rsidRDefault="00000000" w:rsidRPr="00000000" w14:paraId="0000111D">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camera slowly pushes toward MAYA.</w:t>
      </w:r>
    </w:p>
    <w:p w:rsidR="00000000" w:rsidDel="00000000" w:rsidP="00000000" w:rsidRDefault="00000000" w:rsidRPr="00000000" w14:paraId="0000111E">
      <w:pPr>
        <w:spacing w:after="240" w:before="240" w:line="276"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Her breathing becomes the only audible sound.</w:t>
        <w:br w:type="textWrapping"/>
      </w:r>
    </w:p>
    <w:p w:rsidR="00000000" w:rsidDel="00000000" w:rsidP="00000000" w:rsidRDefault="00000000" w:rsidRPr="00000000" w14:paraId="0000111F">
      <w:pPr>
        <w:spacing w:after="240" w:before="240" w:line="276" w:lineRule="auto"/>
        <w:rPr>
          <w:rFonts w:ascii="Courier" w:cs="Courier" w:eastAsia="Courier" w:hAnsi="Courier"/>
          <w:color w:val="b45f06"/>
          <w:sz w:val="24"/>
          <w:szCs w:val="24"/>
        </w:rPr>
      </w:pPr>
      <w:r w:rsidDel="00000000" w:rsidR="00000000" w:rsidRPr="00000000">
        <w:rPr>
          <w:rtl w:val="0"/>
        </w:rPr>
      </w:r>
    </w:p>
    <w:p w:rsidR="00000000" w:rsidDel="00000000" w:rsidP="00000000" w:rsidRDefault="00000000" w:rsidRPr="00000000" w14:paraId="00001120">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121">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PERSPECTIVE SHIFT: JENNIFER ILAGAN</w:t>
      </w:r>
    </w:p>
    <w:p w:rsidR="00000000" w:rsidDel="00000000" w:rsidP="00000000" w:rsidRDefault="00000000" w:rsidRPr="00000000" w14:paraId="00001122">
      <w:pPr>
        <w:pStyle w:val="Heading3"/>
        <w:keepNext w:val="0"/>
        <w:keepLines w:val="0"/>
        <w:spacing w:before="280" w:lineRule="auto"/>
        <w:rPr>
          <w:rFonts w:ascii="Courier" w:cs="Courier" w:eastAsia="Courier" w:hAnsi="Courier"/>
          <w:b w:val="1"/>
          <w:bCs w:val="1"/>
          <w:color w:val="000000"/>
          <w:sz w:val="26"/>
          <w:szCs w:val="26"/>
        </w:rPr>
      </w:pPr>
      <w:bookmarkStart w:colFirst="0" w:colLast="0" w:name="_ba6u36palxuh" w:id="113"/>
      <w:bookmarkEnd w:id="113"/>
      <w:r w:rsidDel="00000000" w:rsidR="00000000" w:rsidRPr="00000000">
        <w:rPr>
          <w:rtl w:val="0"/>
        </w:rPr>
      </w:r>
    </w:p>
    <w:p w:rsidR="00000000" w:rsidDel="00000000" w:rsidP="00000000" w:rsidRDefault="00000000" w:rsidRPr="00000000" w14:paraId="00001123">
      <w:pPr>
        <w:spacing w:after="240" w:before="240" w:lineRule="auto"/>
        <w:rPr>
          <w:rFonts w:ascii="Courier" w:cs="Courier" w:eastAsia="Courier" w:hAnsi="Courier"/>
          <w:b w:val="1"/>
          <w:bCs w:val="1"/>
          <w:sz w:val="26"/>
          <w:szCs w:val="26"/>
        </w:rPr>
      </w:pPr>
      <w:r w:rsidDel="00000000" w:rsidR="00000000" w:rsidRPr="00000000">
        <w:rPr>
          <w:rFonts w:ascii="Courier" w:cs="Courier" w:eastAsia="Courier" w:hAnsi="Courier"/>
          <w:b w:val="1"/>
          <w:bCs w:val="1"/>
          <w:sz w:val="26"/>
          <w:szCs w:val="26"/>
          <w:rtl w:val="0"/>
        </w:rPr>
        <w:t xml:space="preserve">INT. ILAGAN HOUSE - DINING ROOM - CONTINUOUS</w:t>
      </w:r>
    </w:p>
    <w:p w:rsidR="00000000" w:rsidDel="00000000" w:rsidP="00000000" w:rsidRDefault="00000000" w:rsidRPr="00000000" w14:paraId="0000112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room remains silent after MAYA rushes upstairs.</w:t>
      </w:r>
    </w:p>
    <w:p w:rsidR="00000000" w:rsidDel="00000000" w:rsidP="00000000" w:rsidRDefault="00000000" w:rsidRPr="00000000" w14:paraId="0000112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echo of her bedroom door closing lingers throughout the house.</w:t>
      </w:r>
    </w:p>
    <w:p w:rsidR="00000000" w:rsidDel="00000000" w:rsidP="00000000" w:rsidRDefault="00000000" w:rsidRPr="00000000" w14:paraId="0000112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remains frozen in her seat.</w:t>
      </w:r>
    </w:p>
    <w:p w:rsidR="00000000" w:rsidDel="00000000" w:rsidP="00000000" w:rsidRDefault="00000000" w:rsidRPr="00000000" w14:paraId="0000112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stay fixed on the sketchbook resting in front of her.</w:t>
      </w:r>
    </w:p>
    <w:p w:rsidR="00000000" w:rsidDel="00000000" w:rsidP="00000000" w:rsidRDefault="00000000" w:rsidRPr="00000000" w14:paraId="0000112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quietly exhales and leans back in his chair.</w:t>
      </w:r>
    </w:p>
    <w:p w:rsidR="00000000" w:rsidDel="00000000" w:rsidP="00000000" w:rsidRDefault="00000000" w:rsidRPr="00000000" w14:paraId="0000112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Neither of them speaks.</w:t>
      </w:r>
    </w:p>
    <w:p w:rsidR="00000000" w:rsidDel="00000000" w:rsidP="00000000" w:rsidRDefault="00000000" w:rsidRPr="00000000" w14:paraId="0000112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the first time in years...</w:t>
      </w:r>
    </w:p>
    <w:p w:rsidR="00000000" w:rsidDel="00000000" w:rsidP="00000000" w:rsidRDefault="00000000" w:rsidRPr="00000000" w14:paraId="0000112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They don't know what to say.</w:t>
      </w:r>
    </w:p>
    <w:p w:rsidR="00000000" w:rsidDel="00000000" w:rsidP="00000000" w:rsidRDefault="00000000" w:rsidRPr="00000000" w14:paraId="0000112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gently closes the sketchbook.</w:t>
      </w:r>
    </w:p>
    <w:p w:rsidR="00000000" w:rsidDel="00000000" w:rsidP="00000000" w:rsidRDefault="00000000" w:rsidRPr="00000000" w14:paraId="0000112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looks toward the hallway leading to MAYA's room.</w:t>
      </w:r>
    </w:p>
    <w:p w:rsidR="00000000" w:rsidDel="00000000" w:rsidP="00000000" w:rsidRDefault="00000000" w:rsidRPr="00000000" w14:paraId="0000112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back at JENNIFER.</w:t>
      </w:r>
    </w:p>
    <w:p w:rsidR="00000000" w:rsidDel="00000000" w:rsidP="00000000" w:rsidRDefault="00000000" w:rsidRPr="00000000" w14:paraId="0000112F">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13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113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natin napansin.</w:t>
      </w:r>
    </w:p>
    <w:p w:rsidR="00000000" w:rsidDel="00000000" w:rsidP="00000000" w:rsidRDefault="00000000" w:rsidRPr="00000000" w14:paraId="0000113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doesn't answer.)</w:t>
      </w:r>
    </w:p>
    <w:p w:rsidR="00000000" w:rsidDel="00000000" w:rsidP="00000000" w:rsidRDefault="00000000" w:rsidRPr="00000000" w14:paraId="0000113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continues staring at the sketchbook.</w:t>
      </w:r>
    </w:p>
    <w:p w:rsidR="00000000" w:rsidDel="00000000" w:rsidP="00000000" w:rsidRDefault="00000000" w:rsidRPr="00000000" w14:paraId="0000113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Almost as if she's seeing it for the first time.</w:t>
      </w:r>
    </w:p>
    <w:p w:rsidR="00000000" w:rsidDel="00000000" w:rsidP="00000000" w:rsidRDefault="00000000" w:rsidRPr="00000000" w14:paraId="00001135">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 (CONT'D)</w:t>
      </w:r>
    </w:p>
    <w:p w:rsidR="00000000" w:rsidDel="00000000" w:rsidP="00000000" w:rsidRDefault="00000000" w:rsidRPr="00000000" w14:paraId="0000113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Mukhang matagal na niya 'tong dinadala.</w:t>
      </w:r>
    </w:p>
    <w:p w:rsidR="00000000" w:rsidDel="00000000" w:rsidP="00000000" w:rsidRDefault="00000000" w:rsidRPr="00000000" w14:paraId="0000113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finally looks at RICARDO.)</w:t>
      </w:r>
    </w:p>
    <w:p w:rsidR="00000000" w:rsidDel="00000000" w:rsidP="00000000" w:rsidRDefault="00000000" w:rsidRPr="00000000" w14:paraId="0000113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voice is barely above a whisper.</w:t>
      </w:r>
    </w:p>
    <w:p w:rsidR="00000000" w:rsidDel="00000000" w:rsidP="00000000" w:rsidRDefault="00000000" w:rsidRPr="00000000" w14:paraId="00001139">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13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Bakit...</w:t>
      </w:r>
    </w:p>
    <w:p w:rsidR="00000000" w:rsidDel="00000000" w:rsidP="00000000" w:rsidRDefault="00000000" w:rsidRPr="00000000" w14:paraId="0000113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Bakit hindi niya sinabi?</w:t>
      </w:r>
    </w:p>
    <w:p w:rsidR="00000000" w:rsidDel="00000000" w:rsidP="00000000" w:rsidRDefault="00000000" w:rsidRPr="00000000" w14:paraId="0000113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sighs.)</w:t>
      </w:r>
    </w:p>
    <w:p w:rsidR="00000000" w:rsidDel="00000000" w:rsidP="00000000" w:rsidRDefault="00000000" w:rsidRPr="00000000" w14:paraId="0000113D">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13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Baka natakot.</w:t>
      </w:r>
    </w:p>
    <w:p w:rsidR="00000000" w:rsidDel="00000000" w:rsidP="00000000" w:rsidRDefault="00000000" w:rsidRPr="00000000" w14:paraId="0000113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lets out a small, disbelieving laugh.)</w:t>
      </w:r>
    </w:p>
    <w:p w:rsidR="00000000" w:rsidDel="00000000" w:rsidP="00000000" w:rsidRDefault="00000000" w:rsidRPr="00000000" w14:paraId="0000114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out of amusement.</w:t>
      </w:r>
    </w:p>
    <w:p w:rsidR="00000000" w:rsidDel="00000000" w:rsidP="00000000" w:rsidRDefault="00000000" w:rsidRPr="00000000" w14:paraId="0000114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Out of frustration.</w:t>
      </w:r>
    </w:p>
    <w:p w:rsidR="00000000" w:rsidDel="00000000" w:rsidP="00000000" w:rsidRDefault="00000000" w:rsidRPr="00000000" w14:paraId="00001142">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14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Natakot...</w:t>
      </w:r>
    </w:p>
    <w:p w:rsidR="00000000" w:rsidDel="00000000" w:rsidP="00000000" w:rsidRDefault="00000000" w:rsidRPr="00000000" w14:paraId="0000114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sa atin?</w:t>
      </w:r>
    </w:p>
    <w:p w:rsidR="00000000" w:rsidDel="00000000" w:rsidP="00000000" w:rsidRDefault="00000000" w:rsidRPr="00000000" w14:paraId="0000114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doesn't answer immediately.)</w:t>
      </w:r>
    </w:p>
    <w:p w:rsidR="00000000" w:rsidDel="00000000" w:rsidP="00000000" w:rsidRDefault="00000000" w:rsidRPr="00000000" w14:paraId="0000114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Instead...</w:t>
      </w:r>
    </w:p>
    <w:p w:rsidR="00000000" w:rsidDel="00000000" w:rsidP="00000000" w:rsidRDefault="00000000" w:rsidRPr="00000000" w14:paraId="0000114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quietly nods.</w:t>
      </w:r>
    </w:p>
    <w:p w:rsidR="00000000" w:rsidDel="00000000" w:rsidP="00000000" w:rsidRDefault="00000000" w:rsidRPr="00000000" w14:paraId="0000114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looks away.</w:t>
      </w:r>
    </w:p>
    <w:p w:rsidR="00000000" w:rsidDel="00000000" w:rsidP="00000000" w:rsidRDefault="00000000" w:rsidRPr="00000000" w14:paraId="0000114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His answer hurts more than she expected.</w:t>
      </w:r>
    </w:p>
    <w:p w:rsidR="00000000" w:rsidDel="00000000" w:rsidP="00000000" w:rsidRDefault="00000000" w:rsidRPr="00000000" w14:paraId="0000114A">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14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Lahat ng ginagawa ko...</w:t>
      </w:r>
    </w:p>
    <w:p w:rsidR="00000000" w:rsidDel="00000000" w:rsidP="00000000" w:rsidRDefault="00000000" w:rsidRPr="00000000" w14:paraId="0000114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para sa kaniya.</w:t>
      </w:r>
    </w:p>
    <w:p w:rsidR="00000000" w:rsidDel="00000000" w:rsidP="00000000" w:rsidRDefault="00000000" w:rsidRPr="00000000" w14:paraId="0000114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Para maging okay ang future niya.</w:t>
      </w:r>
    </w:p>
    <w:p w:rsidR="00000000" w:rsidDel="00000000" w:rsidP="00000000" w:rsidRDefault="00000000" w:rsidRPr="00000000" w14:paraId="0000114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Para hindi siya mahirapan.</w:t>
      </w:r>
    </w:p>
    <w:p w:rsidR="00000000" w:rsidDel="00000000" w:rsidP="00000000" w:rsidRDefault="00000000" w:rsidRPr="00000000" w14:paraId="0000114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(Pause.)</w:t>
      </w:r>
    </w:p>
    <w:p w:rsidR="00000000" w:rsidDel="00000000" w:rsidP="00000000" w:rsidRDefault="00000000" w:rsidRPr="00000000" w14:paraId="0000115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Mali ba 'yon?</w:t>
      </w:r>
    </w:p>
    <w:p w:rsidR="00000000" w:rsidDel="00000000" w:rsidP="00000000" w:rsidRDefault="00000000" w:rsidRPr="00000000" w14:paraId="0000115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studies her.)</w:t>
      </w:r>
    </w:p>
    <w:p w:rsidR="00000000" w:rsidDel="00000000" w:rsidP="00000000" w:rsidRDefault="00000000" w:rsidRPr="00000000" w14:paraId="0000115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knows she isn't asking him.</w:t>
      </w:r>
    </w:p>
    <w:p w:rsidR="00000000" w:rsidDel="00000000" w:rsidP="00000000" w:rsidRDefault="00000000" w:rsidRPr="00000000" w14:paraId="0000115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She's asking herself.</w:t>
      </w:r>
    </w:p>
    <w:p w:rsidR="00000000" w:rsidDel="00000000" w:rsidP="00000000" w:rsidRDefault="00000000" w:rsidRPr="00000000" w14:paraId="00001154">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15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mali ang gusto mong mangyari.</w:t>
      </w:r>
    </w:p>
    <w:p w:rsidR="00000000" w:rsidDel="00000000" w:rsidP="00000000" w:rsidRDefault="00000000" w:rsidRPr="00000000" w14:paraId="0000115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(Pause.)</w:t>
      </w:r>
    </w:p>
    <w:p w:rsidR="00000000" w:rsidDel="00000000" w:rsidP="00000000" w:rsidRDefault="00000000" w:rsidRPr="00000000" w14:paraId="0000115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Pero...</w:t>
      </w:r>
    </w:p>
    <w:p w:rsidR="00000000" w:rsidDel="00000000" w:rsidP="00000000" w:rsidRDefault="00000000" w:rsidRPr="00000000" w14:paraId="0000115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baka mali na 'yung paraan.</w:t>
      </w:r>
    </w:p>
    <w:p w:rsidR="00000000" w:rsidDel="00000000" w:rsidP="00000000" w:rsidRDefault="00000000" w:rsidRPr="00000000" w14:paraId="0000115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lowers her head.)</w:t>
      </w:r>
    </w:p>
    <w:p w:rsidR="00000000" w:rsidDel="00000000" w:rsidP="00000000" w:rsidRDefault="00000000" w:rsidRPr="00000000" w14:paraId="0000115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hands tighten around the edge of the table.)</w:t>
      </w:r>
    </w:p>
    <w:p w:rsidR="00000000" w:rsidDel="00000000" w:rsidP="00000000" w:rsidRDefault="00000000" w:rsidRPr="00000000" w14:paraId="0000115B">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15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was just trying to protect her.</w:t>
      </w:r>
    </w:p>
    <w:p w:rsidR="00000000" w:rsidDel="00000000" w:rsidP="00000000" w:rsidRDefault="00000000" w:rsidRPr="00000000" w14:paraId="0000115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(RICARDO's expression softens.)</w:t>
      </w:r>
    </w:p>
    <w:p w:rsidR="00000000" w:rsidDel="00000000" w:rsidP="00000000" w:rsidRDefault="00000000" w:rsidRPr="00000000" w14:paraId="0000115E">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15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Alam ko.</w:t>
      </w:r>
    </w:p>
    <w:p w:rsidR="00000000" w:rsidDel="00000000" w:rsidP="00000000" w:rsidRDefault="00000000" w:rsidRPr="00000000" w14:paraId="0000116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takes a shaky breath.)</w:t>
      </w:r>
    </w:p>
    <w:p w:rsidR="00000000" w:rsidDel="00000000" w:rsidP="00000000" w:rsidRDefault="00000000" w:rsidRPr="00000000" w14:paraId="00001161">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16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No'ng sinabi niyang...</w:t>
      </w:r>
    </w:p>
    <w:p w:rsidR="00000000" w:rsidDel="00000000" w:rsidP="00000000" w:rsidRDefault="00000000" w:rsidRPr="00000000" w14:paraId="0000116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niya gusto 'yung course...</w:t>
      </w:r>
    </w:p>
    <w:p w:rsidR="00000000" w:rsidDel="00000000" w:rsidP="00000000" w:rsidRDefault="00000000" w:rsidRPr="00000000" w14:paraId="0000116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Parang...</w:t>
      </w:r>
    </w:p>
    <w:p w:rsidR="00000000" w:rsidDel="00000000" w:rsidP="00000000" w:rsidRDefault="00000000" w:rsidRPr="00000000" w14:paraId="0000116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ko siya kilala.</w:t>
      </w:r>
    </w:p>
    <w:p w:rsidR="00000000" w:rsidDel="00000000" w:rsidP="00000000" w:rsidRDefault="00000000" w:rsidRPr="00000000" w14:paraId="0000116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quietly nods.)</w:t>
      </w:r>
    </w:p>
    <w:p w:rsidR="00000000" w:rsidDel="00000000" w:rsidP="00000000" w:rsidRDefault="00000000" w:rsidRPr="00000000" w14:paraId="00001167">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16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Baka...</w:t>
      </w:r>
    </w:p>
    <w:p w:rsidR="00000000" w:rsidDel="00000000" w:rsidP="00000000" w:rsidRDefault="00000000" w:rsidRPr="00000000" w14:paraId="0000116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matagal na niyang sinusubukang sabihin.</w:t>
      </w:r>
    </w:p>
    <w:p w:rsidR="00000000" w:rsidDel="00000000" w:rsidP="00000000" w:rsidRDefault="00000000" w:rsidRPr="00000000" w14:paraId="0000116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lang natin narinig.</w:t>
      </w:r>
    </w:p>
    <w:p w:rsidR="00000000" w:rsidDel="00000000" w:rsidP="00000000" w:rsidRDefault="00000000" w:rsidRPr="00000000" w14:paraId="0000116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words linger.)</w:t>
      </w:r>
    </w:p>
    <w:p w:rsidR="00000000" w:rsidDel="00000000" w:rsidP="00000000" w:rsidRDefault="00000000" w:rsidRPr="00000000" w14:paraId="0000116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blinks rapidly.</w:t>
      </w:r>
    </w:p>
    <w:p w:rsidR="00000000" w:rsidDel="00000000" w:rsidP="00000000" w:rsidRDefault="00000000" w:rsidRPr="00000000" w14:paraId="0000116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Trying to keep herself together.</w:t>
      </w:r>
    </w:p>
    <w:p w:rsidR="00000000" w:rsidDel="00000000" w:rsidP="00000000" w:rsidRDefault="00000000" w:rsidRPr="00000000" w14:paraId="0000116E">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16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Akala ko...</w:t>
      </w:r>
    </w:p>
    <w:p w:rsidR="00000000" w:rsidDel="00000000" w:rsidP="00000000" w:rsidRDefault="00000000" w:rsidRPr="00000000" w14:paraId="0000117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was doing everything right.</w:t>
      </w:r>
    </w:p>
    <w:p w:rsidR="00000000" w:rsidDel="00000000" w:rsidP="00000000" w:rsidRDefault="00000000" w:rsidRPr="00000000" w14:paraId="0000117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gently reaches across the table.)</w:t>
      </w:r>
    </w:p>
    <w:p w:rsidR="00000000" w:rsidDel="00000000" w:rsidP="00000000" w:rsidRDefault="00000000" w:rsidRPr="00000000" w14:paraId="0000117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places a comforting hand over hers.)</w:t>
      </w:r>
    </w:p>
    <w:p w:rsidR="00000000" w:rsidDel="00000000" w:rsidP="00000000" w:rsidRDefault="00000000" w:rsidRPr="00000000" w14:paraId="00001173">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17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w:t>
      </w:r>
    </w:p>
    <w:p w:rsidR="00000000" w:rsidDel="00000000" w:rsidP="00000000" w:rsidRDefault="00000000" w:rsidRPr="00000000" w14:paraId="0000117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Nobody teaches us how to become parents.</w:t>
      </w:r>
    </w:p>
    <w:p w:rsidR="00000000" w:rsidDel="00000000" w:rsidP="00000000" w:rsidRDefault="00000000" w:rsidRPr="00000000" w14:paraId="0000117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We're learning too.</w:t>
      </w:r>
    </w:p>
    <w:p w:rsidR="00000000" w:rsidDel="00000000" w:rsidP="00000000" w:rsidRDefault="00000000" w:rsidRPr="00000000" w14:paraId="0000117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Every day.</w:t>
      </w:r>
    </w:p>
    <w:p w:rsidR="00000000" w:rsidDel="00000000" w:rsidP="00000000" w:rsidRDefault="00000000" w:rsidRPr="00000000" w14:paraId="0000117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slowly nods.)</w:t>
      </w:r>
    </w:p>
    <w:p w:rsidR="00000000" w:rsidDel="00000000" w:rsidP="00000000" w:rsidRDefault="00000000" w:rsidRPr="00000000" w14:paraId="0000117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the reassurance doesn't erase the guilt settling inside her.</w:t>
      </w:r>
    </w:p>
    <w:p w:rsidR="00000000" w:rsidDel="00000000" w:rsidP="00000000" w:rsidRDefault="00000000" w:rsidRPr="00000000" w14:paraId="0000117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glances back at the sketchbook.)</w:t>
      </w:r>
    </w:p>
    <w:p w:rsidR="00000000" w:rsidDel="00000000" w:rsidP="00000000" w:rsidRDefault="00000000" w:rsidRPr="00000000" w14:paraId="0000117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fingers carefully brush over its worn cover.</w:t>
      </w:r>
    </w:p>
    <w:p w:rsidR="00000000" w:rsidDel="00000000" w:rsidP="00000000" w:rsidRDefault="00000000" w:rsidRPr="00000000" w14:paraId="0000117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edges are faded.</w:t>
      </w:r>
    </w:p>
    <w:p w:rsidR="00000000" w:rsidDel="00000000" w:rsidP="00000000" w:rsidRDefault="00000000" w:rsidRPr="00000000" w14:paraId="0000117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pages have begun to curl.</w:t>
      </w:r>
    </w:p>
    <w:p w:rsidR="00000000" w:rsidDel="00000000" w:rsidP="00000000" w:rsidRDefault="00000000" w:rsidRPr="00000000" w14:paraId="0000117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It's obvious...</w:t>
      </w:r>
    </w:p>
    <w:p w:rsidR="00000000" w:rsidDel="00000000" w:rsidP="00000000" w:rsidRDefault="00000000" w:rsidRPr="00000000" w14:paraId="0000117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This wasn't something MAYA started yesterday.</w:t>
      </w:r>
    </w:p>
    <w:p w:rsidR="00000000" w:rsidDel="00000000" w:rsidP="00000000" w:rsidRDefault="00000000" w:rsidRPr="00000000" w14:paraId="0000118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This had been hidden for a long time.</w:t>
      </w:r>
    </w:p>
    <w:p w:rsidR="00000000" w:rsidDel="00000000" w:rsidP="00000000" w:rsidRDefault="00000000" w:rsidRPr="00000000" w14:paraId="0000118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slowly stands.)</w:t>
      </w:r>
    </w:p>
    <w:p w:rsidR="00000000" w:rsidDel="00000000" w:rsidP="00000000" w:rsidRDefault="00000000" w:rsidRPr="00000000" w14:paraId="00001182">
      <w:pPr>
        <w:spacing w:after="240" w:before="240" w:lineRule="auto"/>
        <w:jc w:val="center"/>
        <w:rPr>
          <w:rFonts w:ascii="Courier" w:cs="Courier" w:eastAsia="Courier" w:hAnsi="Courier"/>
          <w:color w:val="e69138"/>
          <w:sz w:val="24"/>
          <w:szCs w:val="24"/>
        </w:rPr>
      </w:pPr>
      <w:commentRangeStart w:id="11"/>
      <w:r w:rsidDel="00000000" w:rsidR="00000000" w:rsidRPr="00000000">
        <w:rPr>
          <w:rFonts w:ascii="Courier" w:cs="Courier" w:eastAsia="Courier" w:hAnsi="Courier"/>
          <w:color w:val="e69138"/>
          <w:sz w:val="24"/>
          <w:szCs w:val="24"/>
          <w:rtl w:val="0"/>
        </w:rPr>
        <w:t xml:space="preserve">(But slumps right back down to her chair)</w:t>
      </w:r>
    </w:p>
    <w:p w:rsidR="00000000" w:rsidDel="00000000" w:rsidP="00000000" w:rsidRDefault="00000000" w:rsidRPr="00000000" w14:paraId="00001183">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RICARDO</w:t>
      </w:r>
    </w:p>
    <w:p w:rsidR="00000000" w:rsidDel="00000000" w:rsidP="00000000" w:rsidRDefault="00000000" w:rsidRPr="00000000" w14:paraId="00001184">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Ano nararamdam mo?</w:t>
      </w:r>
    </w:p>
    <w:p w:rsidR="00000000" w:rsidDel="00000000" w:rsidP="00000000" w:rsidRDefault="00000000" w:rsidRPr="00000000" w14:paraId="00001185">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JENNIFER</w:t>
      </w:r>
      <w:r w:rsidDel="00000000" w:rsidR="00000000" w:rsidRPr="00000000">
        <w:rPr>
          <w:rtl w:val="0"/>
        </w:rPr>
      </w:r>
    </w:p>
    <w:p w:rsidR="00000000" w:rsidDel="00000000" w:rsidP="00000000" w:rsidRDefault="00000000" w:rsidRPr="00000000" w14:paraId="00001186">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Gusto ko lang naman…iproteka si Maya sa mga desisyon sa buhay na alam ko na mahahamak sakanya…This? I know how choosing art will play out for her.</w:t>
      </w:r>
    </w:p>
    <w:p w:rsidR="00000000" w:rsidDel="00000000" w:rsidP="00000000" w:rsidRDefault="00000000" w:rsidRPr="00000000" w14:paraId="00001187">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(Jennifer rubs her temples together)</w:t>
      </w:r>
    </w:p>
    <w:p w:rsidR="00000000" w:rsidDel="00000000" w:rsidP="00000000" w:rsidRDefault="00000000" w:rsidRPr="00000000" w14:paraId="00001188">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JENNIFER</w:t>
      </w:r>
    </w:p>
    <w:p w:rsidR="00000000" w:rsidDel="00000000" w:rsidP="00000000" w:rsidRDefault="00000000" w:rsidRPr="00000000" w14:paraId="00001189">
      <w:pPr>
        <w:spacing w:after="240" w:before="240" w:lineRule="auto"/>
        <w:jc w:val="center"/>
        <w:rPr>
          <w:rFonts w:ascii="Courier" w:cs="Courier" w:eastAsia="Courier" w:hAnsi="Courier"/>
          <w:color w:val="e69138"/>
          <w:sz w:val="26"/>
          <w:szCs w:val="26"/>
        </w:rPr>
      </w:pPr>
      <w:r w:rsidDel="00000000" w:rsidR="00000000" w:rsidRPr="00000000">
        <w:rPr>
          <w:rFonts w:ascii="Courier" w:cs="Courier" w:eastAsia="Courier" w:hAnsi="Courier"/>
          <w:color w:val="e69138"/>
          <w:sz w:val="24"/>
          <w:szCs w:val="24"/>
          <w:rtl w:val="0"/>
        </w:rPr>
        <w:t xml:space="preserve">It’s not like I'm intentionally trying to be the bad guy in her life Riccardo…pero </w:t>
      </w:r>
      <w:r w:rsidDel="00000000" w:rsidR="00000000" w:rsidRPr="00000000">
        <w:rPr>
          <w:rFonts w:ascii="Courier" w:cs="Courier" w:eastAsia="Courier" w:hAnsi="Courier"/>
          <w:color w:val="e69138"/>
          <w:sz w:val="25"/>
          <w:szCs w:val="25"/>
          <w:rtl w:val="0"/>
        </w:rPr>
        <w:t xml:space="preserve">natatakot rin ako para sa future ni Maya, gusto ko lang naman maliwanag ang kinabukasan ng anak natin, diba?</w:t>
      </w:r>
      <w:r w:rsidDel="00000000" w:rsidR="00000000" w:rsidRPr="00000000">
        <w:rPr>
          <w:rFonts w:ascii="Courier" w:cs="Courier" w:eastAsia="Courier" w:hAnsi="Courier"/>
          <w:color w:val="e69138"/>
          <w:sz w:val="26"/>
          <w:szCs w:val="26"/>
          <w:rtl w:val="0"/>
        </w:rPr>
        <w:t xml:space="preserve">  </w:t>
      </w:r>
    </w:p>
    <w:p w:rsidR="00000000" w:rsidDel="00000000" w:rsidP="00000000" w:rsidRDefault="00000000" w:rsidRPr="00000000" w14:paraId="0000118A">
      <w:pPr>
        <w:spacing w:after="240" w:before="240" w:lineRule="auto"/>
        <w:jc w:val="center"/>
        <w:rPr>
          <w:rFonts w:ascii="Courier" w:cs="Courier" w:eastAsia="Courier" w:hAnsi="Courier"/>
          <w:color w:val="e69138"/>
          <w:sz w:val="26"/>
          <w:szCs w:val="26"/>
        </w:rPr>
      </w:pPr>
      <w:r w:rsidDel="00000000" w:rsidR="00000000" w:rsidRPr="00000000">
        <w:rPr>
          <w:rtl w:val="0"/>
        </w:rPr>
      </w:r>
    </w:p>
    <w:p w:rsidR="00000000" w:rsidDel="00000000" w:rsidP="00000000" w:rsidRDefault="00000000" w:rsidRPr="00000000" w14:paraId="0000118B">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(RICARDO nods.)</w:t>
      </w:r>
    </w:p>
    <w:p w:rsidR="00000000" w:rsidDel="00000000" w:rsidP="00000000" w:rsidRDefault="00000000" w:rsidRPr="00000000" w14:paraId="0000118C">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RICARDO</w:t>
      </w:r>
    </w:p>
    <w:p w:rsidR="00000000" w:rsidDel="00000000" w:rsidP="00000000" w:rsidRDefault="00000000" w:rsidRPr="00000000" w14:paraId="0000118D">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Love, I think we know na your’e doing this for Maya, but we should at least let Maya do this for herself…she needs space as well pero kakayanin nya toh.</w:t>
      </w:r>
    </w:p>
    <w:p w:rsidR="00000000" w:rsidDel="00000000" w:rsidP="00000000" w:rsidRDefault="00000000" w:rsidRPr="00000000" w14:paraId="0000118E">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(JENNIFER thinks it through but she shakes her head)</w:t>
      </w:r>
    </w:p>
    <w:p w:rsidR="00000000" w:rsidDel="00000000" w:rsidP="00000000" w:rsidRDefault="00000000" w:rsidRPr="00000000" w14:paraId="0000118F">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JENNIFER</w:t>
      </w:r>
    </w:p>
    <w:p w:rsidR="00000000" w:rsidDel="00000000" w:rsidP="00000000" w:rsidRDefault="00000000" w:rsidRPr="00000000" w14:paraId="00001190">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It would be easier to believe that if she doesn’t push us every time we let her get away with it after giving her the space she needs. Pero indi eh.</w:t>
      </w:r>
    </w:p>
    <w:p w:rsidR="00000000" w:rsidDel="00000000" w:rsidP="00000000" w:rsidRDefault="00000000" w:rsidRPr="00000000" w14:paraId="00001191">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He doesn't disagree with her.</w:t>
      </w:r>
    </w:p>
    <w:p w:rsidR="00000000" w:rsidDel="00000000" w:rsidP="00000000" w:rsidRDefault="00000000" w:rsidRPr="00000000" w14:paraId="00001192">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Ricardo knows that what’s happening is slowly disconnecting everyone from his family. </w:t>
      </w:r>
    </w:p>
    <w:p w:rsidR="00000000" w:rsidDel="00000000" w:rsidP="00000000" w:rsidRDefault="00000000" w:rsidRPr="00000000" w14:paraId="00001193">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He knows that trying to talk things out with their child is an uncertainty in itself.</w:t>
      </w:r>
    </w:p>
    <w:p w:rsidR="00000000" w:rsidDel="00000000" w:rsidP="00000000" w:rsidRDefault="00000000" w:rsidRPr="00000000" w14:paraId="00001194">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JENNIFER sighs and quietly walks toward the hallway.</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1195">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196">
      <w:pPr>
        <w:pStyle w:val="Heading3"/>
        <w:keepNext w:val="0"/>
        <w:keepLines w:val="0"/>
        <w:spacing w:before="280" w:lineRule="auto"/>
        <w:rPr>
          <w:rFonts w:ascii="Courier" w:cs="Courier" w:eastAsia="Courier" w:hAnsi="Courier"/>
          <w:b w:val="1"/>
          <w:bCs w:val="1"/>
          <w:color w:val="000000"/>
          <w:sz w:val="26"/>
          <w:szCs w:val="26"/>
        </w:rPr>
      </w:pPr>
      <w:bookmarkStart w:colFirst="0" w:colLast="0" w:name="_etaz8qhk76k5" w:id="114"/>
      <w:bookmarkEnd w:id="114"/>
      <w:r w:rsidDel="00000000" w:rsidR="00000000" w:rsidRPr="00000000">
        <w:rPr>
          <w:rFonts w:ascii="Courier" w:cs="Courier" w:eastAsia="Courier" w:hAnsi="Courier"/>
          <w:b w:val="1"/>
          <w:bCs w:val="1"/>
          <w:color w:val="000000"/>
          <w:sz w:val="26"/>
          <w:szCs w:val="26"/>
          <w:rtl w:val="0"/>
        </w:rPr>
        <w:t xml:space="preserve">INT. ILAGAN HOUSE - HALLWAY - CONTINUOUS</w:t>
      </w:r>
    </w:p>
    <w:p w:rsidR="00000000" w:rsidDel="00000000" w:rsidP="00000000" w:rsidRDefault="00000000" w:rsidRPr="00000000" w14:paraId="0000119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hallway is dimly lit.</w:t>
      </w:r>
    </w:p>
    <w:p w:rsidR="00000000" w:rsidDel="00000000" w:rsidP="00000000" w:rsidRDefault="00000000" w:rsidRPr="00000000" w14:paraId="0000119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Family photographs decorate the walls.</w:t>
      </w:r>
    </w:p>
    <w:p w:rsidR="00000000" w:rsidDel="00000000" w:rsidP="00000000" w:rsidRDefault="00000000" w:rsidRPr="00000000" w14:paraId="0000119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One catches JENNIFER's attention.</w:t>
      </w:r>
    </w:p>
    <w:p w:rsidR="00000000" w:rsidDel="00000000" w:rsidP="00000000" w:rsidRDefault="00000000" w:rsidRPr="00000000" w14:paraId="0000119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younger MAYA.</w:t>
      </w:r>
    </w:p>
    <w:p w:rsidR="00000000" w:rsidDel="00000000" w:rsidP="00000000" w:rsidRDefault="00000000" w:rsidRPr="00000000" w14:paraId="0000119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Holding up a drawing made with crayons.</w:t>
      </w:r>
    </w:p>
    <w:p w:rsidR="00000000" w:rsidDel="00000000" w:rsidP="00000000" w:rsidRDefault="00000000" w:rsidRPr="00000000" w14:paraId="0000119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pauses.</w:t>
      </w:r>
    </w:p>
    <w:p w:rsidR="00000000" w:rsidDel="00000000" w:rsidP="00000000" w:rsidRDefault="00000000" w:rsidRPr="00000000" w14:paraId="0000119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smiles faintly.</w:t>
      </w:r>
    </w:p>
    <w:p w:rsidR="00000000" w:rsidDel="00000000" w:rsidP="00000000" w:rsidRDefault="00000000" w:rsidRPr="00000000" w14:paraId="0000119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continues walking.</w:t>
      </w:r>
    </w:p>
    <w:p w:rsidR="00000000" w:rsidDel="00000000" w:rsidP="00000000" w:rsidRDefault="00000000" w:rsidRPr="00000000" w14:paraId="0000119F">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1A0">
      <w:pPr>
        <w:pStyle w:val="Heading3"/>
        <w:keepNext w:val="0"/>
        <w:keepLines w:val="0"/>
        <w:spacing w:before="280" w:lineRule="auto"/>
        <w:rPr>
          <w:rFonts w:ascii="Courier" w:cs="Courier" w:eastAsia="Courier" w:hAnsi="Courier"/>
          <w:b w:val="1"/>
          <w:bCs w:val="1"/>
          <w:color w:val="000000"/>
          <w:sz w:val="26"/>
          <w:szCs w:val="26"/>
        </w:rPr>
      </w:pPr>
      <w:bookmarkStart w:colFirst="0" w:colLast="0" w:name="_hq9ox9e606lp" w:id="115"/>
      <w:bookmarkEnd w:id="115"/>
      <w:r w:rsidDel="00000000" w:rsidR="00000000" w:rsidRPr="00000000">
        <w:rPr>
          <w:rFonts w:ascii="Courier" w:cs="Courier" w:eastAsia="Courier" w:hAnsi="Courier"/>
          <w:b w:val="1"/>
          <w:bCs w:val="1"/>
          <w:color w:val="000000"/>
          <w:sz w:val="26"/>
          <w:szCs w:val="26"/>
          <w:rtl w:val="0"/>
        </w:rPr>
        <w:t xml:space="preserve">INT. MAYA'S BEDROOM - CONTINUOUS</w:t>
      </w:r>
    </w:p>
    <w:p w:rsidR="00000000" w:rsidDel="00000000" w:rsidP="00000000" w:rsidRDefault="00000000" w:rsidRPr="00000000" w14:paraId="000011A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bedroom door is slightly open.</w:t>
      </w:r>
    </w:p>
    <w:p w:rsidR="00000000" w:rsidDel="00000000" w:rsidP="00000000" w:rsidRDefault="00000000" w:rsidRPr="00000000" w14:paraId="000011A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gently pushes it wider.</w:t>
      </w:r>
    </w:p>
    <w:p w:rsidR="00000000" w:rsidDel="00000000" w:rsidP="00000000" w:rsidRDefault="00000000" w:rsidRPr="00000000" w14:paraId="000011A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room is silent.</w:t>
      </w:r>
    </w:p>
    <w:p w:rsidR="00000000" w:rsidDel="00000000" w:rsidP="00000000" w:rsidRDefault="00000000" w:rsidRPr="00000000" w14:paraId="000011A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Empty.</w:t>
      </w:r>
    </w:p>
    <w:p w:rsidR="00000000" w:rsidDel="00000000" w:rsidP="00000000" w:rsidRDefault="00000000" w:rsidRPr="00000000" w14:paraId="000011A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is nowhere to be seen.</w:t>
      </w:r>
    </w:p>
    <w:p w:rsidR="00000000" w:rsidDel="00000000" w:rsidP="00000000" w:rsidRDefault="00000000" w:rsidRPr="00000000" w14:paraId="000011A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slowly steps inside.</w:t>
      </w:r>
    </w:p>
    <w:p w:rsidR="00000000" w:rsidDel="00000000" w:rsidP="00000000" w:rsidRDefault="00000000" w:rsidRPr="00000000" w14:paraId="000011A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carefully closes the door behind her.</w:t>
      </w:r>
    </w:p>
    <w:p w:rsidR="00000000" w:rsidDel="00000000" w:rsidP="00000000" w:rsidRDefault="00000000" w:rsidRPr="00000000" w14:paraId="000011A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wander around the room.</w:t>
      </w:r>
    </w:p>
    <w:p w:rsidR="00000000" w:rsidDel="00000000" w:rsidP="00000000" w:rsidRDefault="00000000" w:rsidRPr="00000000" w14:paraId="000011A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study desk.</w:t>
      </w:r>
    </w:p>
    <w:p w:rsidR="00000000" w:rsidDel="00000000" w:rsidP="00000000" w:rsidRDefault="00000000" w:rsidRPr="00000000" w14:paraId="000011A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laptop.</w:t>
      </w:r>
    </w:p>
    <w:p w:rsidR="00000000" w:rsidDel="00000000" w:rsidP="00000000" w:rsidRDefault="00000000" w:rsidRPr="00000000" w14:paraId="000011A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Stacks of engineering books.</w:t>
      </w:r>
    </w:p>
    <w:p w:rsidR="00000000" w:rsidDel="00000000" w:rsidP="00000000" w:rsidRDefault="00000000" w:rsidRPr="00000000" w14:paraId="000011A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Reviewers highlighted in different colors.</w:t>
      </w:r>
    </w:p>
    <w:p w:rsidR="00000000" w:rsidDel="00000000" w:rsidP="00000000" w:rsidRDefault="00000000" w:rsidRPr="00000000" w14:paraId="000011A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Sticky notes reminding MAYA of deadlines.</w:t>
      </w:r>
    </w:p>
    <w:p w:rsidR="00000000" w:rsidDel="00000000" w:rsidP="00000000" w:rsidRDefault="00000000" w:rsidRPr="00000000" w14:paraId="000011A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Everything looks…</w:t>
      </w:r>
    </w:p>
    <w:p w:rsidR="00000000" w:rsidDel="00000000" w:rsidP="00000000" w:rsidRDefault="00000000" w:rsidRPr="00000000" w14:paraId="000011A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Organized.</w:t>
      </w:r>
    </w:p>
    <w:p w:rsidR="00000000" w:rsidDel="00000000" w:rsidP="00000000" w:rsidRDefault="00000000" w:rsidRPr="00000000" w14:paraId="000011B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Responsible.</w:t>
      </w:r>
    </w:p>
    <w:p w:rsidR="00000000" w:rsidDel="00000000" w:rsidP="00000000" w:rsidRDefault="00000000" w:rsidRPr="00000000" w14:paraId="000011B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Exactly how JENNIFER always expected it to be.</w:t>
      </w:r>
    </w:p>
    <w:p w:rsidR="00000000" w:rsidDel="00000000" w:rsidP="00000000" w:rsidRDefault="00000000" w:rsidRPr="00000000" w14:paraId="000011B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now...</w:t>
      </w:r>
    </w:p>
    <w:p w:rsidR="00000000" w:rsidDel="00000000" w:rsidP="00000000" w:rsidRDefault="00000000" w:rsidRPr="00000000" w14:paraId="000011B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notices the little things.</w:t>
      </w:r>
    </w:p>
    <w:p w:rsidR="00000000" w:rsidDel="00000000" w:rsidP="00000000" w:rsidRDefault="00000000" w:rsidRPr="00000000" w14:paraId="000011B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cup of coffee left untouched.</w:t>
      </w:r>
    </w:p>
    <w:p w:rsidR="00000000" w:rsidDel="00000000" w:rsidP="00000000" w:rsidRDefault="00000000" w:rsidRPr="00000000" w14:paraId="000011B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crumpled worksheet in the trash.</w:t>
      </w:r>
    </w:p>
    <w:p w:rsidR="00000000" w:rsidDel="00000000" w:rsidP="00000000" w:rsidRDefault="00000000" w:rsidRPr="00000000" w14:paraId="000011B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Several failed quiz papers tucked beneath a notebook.</w:t>
      </w:r>
    </w:p>
    <w:p w:rsidR="00000000" w:rsidDel="00000000" w:rsidP="00000000" w:rsidRDefault="00000000" w:rsidRPr="00000000" w14:paraId="000011B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Dark circles sketched into a self-portrait on a loose piece of paper.</w:t>
      </w:r>
    </w:p>
    <w:p w:rsidR="00000000" w:rsidDel="00000000" w:rsidP="00000000" w:rsidRDefault="00000000" w:rsidRPr="00000000" w14:paraId="000011B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JENNIFER's expression changes.</w:t>
      </w:r>
    </w:p>
    <w:p w:rsidR="00000000" w:rsidDel="00000000" w:rsidP="00000000" w:rsidRDefault="00000000" w:rsidRPr="00000000" w14:paraId="000011B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hadn't noticed any of it before.</w:t>
      </w:r>
    </w:p>
    <w:p w:rsidR="00000000" w:rsidDel="00000000" w:rsidP="00000000" w:rsidRDefault="00000000" w:rsidRPr="00000000" w14:paraId="000011B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walks toward MAYA's desk.</w:t>
      </w:r>
    </w:p>
    <w:p w:rsidR="00000000" w:rsidDel="00000000" w:rsidP="00000000" w:rsidRDefault="00000000" w:rsidRPr="00000000" w14:paraId="000011B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fingers lightly run across its surface.</w:t>
      </w:r>
    </w:p>
    <w:p w:rsidR="00000000" w:rsidDel="00000000" w:rsidP="00000000" w:rsidRDefault="00000000" w:rsidRPr="00000000" w14:paraId="000011B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carefully opens one of the drawers.</w:t>
      </w:r>
    </w:p>
    <w:p w:rsidR="00000000" w:rsidDel="00000000" w:rsidP="00000000" w:rsidRDefault="00000000" w:rsidRPr="00000000" w14:paraId="000011B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More pencils.</w:t>
      </w:r>
    </w:p>
    <w:p w:rsidR="00000000" w:rsidDel="00000000" w:rsidP="00000000" w:rsidRDefault="00000000" w:rsidRPr="00000000" w14:paraId="000011B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Erasers worn down from constant use.</w:t>
      </w:r>
    </w:p>
    <w:p w:rsidR="00000000" w:rsidDel="00000000" w:rsidP="00000000" w:rsidRDefault="00000000" w:rsidRPr="00000000" w14:paraId="000011B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Charcoal sticks.</w:t>
      </w:r>
    </w:p>
    <w:p w:rsidR="00000000" w:rsidDel="00000000" w:rsidP="00000000" w:rsidRDefault="00000000" w:rsidRPr="00000000" w14:paraId="000011C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Fine liners.</w:t>
      </w:r>
    </w:p>
    <w:p w:rsidR="00000000" w:rsidDel="00000000" w:rsidP="00000000" w:rsidRDefault="00000000" w:rsidRPr="00000000" w14:paraId="000011C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small watercolor set.</w:t>
      </w:r>
    </w:p>
    <w:p w:rsidR="00000000" w:rsidDel="00000000" w:rsidP="00000000" w:rsidRDefault="00000000" w:rsidRPr="00000000" w14:paraId="000011C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Supplies.</w:t>
      </w:r>
    </w:p>
    <w:p w:rsidR="00000000" w:rsidDel="00000000" w:rsidP="00000000" w:rsidRDefault="00000000" w:rsidRPr="00000000" w14:paraId="000011C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bought recently.</w:t>
      </w:r>
    </w:p>
    <w:p w:rsidR="00000000" w:rsidDel="00000000" w:rsidP="00000000" w:rsidRDefault="00000000" w:rsidRPr="00000000" w14:paraId="000011C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Used.</w:t>
      </w:r>
    </w:p>
    <w:p w:rsidR="00000000" w:rsidDel="00000000" w:rsidP="00000000" w:rsidRDefault="00000000" w:rsidRPr="00000000" w14:paraId="000011C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Frequently.</w:t>
      </w:r>
    </w:p>
    <w:p w:rsidR="00000000" w:rsidDel="00000000" w:rsidP="00000000" w:rsidRDefault="00000000" w:rsidRPr="00000000" w14:paraId="000011C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slowly kneels.</w:t>
      </w:r>
    </w:p>
    <w:p w:rsidR="00000000" w:rsidDel="00000000" w:rsidP="00000000" w:rsidRDefault="00000000" w:rsidRPr="00000000" w14:paraId="000011C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opens another drawer.</w:t>
      </w:r>
    </w:p>
    <w:p w:rsidR="00000000" w:rsidDel="00000000" w:rsidP="00000000" w:rsidRDefault="00000000" w:rsidRPr="00000000" w14:paraId="000011C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Inside are loose sketches.</w:t>
      </w:r>
    </w:p>
    <w:p w:rsidR="00000000" w:rsidDel="00000000" w:rsidP="00000000" w:rsidRDefault="00000000" w:rsidRPr="00000000" w14:paraId="000011C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Dozens of them.</w:t>
      </w:r>
    </w:p>
    <w:p w:rsidR="00000000" w:rsidDel="00000000" w:rsidP="00000000" w:rsidRDefault="00000000" w:rsidRPr="00000000" w14:paraId="000011C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Portraits.</w:t>
      </w:r>
    </w:p>
    <w:p w:rsidR="00000000" w:rsidDel="00000000" w:rsidP="00000000" w:rsidRDefault="00000000" w:rsidRPr="00000000" w14:paraId="000011C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Buildings.</w:t>
      </w:r>
    </w:p>
    <w:p w:rsidR="00000000" w:rsidDel="00000000" w:rsidP="00000000" w:rsidRDefault="00000000" w:rsidRPr="00000000" w14:paraId="000011C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Hands.</w:t>
      </w:r>
    </w:p>
    <w:p w:rsidR="00000000" w:rsidDel="00000000" w:rsidP="00000000" w:rsidRDefault="00000000" w:rsidRPr="00000000" w14:paraId="000011C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Eyes.</w:t>
      </w:r>
    </w:p>
    <w:p w:rsidR="00000000" w:rsidDel="00000000" w:rsidP="00000000" w:rsidRDefault="00000000" w:rsidRPr="00000000" w14:paraId="000011C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Landscapes.</w:t>
      </w:r>
    </w:p>
    <w:p w:rsidR="00000000" w:rsidDel="00000000" w:rsidP="00000000" w:rsidRDefault="00000000" w:rsidRPr="00000000" w14:paraId="000011C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Some unfinished.</w:t>
      </w:r>
    </w:p>
    <w:p w:rsidR="00000000" w:rsidDel="00000000" w:rsidP="00000000" w:rsidRDefault="00000000" w:rsidRPr="00000000" w14:paraId="000011D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Some incredibly detailed.</w:t>
      </w:r>
    </w:p>
    <w:p w:rsidR="00000000" w:rsidDel="00000000" w:rsidP="00000000" w:rsidRDefault="00000000" w:rsidRPr="00000000" w14:paraId="000011D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One sketch catches her attention.</w:t>
      </w:r>
    </w:p>
    <w:p w:rsidR="00000000" w:rsidDel="00000000" w:rsidP="00000000" w:rsidRDefault="00000000" w:rsidRPr="00000000" w14:paraId="000011D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It is a drawing of the entire Ilagan family.</w:t>
      </w:r>
    </w:p>
    <w:p w:rsidR="00000000" w:rsidDel="00000000" w:rsidP="00000000" w:rsidRDefault="00000000" w:rsidRPr="00000000" w14:paraId="000011D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w:t>
      </w:r>
    </w:p>
    <w:p w:rsidR="00000000" w:rsidDel="00000000" w:rsidP="00000000" w:rsidRDefault="00000000" w:rsidRPr="00000000" w14:paraId="000011D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w:t>
      </w:r>
    </w:p>
    <w:p w:rsidR="00000000" w:rsidDel="00000000" w:rsidP="00000000" w:rsidRDefault="00000000" w:rsidRPr="00000000" w14:paraId="000011D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w:t>
      </w:r>
    </w:p>
    <w:p w:rsidR="00000000" w:rsidDel="00000000" w:rsidP="00000000" w:rsidRDefault="00000000" w:rsidRPr="00000000" w14:paraId="000011D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Holding hands.</w:t>
      </w:r>
    </w:p>
    <w:p w:rsidR="00000000" w:rsidDel="00000000" w:rsidP="00000000" w:rsidRDefault="00000000" w:rsidRPr="00000000" w14:paraId="000011D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Smiling.</w:t>
      </w:r>
    </w:p>
    <w:p w:rsidR="00000000" w:rsidDel="00000000" w:rsidP="00000000" w:rsidRDefault="00000000" w:rsidRPr="00000000" w14:paraId="000011D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gently traces the edge of the paper.</w:t>
      </w:r>
    </w:p>
    <w:p w:rsidR="00000000" w:rsidDel="00000000" w:rsidP="00000000" w:rsidRDefault="00000000" w:rsidRPr="00000000" w14:paraId="000011D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begin to water.</w:t>
      </w:r>
    </w:p>
    <w:p w:rsidR="00000000" w:rsidDel="00000000" w:rsidP="00000000" w:rsidRDefault="00000000" w:rsidRPr="00000000" w14:paraId="000011DA">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1D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(Whispering.)</w:t>
      </w:r>
    </w:p>
    <w:p w:rsidR="00000000" w:rsidDel="00000000" w:rsidP="00000000" w:rsidRDefault="00000000" w:rsidRPr="00000000" w14:paraId="000011D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Ang tagal mo na palang...</w:t>
      </w:r>
    </w:p>
    <w:p w:rsidR="00000000" w:rsidDel="00000000" w:rsidP="00000000" w:rsidRDefault="00000000" w:rsidRPr="00000000" w14:paraId="000011D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gumuguhit ulit.</w:t>
      </w:r>
    </w:p>
    <w:p w:rsidR="00000000" w:rsidDel="00000000" w:rsidP="00000000" w:rsidRDefault="00000000" w:rsidRPr="00000000" w14:paraId="000011D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flips through another drawing.)</w:t>
      </w:r>
    </w:p>
    <w:p w:rsidR="00000000" w:rsidDel="00000000" w:rsidP="00000000" w:rsidRDefault="00000000" w:rsidRPr="00000000" w14:paraId="000011D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another.</w:t>
      </w:r>
    </w:p>
    <w:p w:rsidR="00000000" w:rsidDel="00000000" w:rsidP="00000000" w:rsidRDefault="00000000" w:rsidRPr="00000000" w14:paraId="000011E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Each one more refined than the last.</w:t>
      </w:r>
    </w:p>
    <w:p w:rsidR="00000000" w:rsidDel="00000000" w:rsidP="00000000" w:rsidRDefault="00000000" w:rsidRPr="00000000" w14:paraId="000011E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Each one revealing a side of MAYA...</w:t>
      </w:r>
    </w:p>
    <w:p w:rsidR="00000000" w:rsidDel="00000000" w:rsidP="00000000" w:rsidRDefault="00000000" w:rsidRPr="00000000" w14:paraId="000011E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never knew existed.</w:t>
      </w:r>
    </w:p>
    <w:p w:rsidR="00000000" w:rsidDel="00000000" w:rsidP="00000000" w:rsidRDefault="00000000" w:rsidRPr="00000000" w14:paraId="000011E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realization slowly settles over her.</w:t>
      </w:r>
    </w:p>
    <w:p w:rsidR="00000000" w:rsidDel="00000000" w:rsidP="00000000" w:rsidRDefault="00000000" w:rsidRPr="00000000" w14:paraId="000011E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How many nights...</w:t>
      </w:r>
    </w:p>
    <w:p w:rsidR="00000000" w:rsidDel="00000000" w:rsidP="00000000" w:rsidRDefault="00000000" w:rsidRPr="00000000" w14:paraId="000011E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had MAYA been sitting here...</w:t>
      </w:r>
    </w:p>
    <w:p w:rsidR="00000000" w:rsidDel="00000000" w:rsidP="00000000" w:rsidRDefault="00000000" w:rsidRPr="00000000" w14:paraId="000011E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drawing alone...</w:t>
      </w:r>
    </w:p>
    <w:p w:rsidR="00000000" w:rsidDel="00000000" w:rsidP="00000000" w:rsidRDefault="00000000" w:rsidRPr="00000000" w14:paraId="000011E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while she believed her daughter was studying?</w:t>
      </w:r>
    </w:p>
    <w:p w:rsidR="00000000" w:rsidDel="00000000" w:rsidP="00000000" w:rsidRDefault="00000000" w:rsidRPr="00000000" w14:paraId="000011E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quietly sits on MAYA's chair.</w:t>
      </w:r>
    </w:p>
    <w:p w:rsidR="00000000" w:rsidDel="00000000" w:rsidP="00000000" w:rsidRDefault="00000000" w:rsidRPr="00000000" w14:paraId="000011E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looks around the room once more.</w:t>
      </w:r>
    </w:p>
    <w:p w:rsidR="00000000" w:rsidDel="00000000" w:rsidP="00000000" w:rsidRDefault="00000000" w:rsidRPr="00000000" w14:paraId="000011E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Everything suddenly feels different.</w:t>
      </w:r>
    </w:p>
    <w:p w:rsidR="00000000" w:rsidDel="00000000" w:rsidP="00000000" w:rsidRDefault="00000000" w:rsidRPr="00000000" w14:paraId="000011E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because the room changed.</w:t>
      </w:r>
    </w:p>
    <w:p w:rsidR="00000000" w:rsidDel="00000000" w:rsidP="00000000" w:rsidRDefault="00000000" w:rsidRPr="00000000" w14:paraId="000011E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because...</w:t>
      </w:r>
    </w:p>
    <w:p w:rsidR="00000000" w:rsidDel="00000000" w:rsidP="00000000" w:rsidRDefault="00000000" w:rsidRPr="00000000" w14:paraId="000011E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understanding of her daughter had.</w:t>
      </w:r>
    </w:p>
    <w:p w:rsidR="00000000" w:rsidDel="00000000" w:rsidP="00000000" w:rsidRDefault="00000000" w:rsidRPr="00000000" w14:paraId="000011E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notices a small framed photo tucked beside the lamp.</w:t>
      </w:r>
    </w:p>
    <w:p w:rsidR="00000000" w:rsidDel="00000000" w:rsidP="00000000" w:rsidRDefault="00000000" w:rsidRPr="00000000" w14:paraId="000011E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It shows a much younger MAYA.</w:t>
      </w:r>
    </w:p>
    <w:p w:rsidR="00000000" w:rsidDel="00000000" w:rsidP="00000000" w:rsidRDefault="00000000" w:rsidRPr="00000000" w14:paraId="000011F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Covered in paint.</w:t>
      </w:r>
    </w:p>
    <w:p w:rsidR="00000000" w:rsidDel="00000000" w:rsidP="00000000" w:rsidRDefault="00000000" w:rsidRPr="00000000" w14:paraId="000011F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Holding up a colorful drawing with the biggest smile on her face.</w:t>
      </w:r>
    </w:p>
    <w:p w:rsidR="00000000" w:rsidDel="00000000" w:rsidP="00000000" w:rsidRDefault="00000000" w:rsidRPr="00000000" w14:paraId="000011F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picks up the frame.</w:t>
      </w:r>
    </w:p>
    <w:p w:rsidR="00000000" w:rsidDel="00000000" w:rsidP="00000000" w:rsidRDefault="00000000" w:rsidRPr="00000000" w14:paraId="000011F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thumb brushes against the glass.</w:t>
      </w:r>
    </w:p>
    <w:p w:rsidR="00000000" w:rsidDel="00000000" w:rsidP="00000000" w:rsidRDefault="00000000" w:rsidRPr="00000000" w14:paraId="000011F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breathing slows.</w:t>
      </w:r>
    </w:p>
    <w:p w:rsidR="00000000" w:rsidDel="00000000" w:rsidP="00000000" w:rsidRDefault="00000000" w:rsidRPr="00000000" w14:paraId="000011F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room around her begins to fade into silence.</w:t>
      </w:r>
    </w:p>
    <w:p w:rsidR="00000000" w:rsidDel="00000000" w:rsidP="00000000" w:rsidRDefault="00000000" w:rsidRPr="00000000" w14:paraId="000011F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stares at the photograph.</w:t>
      </w:r>
    </w:p>
    <w:p w:rsidR="00000000" w:rsidDel="00000000" w:rsidP="00000000" w:rsidRDefault="00000000" w:rsidRPr="00000000" w14:paraId="000011F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Longer.</w:t>
      </w:r>
    </w:p>
    <w:p w:rsidR="00000000" w:rsidDel="00000000" w:rsidP="00000000" w:rsidRDefault="00000000" w:rsidRPr="00000000" w14:paraId="000011F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And longer.</w:t>
      </w:r>
    </w:p>
    <w:p w:rsidR="00000000" w:rsidDel="00000000" w:rsidP="00000000" w:rsidRDefault="00000000" w:rsidRPr="00000000" w14:paraId="000011F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Until…</w:t>
      </w:r>
    </w:p>
    <w:p w:rsidR="00000000" w:rsidDel="00000000" w:rsidP="00000000" w:rsidRDefault="00000000" w:rsidRPr="00000000" w14:paraId="000011F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distant child's laughter echoes.</w:t>
      </w:r>
    </w:p>
    <w:p w:rsidR="00000000" w:rsidDel="00000000" w:rsidP="00000000" w:rsidRDefault="00000000" w:rsidRPr="00000000" w14:paraId="000011F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Soft.</w:t>
      </w:r>
    </w:p>
    <w:p w:rsidR="00000000" w:rsidDel="00000000" w:rsidP="00000000" w:rsidRDefault="00000000" w:rsidRPr="00000000" w14:paraId="000011F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Familiar.</w:t>
      </w:r>
    </w:p>
    <w:p w:rsidR="00000000" w:rsidDel="00000000" w:rsidP="00000000" w:rsidRDefault="00000000" w:rsidRPr="00000000" w14:paraId="000011F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slowly closes her eyes.</w:t>
      </w:r>
    </w:p>
    <w:p w:rsidR="00000000" w:rsidDel="00000000" w:rsidP="00000000" w:rsidRDefault="00000000" w:rsidRPr="00000000" w14:paraId="000011F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edges of the room blur.</w:t>
      </w:r>
    </w:p>
    <w:p w:rsidR="00000000" w:rsidDel="00000000" w:rsidP="00000000" w:rsidRDefault="00000000" w:rsidRPr="00000000" w14:paraId="000011F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warm bedroom lights begin melting into bright afternoon sunlight.</w:t>
      </w:r>
    </w:p>
    <w:p w:rsidR="00000000" w:rsidDel="00000000" w:rsidP="00000000" w:rsidRDefault="00000000" w:rsidRPr="00000000" w14:paraId="0000120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photograph in her hands slowly transforms...</w:t>
      </w:r>
    </w:p>
    <w:p w:rsidR="00000000" w:rsidDel="00000000" w:rsidP="00000000" w:rsidRDefault="00000000" w:rsidRPr="00000000" w14:paraId="0000120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Into a memory she hasn't visited in years.</w:t>
      </w:r>
    </w:p>
    <w:p w:rsidR="00000000" w:rsidDel="00000000" w:rsidP="00000000" w:rsidRDefault="00000000" w:rsidRPr="00000000" w14:paraId="0000120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screen flickers.</w:t>
      </w:r>
    </w:p>
    <w:p w:rsidR="00000000" w:rsidDel="00000000" w:rsidP="00000000" w:rsidRDefault="00000000" w:rsidRPr="00000000" w14:paraId="0000120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faint electronic buzz hums beneath the silence.</w:t>
      </w:r>
    </w:p>
    <w:p w:rsidR="00000000" w:rsidDel="00000000" w:rsidP="00000000" w:rsidRDefault="00000000" w:rsidRPr="00000000" w14:paraId="0000120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edges of the UI distort.</w:t>
      </w:r>
    </w:p>
    <w:p w:rsidR="00000000" w:rsidDel="00000000" w:rsidP="00000000" w:rsidRDefault="00000000" w:rsidRPr="00000000" w14:paraId="0000120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Colors separate.</w:t>
      </w:r>
    </w:p>
    <w:p w:rsidR="00000000" w:rsidDel="00000000" w:rsidP="00000000" w:rsidRDefault="00000000" w:rsidRPr="00000000" w14:paraId="0000120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interface begins to fragment.</w:t>
      </w:r>
    </w:p>
    <w:p w:rsidR="00000000" w:rsidDel="00000000" w:rsidP="00000000" w:rsidRDefault="00000000" w:rsidRPr="00000000" w14:paraId="0000120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GLITCH.</w:t>
      </w:r>
    </w:p>
    <w:p w:rsidR="00000000" w:rsidDel="00000000" w:rsidP="00000000" w:rsidRDefault="00000000" w:rsidRPr="00000000" w14:paraId="0000120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Everything dissolves into white.</w:t>
      </w:r>
    </w:p>
    <w:p w:rsidR="00000000" w:rsidDel="00000000" w:rsidP="00000000" w:rsidRDefault="00000000" w:rsidRPr="00000000" w14:paraId="00001209">
      <w:pPr>
        <w:spacing w:after="240" w:before="240" w:lineRule="auto"/>
        <w:jc w:val="right"/>
        <w:rPr>
          <w:rFonts w:ascii="Courier" w:cs="Courier" w:eastAsia="Courier" w:hAnsi="Courier"/>
          <w:b w:val="1"/>
          <w:bCs w:val="1"/>
          <w:sz w:val="26"/>
          <w:szCs w:val="26"/>
        </w:rPr>
      </w:pPr>
      <w:r w:rsidDel="00000000" w:rsidR="00000000" w:rsidRPr="00000000">
        <w:rPr>
          <w:rFonts w:ascii="Courier" w:cs="Courier" w:eastAsia="Courier" w:hAnsi="Courier"/>
          <w:sz w:val="24"/>
          <w:szCs w:val="24"/>
          <w:rtl w:val="0"/>
        </w:rPr>
        <w:t xml:space="preserve">FADE TO FLASHBACK.</w:t>
        <w:br w:type="textWrapping"/>
      </w:r>
      <w:r w:rsidDel="00000000" w:rsidR="00000000" w:rsidRPr="00000000">
        <w:rPr>
          <w:rtl w:val="0"/>
        </w:rPr>
      </w:r>
    </w:p>
    <w:p w:rsidR="00000000" w:rsidDel="00000000" w:rsidP="00000000" w:rsidRDefault="00000000" w:rsidRPr="00000000" w14:paraId="0000120A">
      <w:pPr>
        <w:spacing w:after="240" w:before="240" w:lineRule="auto"/>
        <w:rPr>
          <w:rFonts w:ascii="Courier" w:cs="Courier" w:eastAsia="Courier" w:hAnsi="Courier"/>
          <w:b w:val="1"/>
          <w:bCs w:val="1"/>
          <w:sz w:val="26"/>
          <w:szCs w:val="26"/>
        </w:rPr>
      </w:pPr>
      <w:r w:rsidDel="00000000" w:rsidR="00000000" w:rsidRPr="00000000">
        <w:rPr>
          <w:rFonts w:ascii="Courier" w:cs="Courier" w:eastAsia="Courier" w:hAnsi="Courier"/>
          <w:b w:val="1"/>
          <w:bCs w:val="1"/>
          <w:sz w:val="26"/>
          <w:szCs w:val="26"/>
          <w:rtl w:val="0"/>
        </w:rPr>
        <w:t xml:space="preserve">FLASHBACK - EXT. PUBLIC ELEMENTARY SCHOOL - AFTERNOON</w:t>
      </w:r>
    </w:p>
    <w:p w:rsidR="00000000" w:rsidDel="00000000" w:rsidP="00000000" w:rsidRDefault="00000000" w:rsidRPr="00000000" w14:paraId="0000120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bright afternoon sun shines over a crowded school campus.</w:t>
      </w:r>
    </w:p>
    <w:p w:rsidR="00000000" w:rsidDel="00000000" w:rsidP="00000000" w:rsidRDefault="00000000" w:rsidRPr="00000000" w14:paraId="0000120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Children run through the gates, laughing as parents wait outside.</w:t>
      </w:r>
    </w:p>
    <w:p w:rsidR="00000000" w:rsidDel="00000000" w:rsidP="00000000" w:rsidRDefault="00000000" w:rsidRPr="00000000" w14:paraId="0000120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YOUNG JENNIFER, around ten years old, walks out carrying a worn backpack and a rolled-up certificate.</w:t>
      </w:r>
    </w:p>
    <w:p w:rsidR="00000000" w:rsidDel="00000000" w:rsidP="00000000" w:rsidRDefault="00000000" w:rsidRPr="00000000" w14:paraId="0000120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smiles to herself.</w:t>
      </w:r>
    </w:p>
    <w:p w:rsidR="00000000" w:rsidDel="00000000" w:rsidP="00000000" w:rsidRDefault="00000000" w:rsidRPr="00000000" w14:paraId="0000120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Excited.</w:t>
      </w:r>
    </w:p>
    <w:p w:rsidR="00000000" w:rsidDel="00000000" w:rsidP="00000000" w:rsidRDefault="00000000" w:rsidRPr="00000000" w14:paraId="0000121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Proud.</w:t>
      </w:r>
    </w:p>
    <w:p w:rsidR="00000000" w:rsidDel="00000000" w:rsidP="00000000" w:rsidRDefault="00000000" w:rsidRPr="00000000" w14:paraId="0000121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scans the crowd.</w:t>
      </w:r>
    </w:p>
    <w:p w:rsidR="00000000" w:rsidDel="00000000" w:rsidP="00000000" w:rsidRDefault="00000000" w:rsidRPr="00000000" w14:paraId="0000121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Parents hug their children.</w:t>
      </w:r>
    </w:p>
    <w:p w:rsidR="00000000" w:rsidDel="00000000" w:rsidP="00000000" w:rsidRDefault="00000000" w:rsidRPr="00000000" w14:paraId="0000121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Some take photos.</w:t>
      </w:r>
    </w:p>
    <w:p w:rsidR="00000000" w:rsidDel="00000000" w:rsidP="00000000" w:rsidRDefault="00000000" w:rsidRPr="00000000" w14:paraId="0000121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Others congratulate them.</w:t>
      </w:r>
    </w:p>
    <w:p w:rsidR="00000000" w:rsidDel="00000000" w:rsidP="00000000" w:rsidRDefault="00000000" w:rsidRPr="00000000" w14:paraId="0000121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keeps looking.</w:t>
      </w:r>
    </w:p>
    <w:p w:rsidR="00000000" w:rsidDel="00000000" w:rsidP="00000000" w:rsidRDefault="00000000" w:rsidRPr="00000000" w14:paraId="0000121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Waiting.</w:t>
      </w:r>
    </w:p>
    <w:p w:rsidR="00000000" w:rsidDel="00000000" w:rsidP="00000000" w:rsidRDefault="00000000" w:rsidRPr="00000000" w14:paraId="0000121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smile slowly fades.</w:t>
      </w:r>
    </w:p>
    <w:p w:rsidR="00000000" w:rsidDel="00000000" w:rsidP="00000000" w:rsidRDefault="00000000" w:rsidRPr="00000000" w14:paraId="0000121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one comes.</w:t>
      </w:r>
    </w:p>
    <w:p w:rsidR="00000000" w:rsidDel="00000000" w:rsidP="00000000" w:rsidRDefault="00000000" w:rsidRPr="00000000" w14:paraId="0000121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looks down at the certificate in her hands.</w:t>
      </w:r>
    </w:p>
    <w:p w:rsidR="00000000" w:rsidDel="00000000" w:rsidP="00000000" w:rsidRDefault="00000000" w:rsidRPr="00000000" w14:paraId="0000121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Across the school gate...</w:t>
      </w:r>
    </w:p>
    <w:p w:rsidR="00000000" w:rsidDel="00000000" w:rsidP="00000000" w:rsidRDefault="00000000" w:rsidRPr="00000000" w14:paraId="0000121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notices her mother rushing toward her.</w:t>
      </w:r>
    </w:p>
    <w:p w:rsidR="00000000" w:rsidDel="00000000" w:rsidP="00000000" w:rsidRDefault="00000000" w:rsidRPr="00000000" w14:paraId="0000121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Still wearing her work uniform.</w:t>
      </w:r>
    </w:p>
    <w:p w:rsidR="00000000" w:rsidDel="00000000" w:rsidP="00000000" w:rsidRDefault="00000000" w:rsidRPr="00000000" w14:paraId="0000121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Hair slightly messy.</w:t>
      </w:r>
    </w:p>
    <w:p w:rsidR="00000000" w:rsidDel="00000000" w:rsidP="00000000" w:rsidRDefault="00000000" w:rsidRPr="00000000" w14:paraId="0000121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Clearly exhausted.</w:t>
      </w:r>
    </w:p>
    <w:p w:rsidR="00000000" w:rsidDel="00000000" w:rsidP="00000000" w:rsidRDefault="00000000" w:rsidRPr="00000000" w14:paraId="0000121F">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JENNIFER'S MOTHER</w:t>
      </w:r>
    </w:p>
    <w:p w:rsidR="00000000" w:rsidDel="00000000" w:rsidP="00000000" w:rsidRDefault="00000000" w:rsidRPr="00000000" w14:paraId="0000122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w:t>
      </w:r>
    </w:p>
    <w:p w:rsidR="00000000" w:rsidDel="00000000" w:rsidP="00000000" w:rsidRDefault="00000000" w:rsidRPr="00000000" w14:paraId="0000122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Pasensya ka na, anak.</w:t>
      </w:r>
    </w:p>
    <w:p w:rsidR="00000000" w:rsidDel="00000000" w:rsidP="00000000" w:rsidRDefault="00000000" w:rsidRPr="00000000" w14:paraId="0000122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Na-late si Mama.</w:t>
      </w:r>
    </w:p>
    <w:p w:rsidR="00000000" w:rsidDel="00000000" w:rsidP="00000000" w:rsidRDefault="00000000" w:rsidRPr="00000000" w14:paraId="0000122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(YOUNG JENNIFER quickly shakes her head.)</w:t>
      </w:r>
    </w:p>
    <w:p w:rsidR="00000000" w:rsidDel="00000000" w:rsidP="00000000" w:rsidRDefault="00000000" w:rsidRPr="00000000" w14:paraId="00001224">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122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Okay lang po.</w:t>
      </w:r>
    </w:p>
    <w:p w:rsidR="00000000" w:rsidDel="00000000" w:rsidP="00000000" w:rsidRDefault="00000000" w:rsidRPr="00000000" w14:paraId="0000122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mother smiles apologetically.)</w:t>
      </w:r>
    </w:p>
    <w:p w:rsidR="00000000" w:rsidDel="00000000" w:rsidP="00000000" w:rsidRDefault="00000000" w:rsidRPr="00000000" w14:paraId="0000122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kneels and gently brushes JENNIFER's hair behind her ear.</w:t>
      </w:r>
    </w:p>
    <w:p w:rsidR="00000000" w:rsidDel="00000000" w:rsidP="00000000" w:rsidRDefault="00000000" w:rsidRPr="00000000" w14:paraId="00001228">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MOTHER</w:t>
      </w:r>
    </w:p>
    <w:p w:rsidR="00000000" w:rsidDel="00000000" w:rsidP="00000000" w:rsidRDefault="00000000" w:rsidRPr="00000000" w14:paraId="0000122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Congratulations.</w:t>
      </w:r>
    </w:p>
    <w:p w:rsidR="00000000" w:rsidDel="00000000" w:rsidP="00000000" w:rsidRDefault="00000000" w:rsidRPr="00000000" w14:paraId="0000122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Alam kong pinaghirapan mo 'yan.</w:t>
      </w:r>
    </w:p>
    <w:p w:rsidR="00000000" w:rsidDel="00000000" w:rsidP="00000000" w:rsidRDefault="00000000" w:rsidRPr="00000000" w14:paraId="0000122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looks at the certificate.)</w:t>
      </w:r>
    </w:p>
    <w:p w:rsidR="00000000" w:rsidDel="00000000" w:rsidP="00000000" w:rsidRDefault="00000000" w:rsidRPr="00000000" w14:paraId="0000122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smile slowly fades.</w:t>
      </w:r>
    </w:p>
    <w:p w:rsidR="00000000" w:rsidDel="00000000" w:rsidP="00000000" w:rsidRDefault="00000000" w:rsidRPr="00000000" w14:paraId="0000122D">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MOTHER (CONT'D)</w:t>
      </w:r>
    </w:p>
    <w:p w:rsidR="00000000" w:rsidDel="00000000" w:rsidP="00000000" w:rsidRDefault="00000000" w:rsidRPr="00000000" w14:paraId="0000122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Anak...</w:t>
      </w:r>
    </w:p>
    <w:p w:rsidR="00000000" w:rsidDel="00000000" w:rsidP="00000000" w:rsidRDefault="00000000" w:rsidRPr="00000000" w14:paraId="0000122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Kung pwede lang...</w:t>
      </w:r>
    </w:p>
    <w:p w:rsidR="00000000" w:rsidDel="00000000" w:rsidP="00000000" w:rsidRDefault="00000000" w:rsidRPr="00000000" w14:paraId="0000123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Sana mas marami pa akong oras para sa'yo.</w:t>
      </w:r>
    </w:p>
    <w:p w:rsidR="00000000" w:rsidDel="00000000" w:rsidP="00000000" w:rsidRDefault="00000000" w:rsidRPr="00000000" w14:paraId="0000123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(YOUNG JENNIFER smiles.)</w:t>
      </w:r>
    </w:p>
    <w:p w:rsidR="00000000" w:rsidDel="00000000" w:rsidP="00000000" w:rsidRDefault="00000000" w:rsidRPr="00000000" w14:paraId="0000123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Trying to comfort her instead.</w:t>
      </w:r>
    </w:p>
    <w:p w:rsidR="00000000" w:rsidDel="00000000" w:rsidP="00000000" w:rsidRDefault="00000000" w:rsidRPr="00000000" w14:paraId="00001233">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123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Okay lang po, Ma.</w:t>
      </w:r>
    </w:p>
    <w:p w:rsidR="00000000" w:rsidDel="00000000" w:rsidP="00000000" w:rsidRDefault="00000000" w:rsidRPr="00000000" w14:paraId="0000123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Paglaki ko...</w:t>
      </w:r>
    </w:p>
    <w:p w:rsidR="00000000" w:rsidDel="00000000" w:rsidP="00000000" w:rsidRDefault="00000000" w:rsidRPr="00000000" w14:paraId="0000123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Ako naman.</w:t>
      </w:r>
    </w:p>
    <w:p w:rsidR="00000000" w:rsidDel="00000000" w:rsidP="00000000" w:rsidRDefault="00000000" w:rsidRPr="00000000" w14:paraId="0000123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Ako mag-aalaga sa inyo.</w:t>
      </w:r>
    </w:p>
    <w:p w:rsidR="00000000" w:rsidDel="00000000" w:rsidP="00000000" w:rsidRDefault="00000000" w:rsidRPr="00000000" w14:paraId="0000123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mother hugs her tightly.)</w:t>
      </w:r>
    </w:p>
    <w:p w:rsidR="00000000" w:rsidDel="00000000" w:rsidP="00000000" w:rsidRDefault="00000000" w:rsidRPr="00000000" w14:paraId="0000123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quietly hugs back.)</w:t>
      </w:r>
    </w:p>
    <w:p w:rsidR="00000000" w:rsidDel="00000000" w:rsidP="00000000" w:rsidRDefault="00000000" w:rsidRPr="00000000" w14:paraId="0000123A">
      <w:pPr>
        <w:spacing w:after="240" w:befor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23B">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23C">
      <w:pPr>
        <w:pStyle w:val="Heading3"/>
        <w:keepNext w:val="0"/>
        <w:keepLines w:val="0"/>
        <w:spacing w:before="280" w:lineRule="auto"/>
        <w:rPr>
          <w:rFonts w:ascii="Courier" w:cs="Courier" w:eastAsia="Courier" w:hAnsi="Courier"/>
          <w:b w:val="1"/>
          <w:bCs w:val="1"/>
          <w:color w:val="000000"/>
          <w:sz w:val="26"/>
          <w:szCs w:val="26"/>
        </w:rPr>
      </w:pPr>
      <w:bookmarkStart w:colFirst="0" w:colLast="0" w:name="_4qpsalx7aetk" w:id="116"/>
      <w:bookmarkEnd w:id="116"/>
      <w:r w:rsidDel="00000000" w:rsidR="00000000" w:rsidRPr="00000000">
        <w:rPr>
          <w:rFonts w:ascii="Courier" w:cs="Courier" w:eastAsia="Courier" w:hAnsi="Courier"/>
          <w:b w:val="1"/>
          <w:bCs w:val="1"/>
          <w:color w:val="000000"/>
          <w:sz w:val="26"/>
          <w:szCs w:val="26"/>
          <w:rtl w:val="0"/>
        </w:rPr>
        <w:t xml:space="preserve">MONTAGE - PASSAGE OF TIME</w:t>
      </w:r>
    </w:p>
    <w:p w:rsidR="00000000" w:rsidDel="00000000" w:rsidP="00000000" w:rsidRDefault="00000000" w:rsidRPr="00000000" w14:paraId="0000123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calendar flips.</w:t>
      </w:r>
    </w:p>
    <w:p w:rsidR="00000000" w:rsidDel="00000000" w:rsidP="00000000" w:rsidRDefault="00000000" w:rsidRPr="00000000" w14:paraId="0000123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teenage JENNIFER studies beneath a dim light.</w:t>
      </w:r>
    </w:p>
    <w:p w:rsidR="00000000" w:rsidDel="00000000" w:rsidP="00000000" w:rsidRDefault="00000000" w:rsidRPr="00000000" w14:paraId="0000123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helps her younger siblings with homework.</w:t>
      </w:r>
    </w:p>
    <w:p w:rsidR="00000000" w:rsidDel="00000000" w:rsidP="00000000" w:rsidRDefault="00000000" w:rsidRPr="00000000" w14:paraId="0000124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works part-time after class.</w:t>
      </w:r>
    </w:p>
    <w:p w:rsidR="00000000" w:rsidDel="00000000" w:rsidP="00000000" w:rsidRDefault="00000000" w:rsidRPr="00000000" w14:paraId="0000124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falls asleep over piles of reviewers.</w:t>
      </w:r>
    </w:p>
    <w:p w:rsidR="00000000" w:rsidDel="00000000" w:rsidP="00000000" w:rsidRDefault="00000000" w:rsidRPr="00000000" w14:paraId="0000124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report cards continue showing high grades.</w:t>
      </w:r>
    </w:p>
    <w:p w:rsidR="00000000" w:rsidDel="00000000" w:rsidP="00000000" w:rsidRDefault="00000000" w:rsidRPr="00000000" w14:paraId="0000124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declines invitations from friends.</w:t>
      </w:r>
    </w:p>
    <w:p w:rsidR="00000000" w:rsidDel="00000000" w:rsidP="00000000" w:rsidRDefault="00000000" w:rsidRPr="00000000" w14:paraId="0000124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chooses responsibility over everything else.</w:t>
        <w:br w:type="textWrapping"/>
      </w:r>
    </w:p>
    <w:p w:rsidR="00000000" w:rsidDel="00000000" w:rsidP="00000000" w:rsidRDefault="00000000" w:rsidRPr="00000000" w14:paraId="00001245">
      <w:pPr>
        <w:pStyle w:val="Heading3"/>
        <w:keepNext w:val="0"/>
        <w:keepLines w:val="0"/>
        <w:spacing w:before="280" w:lineRule="auto"/>
        <w:rPr>
          <w:rFonts w:ascii="Courier" w:cs="Courier" w:eastAsia="Courier" w:hAnsi="Courier"/>
          <w:b w:val="1"/>
          <w:bCs w:val="1"/>
          <w:color w:val="000000"/>
          <w:sz w:val="26"/>
          <w:szCs w:val="26"/>
        </w:rPr>
      </w:pPr>
      <w:bookmarkStart w:colFirst="0" w:colLast="0" w:name="_wnnkqd4xjuct" w:id="117"/>
      <w:bookmarkEnd w:id="117"/>
      <w:r w:rsidDel="00000000" w:rsidR="00000000" w:rsidRPr="00000000">
        <w:rPr>
          <w:rFonts w:ascii="Courier" w:cs="Courier" w:eastAsia="Courier" w:hAnsi="Courier"/>
          <w:b w:val="1"/>
          <w:bCs w:val="1"/>
          <w:color w:val="000000"/>
          <w:sz w:val="26"/>
          <w:szCs w:val="26"/>
          <w:rtl w:val="0"/>
        </w:rPr>
        <w:t xml:space="preserve">INT. COLLEGE CLASSROOM - DAY</w:t>
      </w:r>
    </w:p>
    <w:p w:rsidR="00000000" w:rsidDel="00000000" w:rsidP="00000000" w:rsidRDefault="00000000" w:rsidRPr="00000000" w14:paraId="0000124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now in college, sits quietly in the front row.</w:t>
      </w:r>
    </w:p>
    <w:p w:rsidR="00000000" w:rsidDel="00000000" w:rsidP="00000000" w:rsidRDefault="00000000" w:rsidRPr="00000000" w14:paraId="0000124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professor hands back exam papers.</w:t>
      </w:r>
    </w:p>
    <w:p w:rsidR="00000000" w:rsidDel="00000000" w:rsidP="00000000" w:rsidRDefault="00000000" w:rsidRPr="00000000" w14:paraId="00001248">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PROFESSOR</w:t>
      </w:r>
    </w:p>
    <w:p w:rsidR="00000000" w:rsidDel="00000000" w:rsidP="00000000" w:rsidRDefault="00000000" w:rsidRPr="00000000" w14:paraId="0000124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Highest score.</w:t>
      </w:r>
    </w:p>
    <w:p w:rsidR="00000000" w:rsidDel="00000000" w:rsidP="00000000" w:rsidRDefault="00000000" w:rsidRPr="00000000" w14:paraId="0000124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[MAIDEN NAME].</w:t>
      </w:r>
    </w:p>
    <w:p w:rsidR="00000000" w:rsidDel="00000000" w:rsidP="00000000" w:rsidRDefault="00000000" w:rsidRPr="00000000" w14:paraId="0000124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class applauds politely.)</w:t>
      </w:r>
    </w:p>
    <w:p w:rsidR="00000000" w:rsidDel="00000000" w:rsidP="00000000" w:rsidRDefault="00000000" w:rsidRPr="00000000" w14:paraId="0000124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smiles.</w:t>
      </w:r>
    </w:p>
    <w:p w:rsidR="00000000" w:rsidDel="00000000" w:rsidP="00000000" w:rsidRDefault="00000000" w:rsidRPr="00000000" w14:paraId="0000124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only briefly.</w:t>
      </w:r>
    </w:p>
    <w:p w:rsidR="00000000" w:rsidDel="00000000" w:rsidP="00000000" w:rsidRDefault="00000000" w:rsidRPr="00000000" w14:paraId="0000124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After class...</w:t>
      </w:r>
    </w:p>
    <w:p w:rsidR="00000000" w:rsidDel="00000000" w:rsidP="00000000" w:rsidRDefault="00000000" w:rsidRPr="00000000" w14:paraId="0000124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Several classmates celebrate together.</w:t>
      </w:r>
    </w:p>
    <w:p w:rsidR="00000000" w:rsidDel="00000000" w:rsidP="00000000" w:rsidRDefault="00000000" w:rsidRPr="00000000" w14:paraId="0000125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watches from a distance.</w:t>
      </w:r>
    </w:p>
    <w:p w:rsidR="00000000" w:rsidDel="00000000" w:rsidP="00000000" w:rsidRDefault="00000000" w:rsidRPr="00000000" w14:paraId="0000125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quietly packs her bag instead.</w:t>
      </w:r>
    </w:p>
    <w:p w:rsidR="00000000" w:rsidDel="00000000" w:rsidP="00000000" w:rsidRDefault="00000000" w:rsidRPr="00000000" w14:paraId="0000125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classmate approaches.)</w:t>
      </w:r>
    </w:p>
    <w:p w:rsidR="00000000" w:rsidDel="00000000" w:rsidP="00000000" w:rsidRDefault="00000000" w:rsidRPr="00000000" w14:paraId="00001253">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CLASSMATE</w:t>
      </w:r>
    </w:p>
    <w:p w:rsidR="00000000" w:rsidDel="00000000" w:rsidP="00000000" w:rsidRDefault="00000000" w:rsidRPr="00000000" w14:paraId="0000125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w:t>
      </w:r>
    </w:p>
    <w:p w:rsidR="00000000" w:rsidDel="00000000" w:rsidP="00000000" w:rsidRDefault="00000000" w:rsidRPr="00000000" w14:paraId="0000125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Sama ka naman.</w:t>
      </w:r>
    </w:p>
    <w:p w:rsidR="00000000" w:rsidDel="00000000" w:rsidP="00000000" w:rsidRDefault="00000000" w:rsidRPr="00000000" w14:paraId="0000125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Labas tayo.</w:t>
      </w:r>
    </w:p>
    <w:p w:rsidR="00000000" w:rsidDel="00000000" w:rsidP="00000000" w:rsidRDefault="00000000" w:rsidRPr="00000000" w14:paraId="00001257">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125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Next time na lang.</w:t>
      </w:r>
    </w:p>
    <w:p w:rsidR="00000000" w:rsidDel="00000000" w:rsidP="00000000" w:rsidRDefault="00000000" w:rsidRPr="00000000" w14:paraId="0000125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uuwian pa ako.</w:t>
      </w:r>
    </w:p>
    <w:p w:rsidR="00000000" w:rsidDel="00000000" w:rsidP="00000000" w:rsidRDefault="00000000" w:rsidRPr="00000000" w14:paraId="0000125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classmate nods before leaving.)</w:t>
      </w:r>
    </w:p>
    <w:p w:rsidR="00000000" w:rsidDel="00000000" w:rsidP="00000000" w:rsidRDefault="00000000" w:rsidRPr="00000000" w14:paraId="0000125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watches them go.</w:t>
      </w:r>
    </w:p>
    <w:p w:rsidR="00000000" w:rsidDel="00000000" w:rsidP="00000000" w:rsidRDefault="00000000" w:rsidRPr="00000000" w14:paraId="0000125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walks in the opposite direction.</w:t>
      </w:r>
    </w:p>
    <w:p w:rsidR="00000000" w:rsidDel="00000000" w:rsidP="00000000" w:rsidRDefault="00000000" w:rsidRPr="00000000" w14:paraId="0000125D">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25E">
      <w:pPr>
        <w:pStyle w:val="Heading3"/>
        <w:keepNext w:val="0"/>
        <w:keepLines w:val="0"/>
        <w:spacing w:before="280" w:lineRule="auto"/>
        <w:rPr>
          <w:rFonts w:ascii="Courier" w:cs="Courier" w:eastAsia="Courier" w:hAnsi="Courier"/>
          <w:b w:val="1"/>
          <w:bCs w:val="1"/>
          <w:color w:val="000000"/>
          <w:sz w:val="26"/>
          <w:szCs w:val="26"/>
        </w:rPr>
      </w:pPr>
      <w:bookmarkStart w:colFirst="0" w:colLast="0" w:name="_3s9oknxq6gk" w:id="118"/>
      <w:bookmarkEnd w:id="118"/>
      <w:r w:rsidDel="00000000" w:rsidR="00000000" w:rsidRPr="00000000">
        <w:rPr>
          <w:rFonts w:ascii="Courier" w:cs="Courier" w:eastAsia="Courier" w:hAnsi="Courier"/>
          <w:b w:val="1"/>
          <w:bCs w:val="1"/>
          <w:color w:val="000000"/>
          <w:sz w:val="26"/>
          <w:szCs w:val="26"/>
          <w:rtl w:val="0"/>
        </w:rPr>
        <w:t xml:space="preserve">INT. SMALL FAMILY HOME - NIGHT</w:t>
      </w:r>
    </w:p>
    <w:p w:rsidR="00000000" w:rsidDel="00000000" w:rsidP="00000000" w:rsidRDefault="00000000" w:rsidRPr="00000000" w14:paraId="0000125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enters carrying groceries.</w:t>
      </w:r>
    </w:p>
    <w:p w:rsidR="00000000" w:rsidDel="00000000" w:rsidP="00000000" w:rsidRDefault="00000000" w:rsidRPr="00000000" w14:paraId="0000126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mother coughs softly while preparing dinner.</w:t>
      </w:r>
    </w:p>
    <w:p w:rsidR="00000000" w:rsidDel="00000000" w:rsidP="00000000" w:rsidRDefault="00000000" w:rsidRPr="00000000" w14:paraId="0000126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immediately takes the grocery bags.)</w:t>
      </w:r>
    </w:p>
    <w:p w:rsidR="00000000" w:rsidDel="00000000" w:rsidP="00000000" w:rsidRDefault="00000000" w:rsidRPr="00000000" w14:paraId="00001262">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126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w:t>
      </w:r>
    </w:p>
    <w:p w:rsidR="00000000" w:rsidDel="00000000" w:rsidP="00000000" w:rsidRDefault="00000000" w:rsidRPr="00000000" w14:paraId="0000126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Ako na rito.</w:t>
      </w:r>
    </w:p>
    <w:p w:rsidR="00000000" w:rsidDel="00000000" w:rsidP="00000000" w:rsidRDefault="00000000" w:rsidRPr="00000000" w14:paraId="0000126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Magpahinga ka muna.</w:t>
      </w:r>
    </w:p>
    <w:p w:rsidR="00000000" w:rsidDel="00000000" w:rsidP="00000000" w:rsidRDefault="00000000" w:rsidRPr="00000000" w14:paraId="0000126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mother smiles.)</w:t>
      </w:r>
    </w:p>
    <w:p w:rsidR="00000000" w:rsidDel="00000000" w:rsidP="00000000" w:rsidRDefault="00000000" w:rsidRPr="00000000" w14:paraId="0000126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Proud.</w:t>
      </w:r>
    </w:p>
    <w:p w:rsidR="00000000" w:rsidDel="00000000" w:rsidP="00000000" w:rsidRDefault="00000000" w:rsidRPr="00000000" w14:paraId="0000126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tired.</w:t>
      </w:r>
    </w:p>
    <w:p w:rsidR="00000000" w:rsidDel="00000000" w:rsidP="00000000" w:rsidRDefault="00000000" w:rsidRPr="00000000" w14:paraId="00001269">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26A">
      <w:pPr>
        <w:pStyle w:val="Heading3"/>
        <w:keepNext w:val="0"/>
        <w:keepLines w:val="0"/>
        <w:spacing w:before="280" w:lineRule="auto"/>
        <w:rPr>
          <w:rFonts w:ascii="Courier" w:cs="Courier" w:eastAsia="Courier" w:hAnsi="Courier"/>
          <w:b w:val="1"/>
          <w:bCs w:val="1"/>
          <w:color w:val="000000"/>
          <w:sz w:val="26"/>
          <w:szCs w:val="26"/>
        </w:rPr>
      </w:pPr>
      <w:bookmarkStart w:colFirst="0" w:colLast="0" w:name="_ix4igpce5t87" w:id="119"/>
      <w:bookmarkEnd w:id="119"/>
      <w:r w:rsidDel="00000000" w:rsidR="00000000" w:rsidRPr="00000000">
        <w:rPr>
          <w:rFonts w:ascii="Courier" w:cs="Courier" w:eastAsia="Courier" w:hAnsi="Courier"/>
          <w:b w:val="1"/>
          <w:bCs w:val="1"/>
          <w:color w:val="000000"/>
          <w:sz w:val="26"/>
          <w:szCs w:val="26"/>
          <w:rtl w:val="0"/>
        </w:rPr>
        <w:t xml:space="preserve">MONTAGE</w:t>
      </w:r>
    </w:p>
    <w:p w:rsidR="00000000" w:rsidDel="00000000" w:rsidP="00000000" w:rsidRDefault="00000000" w:rsidRPr="00000000" w14:paraId="0000126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studies.</w:t>
      </w:r>
    </w:p>
    <w:p w:rsidR="00000000" w:rsidDel="00000000" w:rsidP="00000000" w:rsidRDefault="00000000" w:rsidRPr="00000000" w14:paraId="0000126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works.</w:t>
      </w:r>
    </w:p>
    <w:p w:rsidR="00000000" w:rsidDel="00000000" w:rsidP="00000000" w:rsidRDefault="00000000" w:rsidRPr="00000000" w14:paraId="0000126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graduates.</w:t>
      </w:r>
    </w:p>
    <w:p w:rsidR="00000000" w:rsidDel="00000000" w:rsidP="00000000" w:rsidRDefault="00000000" w:rsidRPr="00000000" w14:paraId="0000126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mother proudly watches from the audience.</w:t>
      </w:r>
    </w:p>
    <w:p w:rsidR="00000000" w:rsidDel="00000000" w:rsidP="00000000" w:rsidRDefault="00000000" w:rsidRPr="00000000" w14:paraId="0000126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holds her diploma tightly.</w:t>
      </w:r>
    </w:p>
    <w:p w:rsidR="00000000" w:rsidDel="00000000" w:rsidP="00000000" w:rsidRDefault="00000000" w:rsidRPr="00000000" w14:paraId="0000127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Tears well in her eyes.</w:t>
      </w:r>
    </w:p>
    <w:p w:rsidR="00000000" w:rsidDel="00000000" w:rsidP="00000000" w:rsidRDefault="00000000" w:rsidRPr="00000000" w14:paraId="0000127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because she finished.</w:t>
      </w:r>
    </w:p>
    <w:p w:rsidR="00000000" w:rsidDel="00000000" w:rsidP="00000000" w:rsidRDefault="00000000" w:rsidRPr="00000000" w14:paraId="0000127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Because she finally kept her promise.</w:t>
      </w:r>
    </w:p>
    <w:p w:rsidR="00000000" w:rsidDel="00000000" w:rsidP="00000000" w:rsidRDefault="00000000" w:rsidRPr="00000000" w14:paraId="00001273">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274">
      <w:pPr>
        <w:pStyle w:val="Heading3"/>
        <w:keepNext w:val="0"/>
        <w:keepLines w:val="0"/>
        <w:spacing w:before="280" w:lineRule="auto"/>
        <w:rPr>
          <w:rFonts w:ascii="Courier" w:cs="Courier" w:eastAsia="Courier" w:hAnsi="Courier"/>
          <w:b w:val="1"/>
          <w:bCs w:val="1"/>
          <w:color w:val="000000"/>
          <w:sz w:val="26"/>
          <w:szCs w:val="26"/>
        </w:rPr>
      </w:pPr>
      <w:bookmarkStart w:colFirst="0" w:colLast="0" w:name="_6x0j2a11ft1d" w:id="120"/>
      <w:bookmarkEnd w:id="120"/>
      <w:r w:rsidDel="00000000" w:rsidR="00000000" w:rsidRPr="00000000">
        <w:rPr>
          <w:rFonts w:ascii="Courier" w:cs="Courier" w:eastAsia="Courier" w:hAnsi="Courier"/>
          <w:b w:val="1"/>
          <w:bCs w:val="1"/>
          <w:color w:val="000000"/>
          <w:sz w:val="26"/>
          <w:szCs w:val="26"/>
          <w:rtl w:val="0"/>
        </w:rPr>
        <w:t xml:space="preserve">FLASHBACK - EXT. UNIVERSITY CAMPUS - DAY</w:t>
      </w:r>
    </w:p>
    <w:p w:rsidR="00000000" w:rsidDel="00000000" w:rsidP="00000000" w:rsidRDefault="00000000" w:rsidRPr="00000000" w14:paraId="0000127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Years later.</w:t>
      </w:r>
    </w:p>
    <w:p w:rsidR="00000000" w:rsidDel="00000000" w:rsidP="00000000" w:rsidRDefault="00000000" w:rsidRPr="00000000" w14:paraId="0000127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and a younger RICARDO walk across campus.</w:t>
      </w:r>
    </w:p>
    <w:p w:rsidR="00000000" w:rsidDel="00000000" w:rsidP="00000000" w:rsidRDefault="00000000" w:rsidRPr="00000000" w14:paraId="0000127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Both wearing company IDs.</w:t>
      </w:r>
    </w:p>
    <w:p w:rsidR="00000000" w:rsidDel="00000000" w:rsidP="00000000" w:rsidRDefault="00000000" w:rsidRPr="00000000" w14:paraId="0000127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Recently employed.</w:t>
      </w:r>
    </w:p>
    <w:p w:rsidR="00000000" w:rsidDel="00000000" w:rsidP="00000000" w:rsidRDefault="00000000" w:rsidRPr="00000000" w14:paraId="0000127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Laughing together.</w:t>
      </w:r>
    </w:p>
    <w:p w:rsidR="00000000" w:rsidDel="00000000" w:rsidP="00000000" w:rsidRDefault="00000000" w:rsidRPr="00000000" w14:paraId="0000127A">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27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Alam mo...</w:t>
      </w:r>
    </w:p>
    <w:p w:rsidR="00000000" w:rsidDel="00000000" w:rsidP="00000000" w:rsidRDefault="00000000" w:rsidRPr="00000000" w14:paraId="0000127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Ngayon lang nagsi-sink in.</w:t>
      </w:r>
    </w:p>
    <w:p w:rsidR="00000000" w:rsidDel="00000000" w:rsidP="00000000" w:rsidRDefault="00000000" w:rsidRPr="00000000" w14:paraId="0000127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Graduate na talaga tayo.</w:t>
      </w:r>
    </w:p>
    <w:p w:rsidR="00000000" w:rsidDel="00000000" w:rsidP="00000000" w:rsidRDefault="00000000" w:rsidRPr="00000000" w14:paraId="0000127E">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127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Oo nga.</w:t>
      </w:r>
    </w:p>
    <w:p w:rsidR="00000000" w:rsidDel="00000000" w:rsidP="00000000" w:rsidRDefault="00000000" w:rsidRPr="00000000" w14:paraId="0000128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Ang bilis.</w:t>
      </w:r>
    </w:p>
    <w:p w:rsidR="00000000" w:rsidDel="00000000" w:rsidP="00000000" w:rsidRDefault="00000000" w:rsidRPr="00000000" w14:paraId="0000128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smiles.)</w:t>
      </w:r>
    </w:p>
    <w:p w:rsidR="00000000" w:rsidDel="00000000" w:rsidP="00000000" w:rsidRDefault="00000000" w:rsidRPr="00000000" w14:paraId="00001282">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28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Ano'ng una mong bibilhin sa first salary mo?</w:t>
      </w:r>
    </w:p>
    <w:p w:rsidR="00000000" w:rsidDel="00000000" w:rsidP="00000000" w:rsidRDefault="00000000" w:rsidRPr="00000000" w14:paraId="0000128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doesn't hesitate.)</w:t>
      </w:r>
    </w:p>
    <w:p w:rsidR="00000000" w:rsidDel="00000000" w:rsidP="00000000" w:rsidRDefault="00000000" w:rsidRPr="00000000" w14:paraId="00001285">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128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Para kay Mama.</w:t>
      </w:r>
    </w:p>
    <w:p w:rsidR="00000000" w:rsidDel="00000000" w:rsidP="00000000" w:rsidRDefault="00000000" w:rsidRPr="00000000" w14:paraId="0000128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chuckles.)</w:t>
      </w:r>
    </w:p>
    <w:p w:rsidR="00000000" w:rsidDel="00000000" w:rsidP="00000000" w:rsidRDefault="00000000" w:rsidRPr="00000000" w14:paraId="00001288">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28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Syempre.</w:t>
      </w:r>
    </w:p>
    <w:p w:rsidR="00000000" w:rsidDel="00000000" w:rsidP="00000000" w:rsidRDefault="00000000" w:rsidRPr="00000000" w14:paraId="0000128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smiles warmly.)</w:t>
      </w:r>
    </w:p>
    <w:p w:rsidR="00000000" w:rsidDel="00000000" w:rsidP="00000000" w:rsidRDefault="00000000" w:rsidRPr="00000000" w14:paraId="0000128B">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28C">
      <w:pPr>
        <w:pStyle w:val="Heading3"/>
        <w:keepNext w:val="0"/>
        <w:keepLines w:val="0"/>
        <w:spacing w:before="280" w:lineRule="auto"/>
        <w:rPr>
          <w:rFonts w:ascii="Courier" w:cs="Courier" w:eastAsia="Courier" w:hAnsi="Courier"/>
          <w:b w:val="1"/>
          <w:bCs w:val="1"/>
          <w:color w:val="000000"/>
          <w:sz w:val="26"/>
          <w:szCs w:val="26"/>
        </w:rPr>
      </w:pPr>
      <w:bookmarkStart w:colFirst="0" w:colLast="0" w:name="_5au9dflntrli" w:id="121"/>
      <w:bookmarkEnd w:id="121"/>
      <w:r w:rsidDel="00000000" w:rsidR="00000000" w:rsidRPr="00000000">
        <w:rPr>
          <w:rFonts w:ascii="Courier" w:cs="Courier" w:eastAsia="Courier" w:hAnsi="Courier"/>
          <w:b w:val="1"/>
          <w:bCs w:val="1"/>
          <w:color w:val="000000"/>
          <w:sz w:val="26"/>
          <w:szCs w:val="26"/>
          <w:rtl w:val="0"/>
        </w:rPr>
        <w:t xml:space="preserve">INT. ILAGAN HOUSE - YEARS LATER - NIGHT</w:t>
      </w:r>
    </w:p>
    <w:p w:rsidR="00000000" w:rsidDel="00000000" w:rsidP="00000000" w:rsidRDefault="00000000" w:rsidRPr="00000000" w14:paraId="0000128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much younger MAYA, around six years old, sits at the dining table.</w:t>
      </w:r>
    </w:p>
    <w:p w:rsidR="00000000" w:rsidDel="00000000" w:rsidP="00000000" w:rsidRDefault="00000000" w:rsidRPr="00000000" w14:paraId="0000128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Crayons scattered everywhere.</w:t>
      </w:r>
    </w:p>
    <w:p w:rsidR="00000000" w:rsidDel="00000000" w:rsidP="00000000" w:rsidRDefault="00000000" w:rsidRPr="00000000" w14:paraId="0000128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Sheets of paper covered in colorful drawings.</w:t>
      </w:r>
    </w:p>
    <w:p w:rsidR="00000000" w:rsidDel="00000000" w:rsidP="00000000" w:rsidRDefault="00000000" w:rsidRPr="00000000" w14:paraId="00001290">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MAYA</w:t>
      </w:r>
    </w:p>
    <w:p w:rsidR="00000000" w:rsidDel="00000000" w:rsidP="00000000" w:rsidRDefault="00000000" w:rsidRPr="00000000" w14:paraId="0000129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Mama!</w:t>
      </w:r>
    </w:p>
    <w:p w:rsidR="00000000" w:rsidDel="00000000" w:rsidP="00000000" w:rsidRDefault="00000000" w:rsidRPr="00000000" w14:paraId="0000129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Tingnan mo!</w:t>
      </w:r>
    </w:p>
    <w:p w:rsidR="00000000" w:rsidDel="00000000" w:rsidP="00000000" w:rsidRDefault="00000000" w:rsidRPr="00000000" w14:paraId="0000129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walks over.)</w:t>
      </w:r>
    </w:p>
    <w:p w:rsidR="00000000" w:rsidDel="00000000" w:rsidP="00000000" w:rsidRDefault="00000000" w:rsidRPr="00000000" w14:paraId="0000129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kneels beside MAYA.</w:t>
      </w:r>
    </w:p>
    <w:p w:rsidR="00000000" w:rsidDel="00000000" w:rsidP="00000000" w:rsidRDefault="00000000" w:rsidRPr="00000000" w14:paraId="00001295">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129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Wow...</w:t>
      </w:r>
    </w:p>
    <w:p w:rsidR="00000000" w:rsidDel="00000000" w:rsidP="00000000" w:rsidRDefault="00000000" w:rsidRPr="00000000" w14:paraId="0000129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Ikaw gumawa nito?</w:t>
      </w:r>
    </w:p>
    <w:p w:rsidR="00000000" w:rsidDel="00000000" w:rsidP="00000000" w:rsidRDefault="00000000" w:rsidRPr="00000000" w14:paraId="0000129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(YOUNG MAYA nods excitedly.)</w:t>
      </w:r>
    </w:p>
    <w:p w:rsidR="00000000" w:rsidDel="00000000" w:rsidP="00000000" w:rsidRDefault="00000000" w:rsidRPr="00000000" w14:paraId="00001299">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MAYA</w:t>
      </w:r>
    </w:p>
    <w:p w:rsidR="00000000" w:rsidDel="00000000" w:rsidP="00000000" w:rsidRDefault="00000000" w:rsidRPr="00000000" w14:paraId="0000129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Opo!</w:t>
      </w:r>
    </w:p>
    <w:p w:rsidR="00000000" w:rsidDel="00000000" w:rsidP="00000000" w:rsidRDefault="00000000" w:rsidRPr="00000000" w14:paraId="0000129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Gusto ko maging artist paglaki!</w:t>
      </w:r>
    </w:p>
    <w:p w:rsidR="00000000" w:rsidDel="00000000" w:rsidP="00000000" w:rsidRDefault="00000000" w:rsidRPr="00000000" w14:paraId="0000129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laughs softly.)</w:t>
      </w:r>
    </w:p>
    <w:p w:rsidR="00000000" w:rsidDel="00000000" w:rsidP="00000000" w:rsidRDefault="00000000" w:rsidRPr="00000000" w14:paraId="0000129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gently pinches MAYA's cheek.</w:t>
      </w:r>
    </w:p>
    <w:p w:rsidR="00000000" w:rsidDel="00000000" w:rsidP="00000000" w:rsidRDefault="00000000" w:rsidRPr="00000000" w14:paraId="0000129E">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129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Ang ganda naman.</w:t>
      </w:r>
    </w:p>
    <w:p w:rsidR="00000000" w:rsidDel="00000000" w:rsidP="00000000" w:rsidRDefault="00000000" w:rsidRPr="00000000" w14:paraId="000012A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places the drawing on the refrigerator.)</w:t>
      </w:r>
    </w:p>
    <w:p w:rsidR="00000000" w:rsidDel="00000000" w:rsidP="00000000" w:rsidRDefault="00000000" w:rsidRPr="00000000" w14:paraId="000012A1">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 (CONT'D)</w:t>
      </w:r>
    </w:p>
    <w:p w:rsidR="00000000" w:rsidDel="00000000" w:rsidP="00000000" w:rsidRDefault="00000000" w:rsidRPr="00000000" w14:paraId="000012A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Draw ka lang nang draw, ha?</w:t>
      </w:r>
    </w:p>
    <w:p w:rsidR="00000000" w:rsidDel="00000000" w:rsidP="00000000" w:rsidRDefault="00000000" w:rsidRPr="00000000" w14:paraId="000012A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(YOUNG MAYA beams.)</w:t>
      </w:r>
    </w:p>
    <w:p w:rsidR="00000000" w:rsidDel="00000000" w:rsidP="00000000" w:rsidRDefault="00000000" w:rsidRPr="00000000" w14:paraId="000012A4">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2A5">
      <w:pPr>
        <w:pStyle w:val="Heading3"/>
        <w:keepNext w:val="0"/>
        <w:keepLines w:val="0"/>
        <w:spacing w:before="280" w:lineRule="auto"/>
        <w:rPr>
          <w:rFonts w:ascii="Courier" w:cs="Courier" w:eastAsia="Courier" w:hAnsi="Courier"/>
          <w:b w:val="1"/>
          <w:bCs w:val="1"/>
          <w:color w:val="000000"/>
          <w:sz w:val="26"/>
          <w:szCs w:val="26"/>
        </w:rPr>
      </w:pPr>
      <w:bookmarkStart w:colFirst="0" w:colLast="0" w:name="_h4p0pyju2t79" w:id="122"/>
      <w:bookmarkEnd w:id="122"/>
      <w:r w:rsidDel="00000000" w:rsidR="00000000" w:rsidRPr="00000000">
        <w:rPr>
          <w:rFonts w:ascii="Courier" w:cs="Courier" w:eastAsia="Courier" w:hAnsi="Courier"/>
          <w:b w:val="1"/>
          <w:bCs w:val="1"/>
          <w:color w:val="000000"/>
          <w:sz w:val="26"/>
          <w:szCs w:val="26"/>
          <w:rtl w:val="0"/>
        </w:rPr>
        <w:t xml:space="preserve">MONTAGE - YEARS PASS</w:t>
      </w:r>
    </w:p>
    <w:p w:rsidR="00000000" w:rsidDel="00000000" w:rsidP="00000000" w:rsidRDefault="00000000" w:rsidRPr="00000000" w14:paraId="000012A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drawings on the refrigerator increase.</w:t>
      </w:r>
    </w:p>
    <w:p w:rsidR="00000000" w:rsidDel="00000000" w:rsidP="00000000" w:rsidRDefault="00000000" w:rsidRPr="00000000" w14:paraId="000012A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proudly shows JENNIFER every new sketch.</w:t>
      </w:r>
    </w:p>
    <w:p w:rsidR="00000000" w:rsidDel="00000000" w:rsidP="00000000" w:rsidRDefault="00000000" w:rsidRPr="00000000" w14:paraId="000012A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keeps every single one in a folder.</w:t>
      </w:r>
    </w:p>
    <w:p w:rsidR="00000000" w:rsidDel="00000000" w:rsidP="00000000" w:rsidRDefault="00000000" w:rsidRPr="00000000" w14:paraId="000012A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wins a school art contest.</w:t>
      </w:r>
    </w:p>
    <w:p w:rsidR="00000000" w:rsidDel="00000000" w:rsidP="00000000" w:rsidRDefault="00000000" w:rsidRPr="00000000" w14:paraId="000012A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cheers the loudest.</w:t>
      </w:r>
    </w:p>
    <w:p w:rsidR="00000000" w:rsidDel="00000000" w:rsidP="00000000" w:rsidRDefault="00000000" w:rsidRPr="00000000" w14:paraId="000012A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takes photos.</w:t>
      </w:r>
    </w:p>
    <w:p w:rsidR="00000000" w:rsidDel="00000000" w:rsidP="00000000" w:rsidRDefault="00000000" w:rsidRPr="00000000" w14:paraId="000012A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family celebrates together.</w:t>
      </w:r>
    </w:p>
    <w:p w:rsidR="00000000" w:rsidDel="00000000" w:rsidP="00000000" w:rsidRDefault="00000000" w:rsidRPr="00000000" w14:paraId="000012AD">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2AE">
      <w:pPr>
        <w:pStyle w:val="Heading3"/>
        <w:keepNext w:val="0"/>
        <w:keepLines w:val="0"/>
        <w:spacing w:before="280" w:lineRule="auto"/>
        <w:rPr>
          <w:rFonts w:ascii="Courier" w:cs="Courier" w:eastAsia="Courier" w:hAnsi="Courier"/>
          <w:b w:val="1"/>
          <w:bCs w:val="1"/>
          <w:color w:val="000000"/>
          <w:sz w:val="26"/>
          <w:szCs w:val="26"/>
        </w:rPr>
      </w:pPr>
      <w:bookmarkStart w:colFirst="0" w:colLast="0" w:name="_v29n1lgiqooe" w:id="123"/>
      <w:bookmarkEnd w:id="123"/>
      <w:r w:rsidDel="00000000" w:rsidR="00000000" w:rsidRPr="00000000">
        <w:rPr>
          <w:rFonts w:ascii="Courier" w:cs="Courier" w:eastAsia="Courier" w:hAnsi="Courier"/>
          <w:b w:val="1"/>
          <w:bCs w:val="1"/>
          <w:color w:val="000000"/>
          <w:sz w:val="26"/>
          <w:szCs w:val="26"/>
          <w:rtl w:val="0"/>
        </w:rPr>
        <w:t xml:space="preserve">INT. ILAGAN HOUSE - NIGHT</w:t>
      </w:r>
    </w:p>
    <w:p w:rsidR="00000000" w:rsidDel="00000000" w:rsidP="00000000" w:rsidRDefault="00000000" w:rsidRPr="00000000" w14:paraId="000012A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is now in high school.</w:t>
      </w:r>
    </w:p>
    <w:p w:rsidR="00000000" w:rsidDel="00000000" w:rsidP="00000000" w:rsidRDefault="00000000" w:rsidRPr="00000000" w14:paraId="000012B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College brochures cover the dining table.</w:t>
      </w:r>
    </w:p>
    <w:p w:rsidR="00000000" w:rsidDel="00000000" w:rsidP="00000000" w:rsidRDefault="00000000" w:rsidRPr="00000000" w14:paraId="000012B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flips through them carefully.</w:t>
      </w:r>
    </w:p>
    <w:p w:rsidR="00000000" w:rsidDel="00000000" w:rsidP="00000000" w:rsidRDefault="00000000" w:rsidRPr="00000000" w14:paraId="000012B2">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MAYA</w:t>
      </w:r>
    </w:p>
    <w:p w:rsidR="00000000" w:rsidDel="00000000" w:rsidP="00000000" w:rsidRDefault="00000000" w:rsidRPr="00000000" w14:paraId="000012B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w:t>
      </w:r>
    </w:p>
    <w:p w:rsidR="00000000" w:rsidDel="00000000" w:rsidP="00000000" w:rsidRDefault="00000000" w:rsidRPr="00000000" w14:paraId="000012B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Paano kung Fine Arts?</w:t>
      </w:r>
    </w:p>
    <w:p w:rsidR="00000000" w:rsidDel="00000000" w:rsidP="00000000" w:rsidRDefault="00000000" w:rsidRPr="00000000" w14:paraId="000012B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pauses.)</w:t>
      </w:r>
    </w:p>
    <w:p w:rsidR="00000000" w:rsidDel="00000000" w:rsidP="00000000" w:rsidRDefault="00000000" w:rsidRPr="00000000" w14:paraId="000012B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looks at MAYA.</w:t>
      </w:r>
    </w:p>
    <w:p w:rsidR="00000000" w:rsidDel="00000000" w:rsidP="00000000" w:rsidRDefault="00000000" w:rsidRPr="00000000" w14:paraId="000012B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at the brochure.</w:t>
      </w:r>
    </w:p>
    <w:p w:rsidR="00000000" w:rsidDel="00000000" w:rsidP="00000000" w:rsidRDefault="00000000" w:rsidRPr="00000000" w14:paraId="000012B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long silence.</w:t>
      </w:r>
    </w:p>
    <w:p w:rsidR="00000000" w:rsidDel="00000000" w:rsidP="00000000" w:rsidRDefault="00000000" w:rsidRPr="00000000" w14:paraId="000012B9">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12B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Anak...</w:t>
      </w:r>
    </w:p>
    <w:p w:rsidR="00000000" w:rsidDel="00000000" w:rsidP="00000000" w:rsidRDefault="00000000" w:rsidRPr="00000000" w14:paraId="000012B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Magaling ka talaga mag-drawing.</w:t>
      </w:r>
    </w:p>
    <w:p w:rsidR="00000000" w:rsidDel="00000000" w:rsidP="00000000" w:rsidRDefault="00000000" w:rsidRPr="00000000" w14:paraId="000012B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Pero...</w:t>
      </w:r>
    </w:p>
    <w:p w:rsidR="00000000" w:rsidDel="00000000" w:rsidP="00000000" w:rsidRDefault="00000000" w:rsidRPr="00000000" w14:paraId="000012B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Mahirap ang buhay ng artist.</w:t>
      </w:r>
    </w:p>
    <w:p w:rsidR="00000000" w:rsidDel="00000000" w:rsidP="00000000" w:rsidRDefault="00000000" w:rsidRPr="00000000" w14:paraId="000012B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quietly listens.)</w:t>
      </w:r>
    </w:p>
    <w:p w:rsidR="00000000" w:rsidDel="00000000" w:rsidP="00000000" w:rsidRDefault="00000000" w:rsidRPr="00000000" w14:paraId="000012BF">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 (CONT'D)</w:t>
      </w:r>
    </w:p>
    <w:p w:rsidR="00000000" w:rsidDel="00000000" w:rsidP="00000000" w:rsidRDefault="00000000" w:rsidRPr="00000000" w14:paraId="000012C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Gusto ko...</w:t>
      </w:r>
    </w:p>
    <w:p w:rsidR="00000000" w:rsidDel="00000000" w:rsidP="00000000" w:rsidRDefault="00000000" w:rsidRPr="00000000" w14:paraId="000012C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Mas sigurado ang future mo.</w:t>
      </w:r>
    </w:p>
    <w:p w:rsidR="00000000" w:rsidDel="00000000" w:rsidP="00000000" w:rsidRDefault="00000000" w:rsidRPr="00000000" w14:paraId="000012C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Ayokong maranasan mo 'yung hirap na naranasan ko.</w:t>
      </w:r>
    </w:p>
    <w:p w:rsidR="00000000" w:rsidDel="00000000" w:rsidP="00000000" w:rsidRDefault="00000000" w:rsidRPr="00000000" w14:paraId="000012C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slowly nods.)</w:t>
      </w:r>
    </w:p>
    <w:p w:rsidR="00000000" w:rsidDel="00000000" w:rsidP="00000000" w:rsidRDefault="00000000" w:rsidRPr="00000000" w14:paraId="000012C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doesn't argue.</w:t>
      </w:r>
    </w:p>
    <w:p w:rsidR="00000000" w:rsidDel="00000000" w:rsidP="00000000" w:rsidRDefault="00000000" w:rsidRPr="00000000" w14:paraId="000012C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simply folds the Fine Arts brochure.</w:t>
      </w:r>
    </w:p>
    <w:p w:rsidR="00000000" w:rsidDel="00000000" w:rsidP="00000000" w:rsidRDefault="00000000" w:rsidRPr="00000000" w14:paraId="000012C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And places it underneath the others.</w:t>
      </w:r>
    </w:p>
    <w:p w:rsidR="00000000" w:rsidDel="00000000" w:rsidP="00000000" w:rsidRDefault="00000000" w:rsidRPr="00000000" w14:paraId="000012C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notices.</w:t>
      </w:r>
    </w:p>
    <w:p w:rsidR="00000000" w:rsidDel="00000000" w:rsidP="00000000" w:rsidRDefault="00000000" w:rsidRPr="00000000" w14:paraId="000012C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says nothing.</w:t>
      </w:r>
    </w:p>
    <w:p w:rsidR="00000000" w:rsidDel="00000000" w:rsidP="00000000" w:rsidRDefault="00000000" w:rsidRPr="00000000" w14:paraId="000012C9">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2CA">
      <w:pPr>
        <w:pStyle w:val="Heading3"/>
        <w:keepNext w:val="0"/>
        <w:keepLines w:val="0"/>
        <w:spacing w:before="280" w:lineRule="auto"/>
        <w:rPr>
          <w:rFonts w:ascii="Courier" w:cs="Courier" w:eastAsia="Courier" w:hAnsi="Courier"/>
          <w:b w:val="1"/>
          <w:bCs w:val="1"/>
          <w:color w:val="000000"/>
          <w:sz w:val="26"/>
          <w:szCs w:val="26"/>
        </w:rPr>
      </w:pPr>
      <w:bookmarkStart w:colFirst="0" w:colLast="0" w:name="_90qoqzvqz7ja" w:id="124"/>
      <w:bookmarkEnd w:id="124"/>
      <w:r w:rsidDel="00000000" w:rsidR="00000000" w:rsidRPr="00000000">
        <w:rPr>
          <w:rFonts w:ascii="Courier" w:cs="Courier" w:eastAsia="Courier" w:hAnsi="Courier"/>
          <w:b w:val="1"/>
          <w:bCs w:val="1"/>
          <w:color w:val="000000"/>
          <w:sz w:val="26"/>
          <w:szCs w:val="26"/>
          <w:rtl w:val="0"/>
        </w:rPr>
        <w:t xml:space="preserve">FLASHBACK - INT. MAYA'S BEDROOM - NIGHT</w:t>
      </w:r>
    </w:p>
    <w:p w:rsidR="00000000" w:rsidDel="00000000" w:rsidP="00000000" w:rsidRDefault="00000000" w:rsidRPr="00000000" w14:paraId="000012C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studies Computer Science.</w:t>
      </w:r>
    </w:p>
    <w:p w:rsidR="00000000" w:rsidDel="00000000" w:rsidP="00000000" w:rsidRDefault="00000000" w:rsidRPr="00000000" w14:paraId="000012C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Engineering books replace sketchpads.</w:t>
      </w:r>
    </w:p>
    <w:p w:rsidR="00000000" w:rsidDel="00000000" w:rsidP="00000000" w:rsidRDefault="00000000" w:rsidRPr="00000000" w14:paraId="000012C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refrigerator no longer displays new drawings.</w:t>
      </w:r>
    </w:p>
    <w:p w:rsidR="00000000" w:rsidDel="00000000" w:rsidP="00000000" w:rsidRDefault="00000000" w:rsidRPr="00000000" w14:paraId="000012C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folder of childhood artwork slowly gathers dust.</w:t>
      </w:r>
    </w:p>
    <w:p w:rsidR="00000000" w:rsidDel="00000000" w:rsidP="00000000" w:rsidRDefault="00000000" w:rsidRPr="00000000" w14:paraId="000012C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passes MAYA's room.</w:t>
      </w:r>
    </w:p>
    <w:p w:rsidR="00000000" w:rsidDel="00000000" w:rsidP="00000000" w:rsidRDefault="00000000" w:rsidRPr="00000000" w14:paraId="000012D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smiles proudly.</w:t>
      </w:r>
    </w:p>
    <w:p w:rsidR="00000000" w:rsidDel="00000000" w:rsidP="00000000" w:rsidRDefault="00000000" w:rsidRPr="00000000" w14:paraId="000012D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Believing everything is going according to plan.</w:t>
      </w:r>
    </w:p>
    <w:p w:rsidR="00000000" w:rsidDel="00000000" w:rsidP="00000000" w:rsidRDefault="00000000" w:rsidRPr="00000000" w14:paraId="000012D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never notices…</w:t>
      </w:r>
    </w:p>
    <w:p w:rsidR="00000000" w:rsidDel="00000000" w:rsidP="00000000" w:rsidRDefault="00000000" w:rsidRPr="00000000" w14:paraId="000012D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sketchbook tucked away inside the drawer.</w:t>
      </w:r>
    </w:p>
    <w:p w:rsidR="00000000" w:rsidDel="00000000" w:rsidP="00000000" w:rsidRDefault="00000000" w:rsidRPr="00000000" w14:paraId="000012D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Or the way MAYA quietly stares at it before turning back to her engineering books.</w:t>
      </w:r>
    </w:p>
    <w:p w:rsidR="00000000" w:rsidDel="00000000" w:rsidP="00000000" w:rsidRDefault="00000000" w:rsidRPr="00000000" w14:paraId="000012D5">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2D6">
      <w:pPr>
        <w:pStyle w:val="Heading3"/>
        <w:keepNext w:val="0"/>
        <w:keepLines w:val="0"/>
        <w:spacing w:before="280" w:lineRule="auto"/>
        <w:rPr>
          <w:rFonts w:ascii="Courier" w:cs="Courier" w:eastAsia="Courier" w:hAnsi="Courier"/>
          <w:b w:val="1"/>
          <w:bCs w:val="1"/>
          <w:color w:val="000000"/>
          <w:sz w:val="26"/>
          <w:szCs w:val="26"/>
        </w:rPr>
      </w:pPr>
      <w:bookmarkStart w:colFirst="0" w:colLast="0" w:name="_68rf92q19eey" w:id="125"/>
      <w:bookmarkEnd w:id="125"/>
      <w:r w:rsidDel="00000000" w:rsidR="00000000" w:rsidRPr="00000000">
        <w:rPr>
          <w:rFonts w:ascii="Courier" w:cs="Courier" w:eastAsia="Courier" w:hAnsi="Courier"/>
          <w:b w:val="1"/>
          <w:bCs w:val="1"/>
          <w:color w:val="000000"/>
          <w:sz w:val="26"/>
          <w:szCs w:val="26"/>
          <w:rtl w:val="0"/>
        </w:rPr>
        <w:t xml:space="preserve">INT. ILAGAN HOUSE - PRESENT (FLASHBACK ENDING)</w:t>
      </w:r>
    </w:p>
    <w:p w:rsidR="00000000" w:rsidDel="00000000" w:rsidP="00000000" w:rsidRDefault="00000000" w:rsidRPr="00000000" w14:paraId="000012D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memories begin overlapping.</w:t>
      </w:r>
    </w:p>
    <w:p w:rsidR="00000000" w:rsidDel="00000000" w:rsidP="00000000" w:rsidRDefault="00000000" w:rsidRPr="00000000" w14:paraId="000012D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Young MAYA smiling with crayons.</w:t>
      </w:r>
    </w:p>
    <w:p w:rsidR="00000000" w:rsidDel="00000000" w:rsidP="00000000" w:rsidRDefault="00000000" w:rsidRPr="00000000" w14:paraId="000012D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Young MAYA winning art contests.</w:t>
      </w:r>
    </w:p>
    <w:p w:rsidR="00000000" w:rsidDel="00000000" w:rsidP="00000000" w:rsidRDefault="00000000" w:rsidRPr="00000000" w14:paraId="000012D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Young MAYA saying…</w:t>
      </w:r>
    </w:p>
    <w:p w:rsidR="00000000" w:rsidDel="00000000" w:rsidP="00000000" w:rsidRDefault="00000000" w:rsidRPr="00000000" w14:paraId="000012DB">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MAYA (V.O.)</w:t>
      </w:r>
    </w:p>
    <w:p w:rsidR="00000000" w:rsidDel="00000000" w:rsidP="00000000" w:rsidRDefault="00000000" w:rsidRPr="00000000" w14:paraId="000012D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Gusto ko maging artist paglaki.</w:t>
      </w:r>
    </w:p>
    <w:p w:rsidR="00000000" w:rsidDel="00000000" w:rsidP="00000000" w:rsidRDefault="00000000" w:rsidRPr="00000000" w14:paraId="000012D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freezes.</w:t>
      </w:r>
    </w:p>
    <w:p w:rsidR="00000000" w:rsidDel="00000000" w:rsidP="00000000" w:rsidRDefault="00000000" w:rsidRPr="00000000" w14:paraId="000012D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words echo.</w:t>
      </w:r>
    </w:p>
    <w:p w:rsidR="00000000" w:rsidDel="00000000" w:rsidP="00000000" w:rsidRDefault="00000000" w:rsidRPr="00000000" w14:paraId="000012D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Again.</w:t>
      </w:r>
    </w:p>
    <w:p w:rsidR="00000000" w:rsidDel="00000000" w:rsidP="00000000" w:rsidRDefault="00000000" w:rsidRPr="00000000" w14:paraId="000012E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And again.</w:t>
      </w:r>
    </w:p>
    <w:p w:rsidR="00000000" w:rsidDel="00000000" w:rsidP="00000000" w:rsidRDefault="00000000" w:rsidRPr="00000000" w14:paraId="000012E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slowly widen.</w:t>
      </w:r>
    </w:p>
    <w:p w:rsidR="00000000" w:rsidDel="00000000" w:rsidP="00000000" w:rsidRDefault="00000000" w:rsidRPr="00000000" w14:paraId="000012E2">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 (V.O.)</w:t>
      </w:r>
    </w:p>
    <w:p w:rsidR="00000000" w:rsidDel="00000000" w:rsidP="00000000" w:rsidRDefault="00000000" w:rsidRPr="00000000" w14:paraId="000012E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12E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niya pala nakalimutan.</w:t>
      </w:r>
    </w:p>
    <w:p w:rsidR="00000000" w:rsidDel="00000000" w:rsidP="00000000" w:rsidRDefault="00000000" w:rsidRPr="00000000" w14:paraId="000012E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(Pause.)</w:t>
      </w:r>
    </w:p>
    <w:p w:rsidR="00000000" w:rsidDel="00000000" w:rsidP="00000000" w:rsidRDefault="00000000" w:rsidRPr="00000000" w14:paraId="000012E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Ako lang ang nagpaniwalang kaya niyang kalimutan.</w:t>
      </w:r>
    </w:p>
    <w:p w:rsidR="00000000" w:rsidDel="00000000" w:rsidP="00000000" w:rsidRDefault="00000000" w:rsidRPr="00000000" w14:paraId="000012E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memories begin to shatter like broken glass.</w:t>
      </w:r>
    </w:p>
    <w:p w:rsidR="00000000" w:rsidDel="00000000" w:rsidP="00000000" w:rsidRDefault="00000000" w:rsidRPr="00000000" w14:paraId="000012E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laughter fades.</w:t>
      </w:r>
    </w:p>
    <w:p w:rsidR="00000000" w:rsidDel="00000000" w:rsidP="00000000" w:rsidRDefault="00000000" w:rsidRPr="00000000" w14:paraId="000012E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colors distort.</w:t>
      </w:r>
    </w:p>
    <w:p w:rsidR="00000000" w:rsidDel="00000000" w:rsidP="00000000" w:rsidRDefault="00000000" w:rsidRPr="00000000" w14:paraId="000012E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familiar electronic buzzing returns.</w:t>
      </w:r>
    </w:p>
    <w:p w:rsidR="00000000" w:rsidDel="00000000" w:rsidP="00000000" w:rsidRDefault="00000000" w:rsidRPr="00000000" w14:paraId="000012E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flashback begins collapsing around JENNIFER.</w:t>
      </w:r>
    </w:p>
    <w:p w:rsidR="00000000" w:rsidDel="00000000" w:rsidP="00000000" w:rsidRDefault="00000000" w:rsidRPr="00000000" w14:paraId="000012E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screen flickers violently.</w:t>
      </w:r>
    </w:p>
    <w:p w:rsidR="00000000" w:rsidDel="00000000" w:rsidP="00000000" w:rsidRDefault="00000000" w:rsidRPr="00000000" w14:paraId="000012E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Preparing to pull her back to the present…</w:t>
        <w:br w:type="textWrapping"/>
      </w:r>
    </w:p>
    <w:p w:rsidR="00000000" w:rsidDel="00000000" w:rsidP="00000000" w:rsidRDefault="00000000" w:rsidRPr="00000000" w14:paraId="000012EE">
      <w:pPr>
        <w:pStyle w:val="Heading2"/>
        <w:rPr/>
      </w:pPr>
      <w:bookmarkStart w:colFirst="0" w:colLast="0" w:name="_q261779rlynh" w:id="126"/>
      <w:bookmarkEnd w:id="126"/>
      <w:r w:rsidDel="00000000" w:rsidR="00000000" w:rsidRPr="00000000">
        <w:rPr>
          <w:rtl w:val="0"/>
        </w:rPr>
        <w:t xml:space="preserve">ACT 5 - MISSING PRESENCE</w:t>
      </w:r>
    </w:p>
    <w:p w:rsidR="00000000" w:rsidDel="00000000" w:rsidP="00000000" w:rsidRDefault="00000000" w:rsidRPr="00000000" w14:paraId="000012EF">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EXT. ILAGAN HOUSE - MORNING</w:t>
      </w:r>
    </w:p>
    <w:p w:rsidR="00000000" w:rsidDel="00000000" w:rsidP="00000000" w:rsidRDefault="00000000" w:rsidRPr="00000000" w14:paraId="000012F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morning sun shines over the quiet neighborhood.</w:t>
      </w:r>
    </w:p>
    <w:p w:rsidR="00000000" w:rsidDel="00000000" w:rsidP="00000000" w:rsidRDefault="00000000" w:rsidRPr="00000000" w14:paraId="000012F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sedan is parked neatly outside the Ilagan house.</w:t>
      </w:r>
    </w:p>
    <w:p w:rsidR="00000000" w:rsidDel="00000000" w:rsidP="00000000" w:rsidRDefault="00000000" w:rsidRPr="00000000" w14:paraId="000012F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street is calm. A few neighbors sweep their front yards while children walk toward school.</w:t>
      </w:r>
    </w:p>
    <w:p w:rsidR="00000000" w:rsidDel="00000000" w:rsidP="00000000" w:rsidRDefault="00000000" w:rsidRPr="00000000" w14:paraId="000012F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front gate slowly opens.</w:t>
      </w:r>
    </w:p>
    <w:p w:rsidR="00000000" w:rsidDel="00000000" w:rsidP="00000000" w:rsidRDefault="00000000" w:rsidRPr="00000000" w14:paraId="000012F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walks toward the house carrying a small paper bag from a local bakery.</w:t>
      </w:r>
    </w:p>
    <w:p w:rsidR="00000000" w:rsidDel="00000000" w:rsidP="00000000" w:rsidRDefault="00000000" w:rsidRPr="00000000" w14:paraId="000012F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pauses for a moment before ringing the doorbell.</w:t>
      </w:r>
    </w:p>
    <w:p w:rsidR="00000000" w:rsidDel="00000000" w:rsidP="00000000" w:rsidRDefault="00000000" w:rsidRPr="00000000" w14:paraId="000012F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DING DONG.</w:t>
      </w:r>
    </w:p>
    <w:p w:rsidR="00000000" w:rsidDel="00000000" w:rsidP="00000000" w:rsidRDefault="00000000" w:rsidRPr="00000000" w14:paraId="000012F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few seconds pass.</w:t>
      </w:r>
    </w:p>
    <w:p w:rsidR="00000000" w:rsidDel="00000000" w:rsidP="00000000" w:rsidRDefault="00000000" w:rsidRPr="00000000" w14:paraId="000012F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door opens.</w:t>
      </w:r>
    </w:p>
    <w:p w:rsidR="00000000" w:rsidDel="00000000" w:rsidP="00000000" w:rsidRDefault="00000000" w:rsidRPr="00000000" w14:paraId="000012F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stands at the doorway.</w:t>
      </w:r>
    </w:p>
    <w:p w:rsidR="00000000" w:rsidDel="00000000" w:rsidP="00000000" w:rsidRDefault="00000000" w:rsidRPr="00000000" w14:paraId="000012F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His expression immediately softens.</w:t>
      </w:r>
    </w:p>
    <w:p w:rsidR="00000000" w:rsidDel="00000000" w:rsidP="00000000" w:rsidRDefault="00000000" w:rsidRPr="00000000" w14:paraId="000012FB">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2F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w:t>
      </w:r>
    </w:p>
    <w:p w:rsidR="00000000" w:rsidDel="00000000" w:rsidP="00000000" w:rsidRDefault="00000000" w:rsidRPr="00000000" w14:paraId="000012F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Maaga ka ah.</w:t>
      </w:r>
    </w:p>
    <w:p w:rsidR="00000000" w:rsidDel="00000000" w:rsidP="00000000" w:rsidRDefault="00000000" w:rsidRPr="00000000" w14:paraId="000012FE">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12F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(Chuckling.)</w:t>
      </w:r>
    </w:p>
    <w:p w:rsidR="00000000" w:rsidDel="00000000" w:rsidP="00000000" w:rsidRDefault="00000000" w:rsidRPr="00000000" w14:paraId="0000130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dala po akong pandesal.</w:t>
      </w:r>
    </w:p>
    <w:p w:rsidR="00000000" w:rsidDel="00000000" w:rsidP="00000000" w:rsidRDefault="00000000" w:rsidRPr="00000000" w14:paraId="0000130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Fresh pa.</w:t>
      </w:r>
    </w:p>
    <w:p w:rsidR="00000000" w:rsidDel="00000000" w:rsidP="00000000" w:rsidRDefault="00000000" w:rsidRPr="00000000" w14:paraId="0000130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smiles.)</w:t>
      </w:r>
    </w:p>
    <w:p w:rsidR="00000000" w:rsidDel="00000000" w:rsidP="00000000" w:rsidRDefault="00000000" w:rsidRPr="00000000" w14:paraId="00001303">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30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Aba...</w:t>
      </w:r>
    </w:p>
    <w:p w:rsidR="00000000" w:rsidDel="00000000" w:rsidP="00000000" w:rsidRDefault="00000000" w:rsidRPr="00000000" w14:paraId="0000130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Sakto.</w:t>
      </w:r>
    </w:p>
    <w:p w:rsidR="00000000" w:rsidDel="00000000" w:rsidP="00000000" w:rsidRDefault="00000000" w:rsidRPr="00000000" w14:paraId="0000130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Kape na lang kulang.</w:t>
      </w:r>
    </w:p>
    <w:p w:rsidR="00000000" w:rsidDel="00000000" w:rsidP="00000000" w:rsidRDefault="00000000" w:rsidRPr="00000000" w14:paraId="00001307">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130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Pwede ring libre n'yo na lang po ako.</w:t>
      </w:r>
    </w:p>
    <w:p w:rsidR="00000000" w:rsidDel="00000000" w:rsidP="00000000" w:rsidRDefault="00000000" w:rsidRPr="00000000" w14:paraId="0000130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laughs.)</w:t>
      </w:r>
    </w:p>
    <w:p w:rsidR="00000000" w:rsidDel="00000000" w:rsidP="00000000" w:rsidRDefault="00000000" w:rsidRPr="00000000" w14:paraId="0000130A">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30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Sige na nga.</w:t>
      </w:r>
    </w:p>
    <w:p w:rsidR="00000000" w:rsidDel="00000000" w:rsidP="00000000" w:rsidRDefault="00000000" w:rsidRPr="00000000" w14:paraId="0000130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Pasok ka.</w:t>
      </w:r>
    </w:p>
    <w:p w:rsidR="00000000" w:rsidDel="00000000" w:rsidP="00000000" w:rsidRDefault="00000000" w:rsidRPr="00000000" w14:paraId="0000130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steps inside.)</w:t>
      </w:r>
    </w:p>
    <w:p w:rsidR="00000000" w:rsidDel="00000000" w:rsidP="00000000" w:rsidRDefault="00000000" w:rsidRPr="00000000" w14:paraId="0000130E">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30F">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INT. ILAGAN HOUSE - LIVING ROOM - CONTINUOUS</w:t>
      </w:r>
    </w:p>
    <w:p w:rsidR="00000000" w:rsidDel="00000000" w:rsidP="00000000" w:rsidRDefault="00000000" w:rsidRPr="00000000" w14:paraId="0000131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house feels unusually quiet.</w:t>
      </w:r>
    </w:p>
    <w:p w:rsidR="00000000" w:rsidDel="00000000" w:rsidP="00000000" w:rsidRDefault="00000000" w:rsidRPr="00000000" w14:paraId="0000131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television is off.</w:t>
      </w:r>
    </w:p>
    <w:p w:rsidR="00000000" w:rsidDel="00000000" w:rsidP="00000000" w:rsidRDefault="00000000" w:rsidRPr="00000000" w14:paraId="0000131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music plays.</w:t>
      </w:r>
    </w:p>
    <w:p w:rsidR="00000000" w:rsidDel="00000000" w:rsidP="00000000" w:rsidRDefault="00000000" w:rsidRPr="00000000" w14:paraId="0000131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silence feels heavier than usual.</w:t>
      </w:r>
    </w:p>
    <w:p w:rsidR="00000000" w:rsidDel="00000000" w:rsidP="00000000" w:rsidRDefault="00000000" w:rsidRPr="00000000" w14:paraId="0000131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notices JENNIFER arranging a few things on a nearby shelf.</w:t>
      </w:r>
    </w:p>
    <w:p w:rsidR="00000000" w:rsidDel="00000000" w:rsidP="00000000" w:rsidRDefault="00000000" w:rsidRPr="00000000" w14:paraId="0000131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turns toward him.</w:t>
      </w:r>
    </w:p>
    <w:p w:rsidR="00000000" w:rsidDel="00000000" w:rsidP="00000000" w:rsidRDefault="00000000" w:rsidRPr="00000000" w14:paraId="0000131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Forces a small smile.</w:t>
      </w:r>
    </w:p>
    <w:p w:rsidR="00000000" w:rsidDel="00000000" w:rsidP="00000000" w:rsidRDefault="00000000" w:rsidRPr="00000000" w14:paraId="00001317">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31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Good morning, ETHAN.</w:t>
      </w:r>
    </w:p>
    <w:p w:rsidR="00000000" w:rsidDel="00000000" w:rsidP="00000000" w:rsidRDefault="00000000" w:rsidRPr="00000000" w14:paraId="00001319">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131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Good morning po, Tita.</w:t>
      </w:r>
    </w:p>
    <w:p w:rsidR="00000000" w:rsidDel="00000000" w:rsidP="00000000" w:rsidRDefault="00000000" w:rsidRPr="00000000" w14:paraId="0000131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hands her the paper bag.)</w:t>
      </w:r>
    </w:p>
    <w:p w:rsidR="00000000" w:rsidDel="00000000" w:rsidP="00000000" w:rsidRDefault="00000000" w:rsidRPr="00000000" w14:paraId="0000131C">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 (CONT'D)</w:t>
      </w:r>
    </w:p>
    <w:p w:rsidR="00000000" w:rsidDel="00000000" w:rsidP="00000000" w:rsidRDefault="00000000" w:rsidRPr="00000000" w14:paraId="0000131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pandesal po.</w:t>
      </w:r>
    </w:p>
    <w:p w:rsidR="00000000" w:rsidDel="00000000" w:rsidP="00000000" w:rsidRDefault="00000000" w:rsidRPr="00000000" w14:paraId="0000131E">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31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Naku.</w:t>
      </w:r>
    </w:p>
    <w:p w:rsidR="00000000" w:rsidDel="00000000" w:rsidP="00000000" w:rsidRDefault="00000000" w:rsidRPr="00000000" w14:paraId="0000132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na sana nag-abala.</w:t>
      </w:r>
    </w:p>
    <w:p w:rsidR="00000000" w:rsidDel="00000000" w:rsidP="00000000" w:rsidRDefault="00000000" w:rsidRPr="00000000" w14:paraId="00001321">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132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Okay lang po.</w:t>
      </w:r>
    </w:p>
    <w:p w:rsidR="00000000" w:rsidDel="00000000" w:rsidP="00000000" w:rsidRDefault="00000000" w:rsidRPr="00000000" w14:paraId="0000132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Napadaan lang.</w:t>
      </w:r>
    </w:p>
    <w:p w:rsidR="00000000" w:rsidDel="00000000" w:rsidP="00000000" w:rsidRDefault="00000000" w:rsidRPr="00000000" w14:paraId="0000132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smiles politely.)</w:t>
      </w:r>
    </w:p>
    <w:p w:rsidR="00000000" w:rsidDel="00000000" w:rsidP="00000000" w:rsidRDefault="00000000" w:rsidRPr="00000000" w14:paraId="0000132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her eyes betray her exhaustion.</w:t>
      </w:r>
    </w:p>
    <w:p w:rsidR="00000000" w:rsidDel="00000000" w:rsidP="00000000" w:rsidRDefault="00000000" w:rsidRPr="00000000" w14:paraId="0000132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hasn't been sleeping well.</w:t>
      </w:r>
    </w:p>
    <w:p w:rsidR="00000000" w:rsidDel="00000000" w:rsidP="00000000" w:rsidRDefault="00000000" w:rsidRPr="00000000" w14:paraId="0000132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notices.)</w:t>
      </w:r>
    </w:p>
    <w:p w:rsidR="00000000" w:rsidDel="00000000" w:rsidP="00000000" w:rsidRDefault="00000000" w:rsidRPr="00000000" w14:paraId="0000132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doesn't mention it.</w:t>
      </w:r>
    </w:p>
    <w:p w:rsidR="00000000" w:rsidDel="00000000" w:rsidP="00000000" w:rsidRDefault="00000000" w:rsidRPr="00000000" w14:paraId="0000132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Instead...</w:t>
      </w:r>
    </w:p>
    <w:p w:rsidR="00000000" w:rsidDel="00000000" w:rsidP="00000000" w:rsidRDefault="00000000" w:rsidRPr="00000000" w14:paraId="0000132A">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132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Nasaan po si MAYA?</w:t>
      </w:r>
    </w:p>
    <w:p w:rsidR="00000000" w:rsidDel="00000000" w:rsidP="00000000" w:rsidRDefault="00000000" w:rsidRPr="00000000" w14:paraId="0000132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pauses.)</w:t>
      </w:r>
    </w:p>
    <w:p w:rsidR="00000000" w:rsidDel="00000000" w:rsidP="00000000" w:rsidRDefault="00000000" w:rsidRPr="00000000" w14:paraId="0000132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glances toward the hallway.)</w:t>
      </w:r>
    </w:p>
    <w:p w:rsidR="00000000" w:rsidDel="00000000" w:rsidP="00000000" w:rsidRDefault="00000000" w:rsidRPr="00000000" w14:paraId="0000132E">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32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Nasa kwarto pa.</w:t>
      </w:r>
    </w:p>
    <w:p w:rsidR="00000000" w:rsidDel="00000000" w:rsidP="00000000" w:rsidRDefault="00000000" w:rsidRPr="00000000" w14:paraId="0000133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Tahimik lang.</w:t>
      </w:r>
    </w:p>
    <w:p w:rsidR="00000000" w:rsidDel="00000000" w:rsidP="00000000" w:rsidRDefault="00000000" w:rsidRPr="00000000" w14:paraId="0000133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nods.)</w:t>
      </w:r>
    </w:p>
    <w:p w:rsidR="00000000" w:rsidDel="00000000" w:rsidP="00000000" w:rsidRDefault="00000000" w:rsidRPr="00000000" w14:paraId="0000133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answer is enough.</w:t>
      </w:r>
    </w:p>
    <w:p w:rsidR="00000000" w:rsidDel="00000000" w:rsidP="00000000" w:rsidRDefault="00000000" w:rsidRPr="00000000" w14:paraId="0000133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walks toward the kitchen.)</w:t>
      </w:r>
    </w:p>
    <w:p w:rsidR="00000000" w:rsidDel="00000000" w:rsidP="00000000" w:rsidRDefault="00000000" w:rsidRPr="00000000" w14:paraId="00001334">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33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Kape muna tayo.</w:t>
      </w:r>
    </w:p>
    <w:p w:rsidR="00000000" w:rsidDel="00000000" w:rsidP="00000000" w:rsidRDefault="00000000" w:rsidRPr="00000000" w14:paraId="0000133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Baka magising din 'yon maMAYA.</w:t>
      </w:r>
    </w:p>
    <w:p w:rsidR="00000000" w:rsidDel="00000000" w:rsidP="00000000" w:rsidRDefault="00000000" w:rsidRPr="00000000" w14:paraId="00001337">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338">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INT. ILAGAN HOUSE - DINING ROOM - MOMENTS LATER</w:t>
      </w:r>
    </w:p>
    <w:p w:rsidR="00000000" w:rsidDel="00000000" w:rsidP="00000000" w:rsidRDefault="00000000" w:rsidRPr="00000000" w14:paraId="0000133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three sit around the dining table.</w:t>
      </w:r>
    </w:p>
    <w:p w:rsidR="00000000" w:rsidDel="00000000" w:rsidP="00000000" w:rsidRDefault="00000000" w:rsidRPr="00000000" w14:paraId="0000133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Fresh coffee fills the room with its aroma.</w:t>
      </w:r>
    </w:p>
    <w:p w:rsidR="00000000" w:rsidDel="00000000" w:rsidP="00000000" w:rsidRDefault="00000000" w:rsidRPr="00000000" w14:paraId="0000133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paper bag of bread sits in the middle of the table.</w:t>
      </w:r>
    </w:p>
    <w:p w:rsidR="00000000" w:rsidDel="00000000" w:rsidP="00000000" w:rsidRDefault="00000000" w:rsidRPr="00000000" w14:paraId="0000133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Nobody reaches for it.</w:t>
      </w:r>
    </w:p>
    <w:p w:rsidR="00000000" w:rsidDel="00000000" w:rsidP="00000000" w:rsidRDefault="00000000" w:rsidRPr="00000000" w14:paraId="0000133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a moment...</w:t>
      </w:r>
    </w:p>
    <w:p w:rsidR="00000000" w:rsidDel="00000000" w:rsidP="00000000" w:rsidRDefault="00000000" w:rsidRPr="00000000" w14:paraId="0000133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one speaks.</w:t>
      </w:r>
    </w:p>
    <w:p w:rsidR="00000000" w:rsidDel="00000000" w:rsidP="00000000" w:rsidRDefault="00000000" w:rsidRPr="00000000" w14:paraId="0000133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looks between JENNIFER and RICARDO.</w:t>
      </w:r>
    </w:p>
    <w:p w:rsidR="00000000" w:rsidDel="00000000" w:rsidP="00000000" w:rsidRDefault="00000000" w:rsidRPr="00000000" w14:paraId="0000134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silence says everything.</w:t>
      </w:r>
    </w:p>
    <w:p w:rsidR="00000000" w:rsidDel="00000000" w:rsidP="00000000" w:rsidRDefault="00000000" w:rsidRPr="00000000" w14:paraId="00001341">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134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134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Okay lang po ba kayo?</w:t>
      </w:r>
    </w:p>
    <w:p w:rsidR="00000000" w:rsidDel="00000000" w:rsidP="00000000" w:rsidRDefault="00000000" w:rsidRPr="00000000" w14:paraId="0000134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lets out a quiet sigh.)</w:t>
      </w:r>
    </w:p>
    <w:p w:rsidR="00000000" w:rsidDel="00000000" w:rsidP="00000000" w:rsidRDefault="00000000" w:rsidRPr="00000000" w14:paraId="00001345">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34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rin namin alam.</w:t>
      </w:r>
    </w:p>
    <w:p w:rsidR="00000000" w:rsidDel="00000000" w:rsidP="00000000" w:rsidRDefault="00000000" w:rsidRPr="00000000" w14:paraId="0000134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lowers her gaze.)</w:t>
      </w:r>
    </w:p>
    <w:p w:rsidR="00000000" w:rsidDel="00000000" w:rsidP="00000000" w:rsidRDefault="00000000" w:rsidRPr="00000000" w14:paraId="0000134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fingers absentmindedly stir her coffee.</w:t>
      </w:r>
    </w:p>
    <w:p w:rsidR="00000000" w:rsidDel="00000000" w:rsidP="00000000" w:rsidRDefault="00000000" w:rsidRPr="00000000" w14:paraId="0000134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Though she hasn't taken a sip.</w:t>
      </w:r>
    </w:p>
    <w:p w:rsidR="00000000" w:rsidDel="00000000" w:rsidP="00000000" w:rsidRDefault="00000000" w:rsidRPr="00000000" w14:paraId="0000134A">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34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Tahimik lang siya simula no'ng isang gabi.</w:t>
      </w:r>
    </w:p>
    <w:p w:rsidR="00000000" w:rsidDel="00000000" w:rsidP="00000000" w:rsidRDefault="00000000" w:rsidRPr="00000000" w14:paraId="0000134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na rin kami halos nag-uusap.</w:t>
      </w:r>
    </w:p>
    <w:p w:rsidR="00000000" w:rsidDel="00000000" w:rsidP="00000000" w:rsidRDefault="00000000" w:rsidRPr="00000000" w14:paraId="0000134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nods slowly.)</w:t>
      </w:r>
    </w:p>
    <w:p w:rsidR="00000000" w:rsidDel="00000000" w:rsidP="00000000" w:rsidRDefault="00000000" w:rsidRPr="00000000" w14:paraId="0000134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had expected as much.</w:t>
      </w:r>
    </w:p>
    <w:p w:rsidR="00000000" w:rsidDel="00000000" w:rsidP="00000000" w:rsidRDefault="00000000" w:rsidRPr="00000000" w14:paraId="0000134F">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135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Mahirap po talaga...</w:t>
      </w:r>
    </w:p>
    <w:p w:rsidR="00000000" w:rsidDel="00000000" w:rsidP="00000000" w:rsidRDefault="00000000" w:rsidRPr="00000000" w14:paraId="0000135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Especially after everything.</w:t>
      </w:r>
    </w:p>
    <w:p w:rsidR="00000000" w:rsidDel="00000000" w:rsidP="00000000" w:rsidRDefault="00000000" w:rsidRPr="00000000" w14:paraId="0000135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closes her eyes for a brief moment.)</w:t>
      </w:r>
    </w:p>
    <w:p w:rsidR="00000000" w:rsidDel="00000000" w:rsidP="00000000" w:rsidRDefault="00000000" w:rsidRPr="00000000" w14:paraId="00001353">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35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Akala ko...</w:t>
      </w:r>
    </w:p>
    <w:p w:rsidR="00000000" w:rsidDel="00000000" w:rsidP="00000000" w:rsidRDefault="00000000" w:rsidRPr="00000000" w14:paraId="0000135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kilala ko ang anak ko.</w:t>
      </w:r>
    </w:p>
    <w:p w:rsidR="00000000" w:rsidDel="00000000" w:rsidP="00000000" w:rsidRDefault="00000000" w:rsidRPr="00000000" w14:paraId="0000135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(Pause.)</w:t>
      </w:r>
    </w:p>
    <w:p w:rsidR="00000000" w:rsidDel="00000000" w:rsidP="00000000" w:rsidRDefault="00000000" w:rsidRPr="00000000" w14:paraId="0000135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Pero parang...</w:t>
      </w:r>
    </w:p>
    <w:p w:rsidR="00000000" w:rsidDel="00000000" w:rsidP="00000000" w:rsidRDefault="00000000" w:rsidRPr="00000000" w14:paraId="0000135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ang dami ko palang hindi alam.</w:t>
      </w:r>
    </w:p>
    <w:p w:rsidR="00000000" w:rsidDel="00000000" w:rsidP="00000000" w:rsidRDefault="00000000" w:rsidRPr="00000000" w14:paraId="0000135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quietly places a reassuring hand over hers.)</w:t>
      </w:r>
    </w:p>
    <w:p w:rsidR="00000000" w:rsidDel="00000000" w:rsidP="00000000" w:rsidRDefault="00000000" w:rsidRPr="00000000" w14:paraId="0000135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doesn't pull away.</w:t>
      </w:r>
    </w:p>
    <w:p w:rsidR="00000000" w:rsidDel="00000000" w:rsidP="00000000" w:rsidRDefault="00000000" w:rsidRPr="00000000" w14:paraId="0000135B">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35C">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INT. MAYA'S BEDROOM - SAME TIME</w:t>
      </w:r>
    </w:p>
    <w:p w:rsidR="00000000" w:rsidDel="00000000" w:rsidP="00000000" w:rsidRDefault="00000000" w:rsidRPr="00000000" w14:paraId="0000135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curtains remain closed.</w:t>
      </w:r>
    </w:p>
    <w:p w:rsidR="00000000" w:rsidDel="00000000" w:rsidP="00000000" w:rsidRDefault="00000000" w:rsidRPr="00000000" w14:paraId="0000135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thin stream of sunlight slips through the gap</w:t>
      </w:r>
    </w:p>
    <w:p w:rsidR="00000000" w:rsidDel="00000000" w:rsidP="00000000" w:rsidRDefault="00000000" w:rsidRPr="00000000" w14:paraId="0000135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sits on the edge of her bed.</w:t>
      </w:r>
    </w:p>
    <w:p w:rsidR="00000000" w:rsidDel="00000000" w:rsidP="00000000" w:rsidRDefault="00000000" w:rsidRPr="00000000" w14:paraId="0000136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Still wearing an oversized hoodie.</w:t>
      </w:r>
    </w:p>
    <w:p w:rsidR="00000000" w:rsidDel="00000000" w:rsidP="00000000" w:rsidRDefault="00000000" w:rsidRPr="00000000" w14:paraId="0000136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sketchbook rests beside her.)</w:t>
      </w:r>
    </w:p>
    <w:p w:rsidR="00000000" w:rsidDel="00000000" w:rsidP="00000000" w:rsidRDefault="00000000" w:rsidRPr="00000000" w14:paraId="0000136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isn't drawing.</w:t>
      </w:r>
    </w:p>
    <w:p w:rsidR="00000000" w:rsidDel="00000000" w:rsidP="00000000" w:rsidRDefault="00000000" w:rsidRPr="00000000" w14:paraId="0000136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simply stares at it.</w:t>
      </w:r>
    </w:p>
    <w:p w:rsidR="00000000" w:rsidDel="00000000" w:rsidP="00000000" w:rsidRDefault="00000000" w:rsidRPr="00000000" w14:paraId="0000136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Lost in thought.</w:t>
      </w:r>
    </w:p>
    <w:p w:rsidR="00000000" w:rsidDel="00000000" w:rsidP="00000000" w:rsidRDefault="00000000" w:rsidRPr="00000000" w14:paraId="0000136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knock interrupts the silence.)</w:t>
      </w:r>
    </w:p>
    <w:p w:rsidR="00000000" w:rsidDel="00000000" w:rsidP="00000000" w:rsidRDefault="00000000" w:rsidRPr="00000000" w14:paraId="0000136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KNOCK. KNOCK.</w:t>
      </w:r>
    </w:p>
    <w:p w:rsidR="00000000" w:rsidDel="00000000" w:rsidP="00000000" w:rsidRDefault="00000000" w:rsidRPr="00000000" w14:paraId="0000136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toward the door.</w:t>
      </w:r>
    </w:p>
    <w:p w:rsidR="00000000" w:rsidDel="00000000" w:rsidP="00000000" w:rsidRDefault="00000000" w:rsidRPr="00000000" w14:paraId="0000136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doesn't answer.</w:t>
      </w:r>
    </w:p>
    <w:p w:rsidR="00000000" w:rsidDel="00000000" w:rsidP="00000000" w:rsidRDefault="00000000" w:rsidRPr="00000000" w14:paraId="0000136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After a moment...</w:t>
      </w:r>
    </w:p>
    <w:p w:rsidR="00000000" w:rsidDel="00000000" w:rsidP="00000000" w:rsidRDefault="00000000" w:rsidRPr="00000000" w14:paraId="0000136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gentle knock.</w:t>
      </w:r>
    </w:p>
    <w:p w:rsidR="00000000" w:rsidDel="00000000" w:rsidP="00000000" w:rsidRDefault="00000000" w:rsidRPr="00000000" w14:paraId="0000136B">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 (O.S.)</w:t>
      </w:r>
    </w:p>
    <w:p w:rsidR="00000000" w:rsidDel="00000000" w:rsidP="00000000" w:rsidRDefault="00000000" w:rsidRPr="00000000" w14:paraId="0000136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w:t>
      </w:r>
    </w:p>
    <w:p w:rsidR="00000000" w:rsidDel="00000000" w:rsidP="00000000" w:rsidRDefault="00000000" w:rsidRPr="00000000" w14:paraId="0000136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Ako 'to.</w:t>
      </w:r>
    </w:p>
    <w:p w:rsidR="00000000" w:rsidDel="00000000" w:rsidP="00000000" w:rsidRDefault="00000000" w:rsidRPr="00000000" w14:paraId="0000136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pause.)</w:t>
      </w:r>
    </w:p>
    <w:p w:rsidR="00000000" w:rsidDel="00000000" w:rsidP="00000000" w:rsidRDefault="00000000" w:rsidRPr="00000000" w14:paraId="0000136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quietly walks over.</w:t>
      </w:r>
    </w:p>
    <w:p w:rsidR="00000000" w:rsidDel="00000000" w:rsidP="00000000" w:rsidRDefault="00000000" w:rsidRPr="00000000" w14:paraId="0000137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opens the door just enough to peek outside.</w:t>
      </w:r>
    </w:p>
    <w:p w:rsidR="00000000" w:rsidDel="00000000" w:rsidP="00000000" w:rsidRDefault="00000000" w:rsidRPr="00000000" w14:paraId="0000137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gives a small smile.)</w:t>
      </w:r>
    </w:p>
    <w:p w:rsidR="00000000" w:rsidDel="00000000" w:rsidP="00000000" w:rsidRDefault="00000000" w:rsidRPr="00000000" w14:paraId="00001372">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137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w:t>
      </w:r>
    </w:p>
    <w:p w:rsidR="00000000" w:rsidDel="00000000" w:rsidP="00000000" w:rsidRDefault="00000000" w:rsidRPr="00000000" w14:paraId="0000137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manages a weak smile.)</w:t>
      </w:r>
    </w:p>
    <w:p w:rsidR="00000000" w:rsidDel="00000000" w:rsidP="00000000" w:rsidRDefault="00000000" w:rsidRPr="00000000" w14:paraId="00001375">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37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w:t>
      </w:r>
    </w:p>
    <w:p w:rsidR="00000000" w:rsidDel="00000000" w:rsidP="00000000" w:rsidRDefault="00000000" w:rsidRPr="00000000" w14:paraId="0000137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Neither of them knows what to say.</w:t>
      </w:r>
    </w:p>
    <w:p w:rsidR="00000000" w:rsidDel="00000000" w:rsidP="00000000" w:rsidRDefault="00000000" w:rsidRPr="00000000" w14:paraId="0000137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silence.</w:t>
      </w:r>
    </w:p>
    <w:p w:rsidR="00000000" w:rsidDel="00000000" w:rsidP="00000000" w:rsidRDefault="00000000" w:rsidRPr="00000000" w14:paraId="0000137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Awkward.</w:t>
      </w:r>
    </w:p>
    <w:p w:rsidR="00000000" w:rsidDel="00000000" w:rsidP="00000000" w:rsidRDefault="00000000" w:rsidRPr="00000000" w14:paraId="0000137A">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137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Pwede ba?</w:t>
      </w:r>
    </w:p>
    <w:p w:rsidR="00000000" w:rsidDel="00000000" w:rsidP="00000000" w:rsidRDefault="00000000" w:rsidRPr="00000000" w14:paraId="0000137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nods.)</w:t>
      </w:r>
    </w:p>
    <w:p w:rsidR="00000000" w:rsidDel="00000000" w:rsidP="00000000" w:rsidRDefault="00000000" w:rsidRPr="00000000" w14:paraId="0000137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steps aside.</w:t>
      </w:r>
    </w:p>
    <w:p w:rsidR="00000000" w:rsidDel="00000000" w:rsidP="00000000" w:rsidRDefault="00000000" w:rsidRPr="00000000" w14:paraId="0000137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enters.)</w:t>
      </w:r>
    </w:p>
    <w:p w:rsidR="00000000" w:rsidDel="00000000" w:rsidP="00000000" w:rsidRDefault="00000000" w:rsidRPr="00000000" w14:paraId="0000137F">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380">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INT. MAYA'S BEDROOM - CONTINUOUS</w:t>
      </w:r>
    </w:p>
    <w:p w:rsidR="00000000" w:rsidDel="00000000" w:rsidP="00000000" w:rsidRDefault="00000000" w:rsidRPr="00000000" w14:paraId="0000138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looks around the room.</w:t>
      </w:r>
    </w:p>
    <w:p w:rsidR="00000000" w:rsidDel="00000000" w:rsidP="00000000" w:rsidRDefault="00000000" w:rsidRPr="00000000" w14:paraId="0000138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It feels different now.</w:t>
      </w:r>
    </w:p>
    <w:p w:rsidR="00000000" w:rsidDel="00000000" w:rsidP="00000000" w:rsidRDefault="00000000" w:rsidRPr="00000000" w14:paraId="0000138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because anything has changed.</w:t>
      </w:r>
    </w:p>
    <w:p w:rsidR="00000000" w:rsidDel="00000000" w:rsidP="00000000" w:rsidRDefault="00000000" w:rsidRPr="00000000" w14:paraId="0000138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because the truth has finally been spoken aloud.</w:t>
      </w:r>
    </w:p>
    <w:p w:rsidR="00000000" w:rsidDel="00000000" w:rsidP="00000000" w:rsidRDefault="00000000" w:rsidRPr="00000000" w14:paraId="0000138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His eyes briefly land on the sketchbook.</w:t>
      </w:r>
    </w:p>
    <w:p w:rsidR="00000000" w:rsidDel="00000000" w:rsidP="00000000" w:rsidRDefault="00000000" w:rsidRPr="00000000" w14:paraId="0000138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looks back at MAYA.</w:t>
      </w:r>
    </w:p>
    <w:p w:rsidR="00000000" w:rsidDel="00000000" w:rsidP="00000000" w:rsidRDefault="00000000" w:rsidRPr="00000000" w14:paraId="00001387">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138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How are you?</w:t>
      </w:r>
    </w:p>
    <w:p w:rsidR="00000000" w:rsidDel="00000000" w:rsidP="00000000" w:rsidRDefault="00000000" w:rsidRPr="00000000" w14:paraId="0000138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lets out a dry laugh.)</w:t>
      </w:r>
    </w:p>
    <w:p w:rsidR="00000000" w:rsidDel="00000000" w:rsidP="00000000" w:rsidRDefault="00000000" w:rsidRPr="00000000" w14:paraId="0000138A">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38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Honestly?</w:t>
      </w:r>
    </w:p>
    <w:p w:rsidR="00000000" w:rsidDel="00000000" w:rsidP="00000000" w:rsidRDefault="00000000" w:rsidRPr="00000000" w14:paraId="0000138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ko alam.</w:t>
      </w:r>
    </w:p>
    <w:p w:rsidR="00000000" w:rsidDel="00000000" w:rsidP="00000000" w:rsidRDefault="00000000" w:rsidRPr="00000000" w14:paraId="0000138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nods.)</w:t>
      </w:r>
    </w:p>
    <w:p w:rsidR="00000000" w:rsidDel="00000000" w:rsidP="00000000" w:rsidRDefault="00000000" w:rsidRPr="00000000" w14:paraId="0000138E">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138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Fair.</w:t>
      </w:r>
    </w:p>
    <w:p w:rsidR="00000000" w:rsidDel="00000000" w:rsidP="00000000" w:rsidRDefault="00000000" w:rsidRPr="00000000" w14:paraId="0000139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sits back on the bed.)</w:t>
      </w:r>
    </w:p>
    <w:p w:rsidR="00000000" w:rsidDel="00000000" w:rsidP="00000000" w:rsidRDefault="00000000" w:rsidRPr="00000000" w14:paraId="0000139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keeps her eyes on the floor.</w:t>
      </w:r>
    </w:p>
    <w:p w:rsidR="00000000" w:rsidDel="00000000" w:rsidP="00000000" w:rsidRDefault="00000000" w:rsidRPr="00000000" w14:paraId="00001392">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39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Parang...</w:t>
      </w:r>
    </w:p>
    <w:p w:rsidR="00000000" w:rsidDel="00000000" w:rsidP="00000000" w:rsidRDefault="00000000" w:rsidRPr="00000000" w14:paraId="0000139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ang bigat pa rin.</w:t>
      </w:r>
    </w:p>
    <w:p w:rsidR="00000000" w:rsidDel="00000000" w:rsidP="00000000" w:rsidRDefault="00000000" w:rsidRPr="00000000" w14:paraId="00001395">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139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Expected naman.</w:t>
      </w:r>
    </w:p>
    <w:p w:rsidR="00000000" w:rsidDel="00000000" w:rsidP="00000000" w:rsidRDefault="00000000" w:rsidRPr="00000000" w14:paraId="0000139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naman overnight maaayos lahat.</w:t>
      </w:r>
    </w:p>
    <w:p w:rsidR="00000000" w:rsidDel="00000000" w:rsidP="00000000" w:rsidRDefault="00000000" w:rsidRPr="00000000" w14:paraId="0000139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smiles faintly.)</w:t>
      </w:r>
    </w:p>
    <w:p w:rsidR="00000000" w:rsidDel="00000000" w:rsidP="00000000" w:rsidRDefault="00000000" w:rsidRPr="00000000" w14:paraId="00001399">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39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Ikaw talaga.</w:t>
      </w:r>
    </w:p>
    <w:p w:rsidR="00000000" w:rsidDel="00000000" w:rsidP="00000000" w:rsidRDefault="00000000" w:rsidRPr="00000000" w14:paraId="0000139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Laging may sagot.</w:t>
      </w:r>
    </w:p>
    <w:p w:rsidR="00000000" w:rsidDel="00000000" w:rsidP="00000000" w:rsidRDefault="00000000" w:rsidRPr="00000000" w14:paraId="0000139C">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139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ah.</w:t>
      </w:r>
    </w:p>
    <w:p w:rsidR="00000000" w:rsidDel="00000000" w:rsidP="00000000" w:rsidRDefault="00000000" w:rsidRPr="00000000" w14:paraId="0000139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Kunwari lang.</w:t>
      </w:r>
    </w:p>
    <w:p w:rsidR="00000000" w:rsidDel="00000000" w:rsidP="00000000" w:rsidRDefault="00000000" w:rsidRPr="00000000" w14:paraId="0000139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(Both of them chuckle.)</w:t>
      </w:r>
    </w:p>
    <w:p w:rsidR="00000000" w:rsidDel="00000000" w:rsidP="00000000" w:rsidRDefault="00000000" w:rsidRPr="00000000" w14:paraId="000013A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tension eases...</w:t>
      </w:r>
    </w:p>
    <w:p w:rsidR="00000000" w:rsidDel="00000000" w:rsidP="00000000" w:rsidRDefault="00000000" w:rsidRPr="00000000" w14:paraId="000013A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Only slightly.</w:t>
      </w:r>
    </w:p>
    <w:p w:rsidR="00000000" w:rsidDel="00000000" w:rsidP="00000000" w:rsidRDefault="00000000" w:rsidRPr="00000000" w14:paraId="000013A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notices the sketchbook again.)</w:t>
      </w:r>
    </w:p>
    <w:p w:rsidR="00000000" w:rsidDel="00000000" w:rsidP="00000000" w:rsidRDefault="00000000" w:rsidRPr="00000000" w14:paraId="000013A3">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13A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Alam mo...</w:t>
      </w:r>
    </w:p>
    <w:p w:rsidR="00000000" w:rsidDel="00000000" w:rsidP="00000000" w:rsidRDefault="00000000" w:rsidRPr="00000000" w14:paraId="000013A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No'ng sinabi mo lahat sa kanila...</w:t>
      </w:r>
    </w:p>
    <w:p w:rsidR="00000000" w:rsidDel="00000000" w:rsidP="00000000" w:rsidRDefault="00000000" w:rsidRPr="00000000" w14:paraId="000013A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Nagulat ako.</w:t>
      </w:r>
    </w:p>
    <w:p w:rsidR="00000000" w:rsidDel="00000000" w:rsidP="00000000" w:rsidRDefault="00000000" w:rsidRPr="00000000" w14:paraId="000013A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at him.)</w:t>
      </w:r>
    </w:p>
    <w:p w:rsidR="00000000" w:rsidDel="00000000" w:rsidP="00000000" w:rsidRDefault="00000000" w:rsidRPr="00000000" w14:paraId="000013A8">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3A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Sa drawing?</w:t>
      </w:r>
    </w:p>
    <w:p w:rsidR="00000000" w:rsidDel="00000000" w:rsidP="00000000" w:rsidRDefault="00000000" w:rsidRPr="00000000" w14:paraId="000013AA">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13A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w:t>
      </w:r>
    </w:p>
    <w:p w:rsidR="00000000" w:rsidDel="00000000" w:rsidP="00000000" w:rsidRDefault="00000000" w:rsidRPr="00000000" w14:paraId="000013A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 finally sinabi mo na.</w:t>
      </w:r>
    </w:p>
    <w:p w:rsidR="00000000" w:rsidDel="00000000" w:rsidP="00000000" w:rsidRDefault="00000000" w:rsidRPr="00000000" w14:paraId="000013A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(Pause.)</w:t>
      </w:r>
    </w:p>
    <w:p w:rsidR="00000000" w:rsidDel="00000000" w:rsidP="00000000" w:rsidRDefault="00000000" w:rsidRPr="00000000" w14:paraId="000013A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Matagal mo nang kinikimkim 'yon.</w:t>
      </w:r>
    </w:p>
    <w:p w:rsidR="00000000" w:rsidDel="00000000" w:rsidP="00000000" w:rsidRDefault="00000000" w:rsidRPr="00000000" w14:paraId="000013A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nods.)</w:t>
      </w:r>
    </w:p>
    <w:p w:rsidR="00000000" w:rsidDel="00000000" w:rsidP="00000000" w:rsidRDefault="00000000" w:rsidRPr="00000000" w14:paraId="000013B0">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3B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Natakot lang talaga ako.</w:t>
      </w:r>
    </w:p>
    <w:p w:rsidR="00000000" w:rsidDel="00000000" w:rsidP="00000000" w:rsidRDefault="00000000" w:rsidRPr="00000000" w14:paraId="000013B2">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13B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know.</w:t>
      </w:r>
    </w:p>
    <w:p w:rsidR="00000000" w:rsidDel="00000000" w:rsidP="00000000" w:rsidRDefault="00000000" w:rsidRPr="00000000" w14:paraId="000013B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brief silence settles between them.)</w:t>
      </w:r>
    </w:p>
    <w:p w:rsidR="00000000" w:rsidDel="00000000" w:rsidP="00000000" w:rsidRDefault="00000000" w:rsidRPr="00000000" w14:paraId="000013B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smiles reassuringly.)</w:t>
      </w:r>
    </w:p>
    <w:p w:rsidR="00000000" w:rsidDel="00000000" w:rsidP="00000000" w:rsidRDefault="00000000" w:rsidRPr="00000000" w14:paraId="000013B6">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 (CONT'D)</w:t>
      </w:r>
    </w:p>
    <w:p w:rsidR="00000000" w:rsidDel="00000000" w:rsidP="00000000" w:rsidRDefault="00000000" w:rsidRPr="00000000" w14:paraId="000013B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Pero...</w:t>
      </w:r>
    </w:p>
    <w:p w:rsidR="00000000" w:rsidDel="00000000" w:rsidP="00000000" w:rsidRDefault="00000000" w:rsidRPr="00000000" w14:paraId="000013B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what it's worth...</w:t>
      </w:r>
    </w:p>
    <w:p w:rsidR="00000000" w:rsidDel="00000000" w:rsidP="00000000" w:rsidRDefault="00000000" w:rsidRPr="00000000" w14:paraId="000013B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I'm proud of you.</w:t>
      </w:r>
    </w:p>
    <w:p w:rsidR="00000000" w:rsidDel="00000000" w:rsidP="00000000" w:rsidRDefault="00000000" w:rsidRPr="00000000" w14:paraId="000013B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at him.)</w:t>
      </w:r>
    </w:p>
    <w:p w:rsidR="00000000" w:rsidDel="00000000" w:rsidP="00000000" w:rsidRDefault="00000000" w:rsidRPr="00000000" w14:paraId="000013B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Confused.</w:t>
      </w:r>
    </w:p>
    <w:p w:rsidR="00000000" w:rsidDel="00000000" w:rsidP="00000000" w:rsidRDefault="00000000" w:rsidRPr="00000000" w14:paraId="000013BC">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3B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Proud?</w:t>
      </w:r>
    </w:p>
    <w:p w:rsidR="00000000" w:rsidDel="00000000" w:rsidP="00000000" w:rsidRDefault="00000000" w:rsidRPr="00000000" w14:paraId="000013BE">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13B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It takes guts to tell the truth.</w:t>
      </w:r>
    </w:p>
    <w:p w:rsidR="00000000" w:rsidDel="00000000" w:rsidP="00000000" w:rsidRDefault="00000000" w:rsidRPr="00000000" w14:paraId="000013C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Kahit alam mong baka hindi nila matanggap.</w:t>
      </w:r>
    </w:p>
    <w:p w:rsidR="00000000" w:rsidDel="00000000" w:rsidP="00000000" w:rsidRDefault="00000000" w:rsidRPr="00000000" w14:paraId="000013C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(MAYA's eyes begin to water.)</w:t>
      </w:r>
    </w:p>
    <w:p w:rsidR="00000000" w:rsidDel="00000000" w:rsidP="00000000" w:rsidRDefault="00000000" w:rsidRPr="00000000" w14:paraId="000013C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quickly looks away.</w:t>
      </w:r>
    </w:p>
    <w:p w:rsidR="00000000" w:rsidDel="00000000" w:rsidP="00000000" w:rsidRDefault="00000000" w:rsidRPr="00000000" w14:paraId="000013C3">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3C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Sana gano'n lang kadali.</w:t>
      </w:r>
    </w:p>
    <w:p w:rsidR="00000000" w:rsidDel="00000000" w:rsidP="00000000" w:rsidRDefault="00000000" w:rsidRPr="00000000" w14:paraId="000013C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nods.)</w:t>
      </w:r>
    </w:p>
    <w:p w:rsidR="00000000" w:rsidDel="00000000" w:rsidP="00000000" w:rsidRDefault="00000000" w:rsidRPr="00000000" w14:paraId="000013C6">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13C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naman.</w:t>
      </w:r>
    </w:p>
    <w:p w:rsidR="00000000" w:rsidDel="00000000" w:rsidP="00000000" w:rsidRDefault="00000000" w:rsidRPr="00000000" w14:paraId="000013C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Pero...</w:t>
      </w:r>
    </w:p>
    <w:p w:rsidR="00000000" w:rsidDel="00000000" w:rsidP="00000000" w:rsidRDefault="00000000" w:rsidRPr="00000000" w14:paraId="000013C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At least...</w:t>
      </w:r>
    </w:p>
    <w:p w:rsidR="00000000" w:rsidDel="00000000" w:rsidP="00000000" w:rsidRDefault="00000000" w:rsidRPr="00000000" w14:paraId="000013C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ka na nag-iisa.</w:t>
      </w:r>
    </w:p>
    <w:p w:rsidR="00000000" w:rsidDel="00000000" w:rsidP="00000000" w:rsidRDefault="00000000" w:rsidRPr="00000000" w14:paraId="000013C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slowly looks back at him.)</w:t>
      </w:r>
    </w:p>
    <w:p w:rsidR="00000000" w:rsidDel="00000000" w:rsidP="00000000" w:rsidRDefault="00000000" w:rsidRPr="00000000" w14:paraId="000013C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the first time in a long while...</w:t>
      </w:r>
    </w:p>
    <w:p w:rsidR="00000000" w:rsidDel="00000000" w:rsidP="00000000" w:rsidRDefault="00000000" w:rsidRPr="00000000" w14:paraId="000013C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believes him.</w:t>
      </w:r>
    </w:p>
    <w:p w:rsidR="00000000" w:rsidDel="00000000" w:rsidP="00000000" w:rsidRDefault="00000000" w:rsidRPr="00000000" w14:paraId="000013C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room falls into a comfortable silence.</w:t>
      </w:r>
    </w:p>
    <w:p w:rsidR="00000000" w:rsidDel="00000000" w:rsidP="00000000" w:rsidRDefault="00000000" w:rsidRPr="00000000" w14:paraId="000013C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Outside the bedroom...</w:t>
      </w:r>
    </w:p>
    <w:p w:rsidR="00000000" w:rsidDel="00000000" w:rsidP="00000000" w:rsidRDefault="00000000" w:rsidRPr="00000000" w14:paraId="000013D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quietly walks past the hallway.</w:t>
      </w:r>
    </w:p>
    <w:p w:rsidR="00000000" w:rsidDel="00000000" w:rsidP="00000000" w:rsidRDefault="00000000" w:rsidRPr="00000000" w14:paraId="000013D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notices the faint sound of MAYA laughing.</w:t>
      </w:r>
    </w:p>
    <w:p w:rsidR="00000000" w:rsidDel="00000000" w:rsidP="00000000" w:rsidRDefault="00000000" w:rsidRPr="00000000" w14:paraId="000013D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Just once.</w:t>
      </w:r>
    </w:p>
    <w:p w:rsidR="00000000" w:rsidDel="00000000" w:rsidP="00000000" w:rsidRDefault="00000000" w:rsidRPr="00000000" w14:paraId="000013D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Small.</w:t>
      </w:r>
    </w:p>
    <w:p w:rsidR="00000000" w:rsidDel="00000000" w:rsidP="00000000" w:rsidRDefault="00000000" w:rsidRPr="00000000" w14:paraId="000013D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genuine.</w:t>
      </w:r>
    </w:p>
    <w:p w:rsidR="00000000" w:rsidDel="00000000" w:rsidP="00000000" w:rsidRDefault="00000000" w:rsidRPr="00000000" w14:paraId="000013D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pauses.)</w:t>
      </w:r>
    </w:p>
    <w:p w:rsidR="00000000" w:rsidDel="00000000" w:rsidP="00000000" w:rsidRDefault="00000000" w:rsidRPr="00000000" w14:paraId="000013D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tiny smile forms on her face.</w:t>
      </w:r>
    </w:p>
    <w:p w:rsidR="00000000" w:rsidDel="00000000" w:rsidP="00000000" w:rsidRDefault="00000000" w:rsidRPr="00000000" w14:paraId="000013D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doesn't interrupt.</w:t>
      </w:r>
    </w:p>
    <w:p w:rsidR="00000000" w:rsidDel="00000000" w:rsidP="00000000" w:rsidRDefault="00000000" w:rsidRPr="00000000" w14:paraId="000013D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simply continues walking.</w:t>
      </w:r>
    </w:p>
    <w:p w:rsidR="00000000" w:rsidDel="00000000" w:rsidP="00000000" w:rsidRDefault="00000000" w:rsidRPr="00000000" w14:paraId="000013D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Knowing...</w:t>
      </w:r>
    </w:p>
    <w:p w:rsidR="00000000" w:rsidDel="00000000" w:rsidP="00000000" w:rsidRDefault="00000000" w:rsidRPr="00000000" w14:paraId="000013D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That maybe...</w:t>
      </w:r>
    </w:p>
    <w:p w:rsidR="00000000" w:rsidDel="00000000" w:rsidP="00000000" w:rsidRDefault="00000000" w:rsidRPr="00000000" w14:paraId="000013D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This is the first step.</w:t>
      </w:r>
    </w:p>
    <w:p w:rsidR="00000000" w:rsidDel="00000000" w:rsidP="00000000" w:rsidRDefault="00000000" w:rsidRPr="00000000" w14:paraId="000013DC">
      <w:pPr>
        <w:spacing w:after="240" w:before="240" w:lineRule="auto"/>
        <w:jc w:val="right"/>
        <w:rPr>
          <w:rFonts w:ascii="Courier" w:cs="Courier" w:eastAsia="Courier" w:hAnsi="Courier"/>
          <w:sz w:val="34"/>
          <w:szCs w:val="34"/>
        </w:rPr>
      </w:pPr>
      <w:r w:rsidDel="00000000" w:rsidR="00000000" w:rsidRPr="00000000">
        <w:rPr>
          <w:rFonts w:ascii="Courier" w:cs="Courier" w:eastAsia="Courier" w:hAnsi="Courier"/>
          <w:sz w:val="24"/>
          <w:szCs w:val="24"/>
          <w:rtl w:val="0"/>
        </w:rPr>
        <w:t xml:space="preserve">FADE OUT.</w:t>
      </w:r>
      <w:r w:rsidDel="00000000" w:rsidR="00000000" w:rsidRPr="00000000">
        <w:rPr>
          <w:rtl w:val="0"/>
        </w:rPr>
      </w:r>
    </w:p>
    <w:p w:rsidR="00000000" w:rsidDel="00000000" w:rsidP="00000000" w:rsidRDefault="00000000" w:rsidRPr="00000000" w14:paraId="000013DD">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INT. ILAGAN HOUSE - DINING ROOM - LATE MORNING</w:t>
      </w:r>
    </w:p>
    <w:p w:rsidR="00000000" w:rsidDel="00000000" w:rsidP="00000000" w:rsidRDefault="00000000" w:rsidRPr="00000000" w14:paraId="000013D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dining table remains untouched.</w:t>
      </w:r>
    </w:p>
    <w:p w:rsidR="00000000" w:rsidDel="00000000" w:rsidP="00000000" w:rsidRDefault="00000000" w:rsidRPr="00000000" w14:paraId="000013D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cups of coffee have gone cold.</w:t>
      </w:r>
    </w:p>
    <w:p w:rsidR="00000000" w:rsidDel="00000000" w:rsidP="00000000" w:rsidRDefault="00000000" w:rsidRPr="00000000" w14:paraId="000013E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sits at the head of the table.</w:t>
      </w:r>
    </w:p>
    <w:p w:rsidR="00000000" w:rsidDel="00000000" w:rsidP="00000000" w:rsidRDefault="00000000" w:rsidRPr="00000000" w14:paraId="000013E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quietly folds a dish towel in her hands, more out of nervousness than necessity.</w:t>
      </w:r>
    </w:p>
    <w:p w:rsidR="00000000" w:rsidDel="00000000" w:rsidP="00000000" w:rsidRDefault="00000000" w:rsidRPr="00000000" w14:paraId="000013E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sits across from them.</w:t>
      </w:r>
    </w:p>
    <w:p w:rsidR="00000000" w:rsidDel="00000000" w:rsidP="00000000" w:rsidRDefault="00000000" w:rsidRPr="00000000" w14:paraId="000013E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one says a word.</w:t>
      </w:r>
    </w:p>
    <w:p w:rsidR="00000000" w:rsidDel="00000000" w:rsidP="00000000" w:rsidRDefault="00000000" w:rsidRPr="00000000" w14:paraId="000013E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breaks the silence.</w:t>
      </w:r>
    </w:p>
    <w:p w:rsidR="00000000" w:rsidDel="00000000" w:rsidP="00000000" w:rsidRDefault="00000000" w:rsidRPr="00000000" w14:paraId="000013E5">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3E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puwedeng ganito na lang.</w:t>
      </w:r>
    </w:p>
    <w:p w:rsidR="00000000" w:rsidDel="00000000" w:rsidP="00000000" w:rsidRDefault="00000000" w:rsidRPr="00000000" w14:paraId="000013E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looks up.)</w:t>
      </w:r>
    </w:p>
    <w:p w:rsidR="00000000" w:rsidDel="00000000" w:rsidP="00000000" w:rsidRDefault="00000000" w:rsidRPr="00000000" w14:paraId="000013E8">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3E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Alam ko.</w:t>
      </w:r>
    </w:p>
    <w:p w:rsidR="00000000" w:rsidDel="00000000" w:rsidP="00000000" w:rsidRDefault="00000000" w:rsidRPr="00000000" w14:paraId="000013E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(Pause.)</w:t>
      </w:r>
    </w:p>
    <w:p w:rsidR="00000000" w:rsidDel="00000000" w:rsidP="00000000" w:rsidRDefault="00000000" w:rsidRPr="00000000" w14:paraId="000013E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Pero hindi ko alam kung paano magsisimula.</w:t>
      </w:r>
    </w:p>
    <w:p w:rsidR="00000000" w:rsidDel="00000000" w:rsidP="00000000" w:rsidRDefault="00000000" w:rsidRPr="00000000" w14:paraId="000013E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nods.)</w:t>
      </w:r>
    </w:p>
    <w:p w:rsidR="00000000" w:rsidDel="00000000" w:rsidP="00000000" w:rsidRDefault="00000000" w:rsidRPr="00000000" w14:paraId="000013ED">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3E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Ako rin.</w:t>
      </w:r>
    </w:p>
    <w:p w:rsidR="00000000" w:rsidDel="00000000" w:rsidP="00000000" w:rsidRDefault="00000000" w:rsidRPr="00000000" w14:paraId="000013E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looks toward the hallway.)</w:t>
      </w:r>
    </w:p>
    <w:p w:rsidR="00000000" w:rsidDel="00000000" w:rsidP="00000000" w:rsidRDefault="00000000" w:rsidRPr="00000000" w14:paraId="000013F0">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13F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Maybe...</w:t>
      </w:r>
    </w:p>
    <w:p w:rsidR="00000000" w:rsidDel="00000000" w:rsidP="00000000" w:rsidRDefault="00000000" w:rsidRPr="00000000" w14:paraId="000013F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niyo kailangang alam agad ang tamang sasabihin.</w:t>
      </w:r>
    </w:p>
    <w:p w:rsidR="00000000" w:rsidDel="00000000" w:rsidP="00000000" w:rsidRDefault="00000000" w:rsidRPr="00000000" w14:paraId="000013F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Baka...</w:t>
      </w:r>
    </w:p>
    <w:p w:rsidR="00000000" w:rsidDel="00000000" w:rsidP="00000000" w:rsidRDefault="00000000" w:rsidRPr="00000000" w14:paraId="000013F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kailangan lang muna niyang maramdaman na gusto niyo siyang pakinggan.</w:t>
      </w:r>
    </w:p>
    <w:p w:rsidR="00000000" w:rsidDel="00000000" w:rsidP="00000000" w:rsidRDefault="00000000" w:rsidRPr="00000000" w14:paraId="000013F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slowly lowers her eyes.)</w:t>
      </w:r>
    </w:p>
    <w:p w:rsidR="00000000" w:rsidDel="00000000" w:rsidP="00000000" w:rsidRDefault="00000000" w:rsidRPr="00000000" w14:paraId="000013F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quietly nods.</w:t>
      </w:r>
    </w:p>
    <w:p w:rsidR="00000000" w:rsidDel="00000000" w:rsidP="00000000" w:rsidRDefault="00000000" w:rsidRPr="00000000" w14:paraId="000013F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3F8">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INT. MAYA'S BEDROOM - MOMENTS LATER</w:t>
      </w:r>
    </w:p>
    <w:p w:rsidR="00000000" w:rsidDel="00000000" w:rsidP="00000000" w:rsidRDefault="00000000" w:rsidRPr="00000000" w14:paraId="000013F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soft knock is heard.</w:t>
      </w:r>
    </w:p>
    <w:p w:rsidR="00000000" w:rsidDel="00000000" w:rsidP="00000000" w:rsidRDefault="00000000" w:rsidRPr="00000000" w14:paraId="000013FA">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 (O.S.)</w:t>
      </w:r>
    </w:p>
    <w:p w:rsidR="00000000" w:rsidDel="00000000" w:rsidP="00000000" w:rsidRDefault="00000000" w:rsidRPr="00000000" w14:paraId="000013F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Anak...</w:t>
      </w:r>
    </w:p>
    <w:p w:rsidR="00000000" w:rsidDel="00000000" w:rsidP="00000000" w:rsidRDefault="00000000" w:rsidRPr="00000000" w14:paraId="000013F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Pwede ba tayong mag-usap?</w:t>
      </w:r>
    </w:p>
    <w:p w:rsidR="00000000" w:rsidDel="00000000" w:rsidP="00000000" w:rsidRDefault="00000000" w:rsidRPr="00000000" w14:paraId="000013F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toward the door.)</w:t>
      </w:r>
    </w:p>
    <w:p w:rsidR="00000000" w:rsidDel="00000000" w:rsidP="00000000" w:rsidRDefault="00000000" w:rsidRPr="00000000" w14:paraId="000013F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takes a deep breath.)</w:t>
      </w:r>
    </w:p>
    <w:p w:rsidR="00000000" w:rsidDel="00000000" w:rsidP="00000000" w:rsidRDefault="00000000" w:rsidRPr="00000000" w14:paraId="000013FF">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(Her phone screen glowing in her hands she lets out a dull sigh.) </w:t>
      </w:r>
    </w:p>
    <w:p w:rsidR="00000000" w:rsidDel="00000000" w:rsidP="00000000" w:rsidRDefault="00000000" w:rsidRPr="00000000" w14:paraId="00001400">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p>
    <w:p w:rsidR="00000000" w:rsidDel="00000000" w:rsidP="00000000" w:rsidRDefault="00000000" w:rsidRPr="00000000" w14:paraId="00001401">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...Sige po.</w:t>
      </w:r>
    </w:p>
    <w:p w:rsidR="00000000" w:rsidDel="00000000" w:rsidP="00000000" w:rsidRDefault="00000000" w:rsidRPr="00000000" w14:paraId="00001402">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(RICARDO opens the door slowly.)</w:t>
      </w:r>
    </w:p>
    <w:p w:rsidR="00000000" w:rsidDel="00000000" w:rsidP="00000000" w:rsidRDefault="00000000" w:rsidRPr="00000000" w14:paraId="00001403">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JENNIFER stands beside him.</w:t>
      </w:r>
    </w:p>
    <w:p w:rsidR="00000000" w:rsidDel="00000000" w:rsidP="00000000" w:rsidRDefault="00000000" w:rsidRPr="00000000" w14:paraId="00001404">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Her posture is rigid, arms tightly crossed.</w:t>
      </w:r>
    </w:p>
    <w:p w:rsidR="00000000" w:rsidDel="00000000" w:rsidP="00000000" w:rsidRDefault="00000000" w:rsidRPr="00000000" w14:paraId="00001405">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looks frustrated, her eyes scanning the room suspiciously .</w:t>
      </w:r>
    </w:p>
    <w:p w:rsidR="00000000" w:rsidDel="00000000" w:rsidP="00000000" w:rsidRDefault="00000000" w:rsidRPr="00000000" w14:paraId="00001406">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ETHAN quietly stays behind in the hallway, looking down awkwardly.</w:t>
      </w:r>
    </w:p>
    <w:p w:rsidR="00000000" w:rsidDel="00000000" w:rsidP="00000000" w:rsidRDefault="00000000" w:rsidRPr="00000000" w14:paraId="00001407">
      <w:pPr>
        <w:spacing w:after="240" w:before="240" w:lineRule="auto"/>
        <w:rPr>
          <w:rFonts w:ascii="Courier" w:cs="Courier" w:eastAsia="Courier" w:hAnsi="Courier"/>
          <w:color w:val="38761d"/>
          <w:sz w:val="24"/>
          <w:szCs w:val="24"/>
        </w:rPr>
      </w:pPr>
      <w:r w:rsidDel="00000000" w:rsidR="00000000" w:rsidRPr="00000000">
        <w:rPr>
          <w:rtl w:val="0"/>
        </w:rPr>
      </w:r>
    </w:p>
    <w:p w:rsidR="00000000" w:rsidDel="00000000" w:rsidP="00000000" w:rsidRDefault="00000000" w:rsidRPr="00000000" w14:paraId="00001408">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(RICARDO gestures toward the living room.)</w:t>
      </w:r>
    </w:p>
    <w:p w:rsidR="00000000" w:rsidDel="00000000" w:rsidP="00000000" w:rsidRDefault="00000000" w:rsidRPr="00000000" w14:paraId="00001409">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RICARDO</w:t>
      </w:r>
    </w:p>
    <w:p w:rsidR="00000000" w:rsidDel="00000000" w:rsidP="00000000" w:rsidRDefault="00000000" w:rsidRPr="00000000" w14:paraId="0000140A">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Labas muna tayo sa sala .</w:t>
      </w:r>
    </w:p>
    <w:p w:rsidR="00000000" w:rsidDel="00000000" w:rsidP="00000000" w:rsidRDefault="00000000" w:rsidRPr="00000000" w14:paraId="0000140B">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Kailangan natin mag-usap ng matino .</w:t>
      </w:r>
    </w:p>
    <w:p w:rsidR="00000000" w:rsidDel="00000000" w:rsidP="00000000" w:rsidRDefault="00000000" w:rsidRPr="00000000" w14:paraId="0000140C">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Ayoko ng pabalang na sagot, Maya ha.</w:t>
      </w:r>
    </w:p>
    <w:p w:rsidR="00000000" w:rsidDel="00000000" w:rsidP="00000000" w:rsidRDefault="00000000" w:rsidRPr="00000000" w14:paraId="0000140D">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stares at her phone for a brief second before locking it.)</w:t>
      </w:r>
    </w:p>
    <w:p w:rsidR="00000000" w:rsidDel="00000000" w:rsidP="00000000" w:rsidRDefault="00000000" w:rsidRPr="00000000" w14:paraId="0000140E">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quietly stands and walks past them.)</w:t>
      </w:r>
    </w:p>
    <w:p w:rsidR="00000000" w:rsidDel="00000000" w:rsidP="00000000" w:rsidRDefault="00000000" w:rsidRPr="00000000" w14:paraId="0000140F">
      <w:pPr>
        <w:rPr>
          <w:rFonts w:ascii="Courier" w:cs="Courier" w:eastAsia="Courier" w:hAnsi="Courier"/>
          <w:color w:val="38761d"/>
          <w:sz w:val="24"/>
          <w:szCs w:val="24"/>
        </w:rPr>
      </w:pPr>
      <w:r w:rsidDel="00000000" w:rsidR="00000000" w:rsidRPr="00000000">
        <w:rPr>
          <w:rtl w:val="0"/>
        </w:rPr>
      </w:r>
    </w:p>
    <w:p w:rsidR="00000000" w:rsidDel="00000000" w:rsidP="00000000" w:rsidRDefault="00000000" w:rsidRPr="00000000" w14:paraId="00001410">
      <w:pPr>
        <w:spacing w:after="240" w:before="240" w:lineRule="auto"/>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INT. ILAGAN HOUSE - LIVING ROOM - CONTINUOUS</w:t>
      </w:r>
    </w:p>
    <w:p w:rsidR="00000000" w:rsidDel="00000000" w:rsidP="00000000" w:rsidRDefault="00000000" w:rsidRPr="00000000" w14:paraId="00001411">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three sit facing each other.</w:t>
      </w:r>
    </w:p>
    <w:p w:rsidR="00000000" w:rsidDel="00000000" w:rsidP="00000000" w:rsidRDefault="00000000" w:rsidRPr="00000000" w14:paraId="00001412">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RICARDO takes the single armchair,immediately rubbing his temples </w:t>
      </w:r>
    </w:p>
    <w:p w:rsidR="00000000" w:rsidDel="00000000" w:rsidP="00000000" w:rsidRDefault="00000000" w:rsidRPr="00000000" w14:paraId="00001413">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and JENNIFER sit on opposite ends of the sofa.</w:t>
      </w:r>
    </w:p>
    <w:p w:rsidR="00000000" w:rsidDel="00000000" w:rsidP="00000000" w:rsidRDefault="00000000" w:rsidRPr="00000000" w14:paraId="00001414">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immediately places her phone face up on her lap. </w:t>
      </w:r>
    </w:p>
    <w:p w:rsidR="00000000" w:rsidDel="00000000" w:rsidP="00000000" w:rsidRDefault="00000000" w:rsidRPr="00000000" w14:paraId="00001415">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distance between them feels like a literal wall. .</w:t>
      </w:r>
    </w:p>
    <w:p w:rsidR="00000000" w:rsidDel="00000000" w:rsidP="00000000" w:rsidRDefault="00000000" w:rsidRPr="00000000" w14:paraId="00001416">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Nobody speaks.</w:t>
      </w:r>
    </w:p>
    <w:p w:rsidR="00000000" w:rsidDel="00000000" w:rsidP="00000000" w:rsidRDefault="00000000" w:rsidRPr="00000000" w14:paraId="00001417">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Until...</w:t>
      </w:r>
    </w:p>
    <w:p w:rsidR="00000000" w:rsidDel="00000000" w:rsidP="00000000" w:rsidRDefault="00000000" w:rsidRPr="00000000" w14:paraId="00001418">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RICARDO</w:t>
      </w:r>
    </w:p>
    <w:p w:rsidR="00000000" w:rsidDel="00000000" w:rsidP="00000000" w:rsidRDefault="00000000" w:rsidRPr="00000000" w14:paraId="00001419">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Anak...</w:t>
      </w:r>
    </w:p>
    <w:p w:rsidR="00000000" w:rsidDel="00000000" w:rsidP="00000000" w:rsidRDefault="00000000" w:rsidRPr="00000000" w14:paraId="0000141A">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Hindi pwedeng ganiyan ang ugali mo sa amin kagabi… Nagtatanong lang naman kami tungkol sa mga klase mo,diba? </w:t>
      </w:r>
    </w:p>
    <w:p w:rsidR="00000000" w:rsidDel="00000000" w:rsidP="00000000" w:rsidRDefault="00000000" w:rsidRPr="00000000" w14:paraId="0000141B">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looks away, her finger tapping the side of her phone. )</w:t>
      </w:r>
    </w:p>
    <w:p w:rsidR="00000000" w:rsidDel="00000000" w:rsidP="00000000" w:rsidRDefault="00000000" w:rsidRPr="00000000" w14:paraId="0000141C">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p>
    <w:p w:rsidR="00000000" w:rsidDel="00000000" w:rsidP="00000000" w:rsidRDefault="00000000" w:rsidRPr="00000000" w14:paraId="0000141D">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Sumagot naman po ako, 'di ba? </w:t>
      </w:r>
    </w:p>
    <w:p w:rsidR="00000000" w:rsidDel="00000000" w:rsidP="00000000" w:rsidRDefault="00000000" w:rsidRPr="00000000" w14:paraId="0000141E">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JENNIFER </w:t>
      </w:r>
    </w:p>
    <w:p w:rsidR="00000000" w:rsidDel="00000000" w:rsidP="00000000" w:rsidRDefault="00000000" w:rsidRPr="00000000" w14:paraId="0000141F">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Sagot ba 'yung puro 'okay lang' habang nakatutok ka dyan sa selpone mo? Maya,'yung scholarship mo hindi yan basta basta lang! </w:t>
      </w:r>
    </w:p>
    <w:p w:rsidR="00000000" w:rsidDel="00000000" w:rsidP="00000000" w:rsidRDefault="00000000" w:rsidRPr="00000000" w14:paraId="00001420">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sighs dramatically. She unlocks her phone right in front of them.) </w:t>
      </w:r>
    </w:p>
    <w:p w:rsidR="00000000" w:rsidDel="00000000" w:rsidP="00000000" w:rsidRDefault="00000000" w:rsidRPr="00000000" w14:paraId="00001421">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r w:rsidDel="00000000" w:rsidR="00000000" w:rsidRPr="00000000">
        <w:rPr>
          <w:rFonts w:ascii="Courier" w:cs="Courier" w:eastAsia="Courier" w:hAnsi="Courier"/>
          <w:color w:val="e69138"/>
          <w:sz w:val="24"/>
          <w:szCs w:val="24"/>
          <w:rtl w:val="0"/>
        </w:rPr>
        <w:t xml:space="preserve"> </w:t>
      </w:r>
    </w:p>
    <w:p w:rsidR="00000000" w:rsidDel="00000000" w:rsidP="00000000" w:rsidRDefault="00000000" w:rsidRPr="00000000" w14:paraId="00001422">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 malaking part ng buhay ko 'tong art career ko. Hindi ko pwedeng itigil lang 'to para sa mga requirements na 'yan.</w:t>
      </w:r>
    </w:p>
    <w:p w:rsidR="00000000" w:rsidDel="00000000" w:rsidP="00000000" w:rsidRDefault="00000000" w:rsidRPr="00000000" w14:paraId="00001423">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(JENNIFER gets defensive, sitting up straight.) </w:t>
      </w:r>
    </w:p>
    <w:p w:rsidR="00000000" w:rsidDel="00000000" w:rsidP="00000000" w:rsidRDefault="00000000" w:rsidRPr="00000000" w14:paraId="00001424">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JENNIFER</w:t>
      </w:r>
    </w:p>
    <w:p w:rsidR="00000000" w:rsidDel="00000000" w:rsidP="00000000" w:rsidRDefault="00000000" w:rsidRPr="00000000" w14:paraId="00001425">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 Career? Maya, drawing lang 'yan! Ano gagawin mo sa drawing kung hindi mo naman matatapos yung kurso mo? Tingnan mo nga si Ethan! </w:t>
      </w:r>
    </w:p>
    <w:p w:rsidR="00000000" w:rsidDel="00000000" w:rsidP="00000000" w:rsidRDefault="00000000" w:rsidRPr="00000000" w14:paraId="00001426">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flinches at the name. She locks her eyes onto her screen.) </w:t>
      </w:r>
    </w:p>
    <w:p w:rsidR="00000000" w:rsidDel="00000000" w:rsidP="00000000" w:rsidRDefault="00000000" w:rsidRPr="00000000" w14:paraId="00001427">
      <w:pPr>
        <w:spacing w:after="240" w:before="240" w:lineRule="auto"/>
        <w:jc w:val="center"/>
        <w:rPr>
          <w:rFonts w:ascii="Courier" w:cs="Courier" w:eastAsia="Courier" w:hAnsi="Courier"/>
          <w:color w:val="e69138"/>
          <w:sz w:val="24"/>
          <w:szCs w:val="24"/>
        </w:rPr>
      </w:pPr>
      <w:r w:rsidDel="00000000" w:rsidR="00000000" w:rsidRPr="00000000">
        <w:rPr>
          <w:rtl w:val="0"/>
        </w:rPr>
      </w:r>
    </w:p>
    <w:p w:rsidR="00000000" w:rsidDel="00000000" w:rsidP="00000000" w:rsidRDefault="00000000" w:rsidRPr="00000000" w14:paraId="00001428">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JENNIFER (CONT'D)</w:t>
      </w:r>
    </w:p>
    <w:p w:rsidR="00000000" w:rsidDel="00000000" w:rsidP="00000000" w:rsidRDefault="00000000" w:rsidRPr="00000000" w14:paraId="00001429">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 Si Ethan, sobrang responsable. Nakakatulong na nga kay Papa mo sa shop, maayos pa sa school, walang tinatago sa pamilya niya. Siya, may direksyon sa buhay. Ikaw, ano?</w:t>
      </w:r>
    </w:p>
    <w:p w:rsidR="00000000" w:rsidDel="00000000" w:rsidP="00000000" w:rsidRDefault="00000000" w:rsidRPr="00000000" w14:paraId="0000142A">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(Jennifer looks at Maya intensely)</w:t>
      </w:r>
    </w:p>
    <w:p w:rsidR="00000000" w:rsidDel="00000000" w:rsidP="00000000" w:rsidRDefault="00000000" w:rsidRPr="00000000" w14:paraId="0000142B">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(MAYA's fingers anxiously scroll through her device, ignoring her mother's gaze.)  </w:t>
      </w:r>
    </w:p>
    <w:p w:rsidR="00000000" w:rsidDel="00000000" w:rsidP="00000000" w:rsidRDefault="00000000" w:rsidRPr="00000000" w14:paraId="0000142C">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MAYA </w:t>
      </w:r>
    </w:p>
    <w:p w:rsidR="00000000" w:rsidDel="00000000" w:rsidP="00000000" w:rsidRDefault="00000000" w:rsidRPr="00000000" w14:paraId="0000142D">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Kung gustong-gusto niyo pala 'yung mga choices ni Ethan sa buhay, di sana siya na lang ang naging anak niyo. </w:t>
      </w:r>
    </w:p>
    <w:p w:rsidR="00000000" w:rsidDel="00000000" w:rsidP="00000000" w:rsidRDefault="00000000" w:rsidRPr="00000000" w14:paraId="0000142E">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(Ricardo sits up and points a finger towards Maya)</w:t>
      </w:r>
    </w:p>
    <w:p w:rsidR="00000000" w:rsidDel="00000000" w:rsidP="00000000" w:rsidRDefault="00000000" w:rsidRPr="00000000" w14:paraId="0000142F">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RICARDO</w:t>
      </w:r>
    </w:p>
    <w:p w:rsidR="00000000" w:rsidDel="00000000" w:rsidP="00000000" w:rsidRDefault="00000000" w:rsidRPr="00000000" w14:paraId="00001430">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Huwag mong bastusin ang nanay mo ng ganyan! </w:t>
      </w:r>
    </w:p>
    <w:p w:rsidR="00000000" w:rsidDel="00000000" w:rsidP="00000000" w:rsidRDefault="00000000" w:rsidRPr="00000000" w14:paraId="00001431">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MAYA </w:t>
      </w:r>
    </w:p>
    <w:p w:rsidR="00000000" w:rsidDel="00000000" w:rsidP="00000000" w:rsidRDefault="00000000" w:rsidRPr="00000000" w14:paraId="00001432">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Bakit, Pa? Totoo naman di ba? Tuwang-tuwa kayo kapag si Ethan ang kasama mo sa shop. Lagi mo siyang pinupuri habang ako, kahit anong pilit kong maging Dean's Lister, lagi nalang kulang sa inyo. </w:t>
      </w:r>
    </w:p>
    <w:p w:rsidR="00000000" w:rsidDel="00000000" w:rsidP="00000000" w:rsidRDefault="00000000" w:rsidRPr="00000000" w14:paraId="00001433">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comparison stings, pushing Maya further into her shell.) </w:t>
      </w:r>
    </w:p>
    <w:p w:rsidR="00000000" w:rsidDel="00000000" w:rsidP="00000000" w:rsidRDefault="00000000" w:rsidRPr="00000000" w14:paraId="00001434">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stares at her screen, watching chat bubbles pop up from her thesis mates.) </w:t>
      </w:r>
    </w:p>
    <w:p w:rsidR="00000000" w:rsidDel="00000000" w:rsidP="00000000" w:rsidRDefault="00000000" w:rsidRPr="00000000" w14:paraId="00001435">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MAYA (CONT'D) </w:t>
      </w:r>
    </w:p>
    <w:p w:rsidR="00000000" w:rsidDel="00000000" w:rsidP="00000000" w:rsidRDefault="00000000" w:rsidRPr="00000000" w14:paraId="00001436">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Palagi niyo na lang akong ikinukumpara sa iba. Pero nakikita niyo ba kung gaano ako nahihirapan sa course na to? I just feel like you guys don’t understand or see me at all eh. And yung nakikita niyo lang, ah yung mga bagsak kong requirements. </w:t>
      </w:r>
    </w:p>
    <w:p w:rsidR="00000000" w:rsidDel="00000000" w:rsidP="00000000" w:rsidRDefault="00000000" w:rsidRPr="00000000" w14:paraId="00001437">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(RICARDO opens his mouth to speak, but his phone suddenly vibrates loudly on the table.) </w:t>
      </w:r>
    </w:p>
    <w:p w:rsidR="00000000" w:rsidDel="00000000" w:rsidP="00000000" w:rsidRDefault="00000000" w:rsidRPr="00000000" w14:paraId="00001438">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(An automated work alert flashes on his screen.) </w:t>
      </w:r>
    </w:p>
    <w:p w:rsidR="00000000" w:rsidDel="00000000" w:rsidP="00000000" w:rsidRDefault="00000000" w:rsidRPr="00000000" w14:paraId="00001439">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(Instinctively, RICARDO reaches out and checks the notification, drawing his attention away.) </w:t>
      </w:r>
    </w:p>
    <w:p w:rsidR="00000000" w:rsidDel="00000000" w:rsidP="00000000" w:rsidRDefault="00000000" w:rsidRPr="00000000" w14:paraId="0000143A">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notices this and lets out a bitter, lifeless laugh.) </w:t>
      </w:r>
    </w:p>
    <w:p w:rsidR="00000000" w:rsidDel="00000000" w:rsidP="00000000" w:rsidRDefault="00000000" w:rsidRPr="00000000" w14:paraId="0000143B">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MAYA (CONT'D) </w:t>
      </w:r>
    </w:p>
    <w:p w:rsidR="00000000" w:rsidDel="00000000" w:rsidP="00000000" w:rsidRDefault="00000000" w:rsidRPr="00000000" w14:paraId="0000143C">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See? Kahit ngayon... mas importante pa rin 'yan sa inyo. </w:t>
      </w:r>
    </w:p>
    <w:p w:rsidR="00000000" w:rsidDel="00000000" w:rsidP="00000000" w:rsidRDefault="00000000" w:rsidRPr="00000000" w14:paraId="0000143D">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(RICARDO quickly puts his phone away, looking guilty but exhausted.) </w:t>
      </w:r>
    </w:p>
    <w:p w:rsidR="00000000" w:rsidDel="00000000" w:rsidP="00000000" w:rsidRDefault="00000000" w:rsidRPr="00000000" w14:paraId="0000143E">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RICARDO </w:t>
      </w:r>
    </w:p>
    <w:p w:rsidR="00000000" w:rsidDel="00000000" w:rsidP="00000000" w:rsidRDefault="00000000" w:rsidRPr="00000000" w14:paraId="0000143F">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Sinusubukan ko lang kumita sa buhay, Maya… Para rin sa iyo ang lahat ng pinaghirapan ko. Sayang lang ang ginagawa ko kung sinusuportahan ko ang pag-aaral mo tapos puro ka lang doodle araw-araw.</w:t>
      </w:r>
    </w:p>
    <w:p w:rsidR="00000000" w:rsidDel="00000000" w:rsidP="00000000" w:rsidRDefault="00000000" w:rsidRPr="00000000" w14:paraId="00001440">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turns her back slightly, completely tuning out their words with her phone.) </w:t>
      </w:r>
    </w:p>
    <w:p w:rsidR="00000000" w:rsidDel="00000000" w:rsidP="00000000" w:rsidRDefault="00000000" w:rsidRPr="00000000" w14:paraId="00001441">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MAYA </w:t>
      </w:r>
    </w:p>
    <w:p w:rsidR="00000000" w:rsidDel="00000000" w:rsidP="00000000" w:rsidRDefault="00000000" w:rsidRPr="00000000" w14:paraId="00001442">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Gagawan ko naman ng paraan yung mga grades ko Pa. Please..wag niyo na lang muna akong kausapin tungkol dito. </w:t>
      </w:r>
    </w:p>
    <w:p w:rsidR="00000000" w:rsidDel="00000000" w:rsidP="00000000" w:rsidRDefault="00000000" w:rsidRPr="00000000" w14:paraId="00001443">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(Jennifer snaps, losing her patience.) </w:t>
      </w:r>
    </w:p>
    <w:p w:rsidR="00000000" w:rsidDel="00000000" w:rsidP="00000000" w:rsidRDefault="00000000" w:rsidRPr="00000000" w14:paraId="00001444">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(Ricardo stares and tries to process what his daughter said.)</w:t>
      </w:r>
    </w:p>
    <w:p w:rsidR="00000000" w:rsidDel="00000000" w:rsidP="00000000" w:rsidRDefault="00000000" w:rsidRPr="00000000" w14:paraId="00001445">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JENNIFER </w:t>
      </w:r>
    </w:p>
    <w:p w:rsidR="00000000" w:rsidDel="00000000" w:rsidP="00000000" w:rsidRDefault="00000000" w:rsidRPr="00000000" w14:paraId="00001446">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tabi mo nga muna 'yung selpone mo kapag kinakausap kita! </w:t>
      </w:r>
    </w:p>
    <w:p w:rsidR="00000000" w:rsidDel="00000000" w:rsidP="00000000" w:rsidRDefault="00000000" w:rsidRPr="00000000" w14:paraId="00001447">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grips her phone tighter as her ultimate shield.) </w:t>
      </w:r>
    </w:p>
    <w:p w:rsidR="00000000" w:rsidDel="00000000" w:rsidP="00000000" w:rsidRDefault="00000000" w:rsidRPr="00000000" w14:paraId="00001448">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(Her mind is a chaotic mess of assignment alerts, but she stays completely numb.) </w:t>
      </w:r>
    </w:p>
    <w:p w:rsidR="00000000" w:rsidDel="00000000" w:rsidP="00000000" w:rsidRDefault="00000000" w:rsidRPr="00000000" w14:paraId="00001449">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MAYA </w:t>
      </w:r>
    </w:p>
    <w:p w:rsidR="00000000" w:rsidDel="00000000" w:rsidP="00000000" w:rsidRDefault="00000000" w:rsidRPr="00000000" w14:paraId="0000144A">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Ayoko po. Di ko po kaya. </w:t>
      </w:r>
    </w:p>
    <w:p w:rsidR="00000000" w:rsidDel="00000000" w:rsidP="00000000" w:rsidRDefault="00000000" w:rsidRPr="00000000" w14:paraId="0000144B">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room falls into a freezing silence.) </w:t>
      </w:r>
    </w:p>
    <w:p w:rsidR="00000000" w:rsidDel="00000000" w:rsidP="00000000" w:rsidRDefault="00000000" w:rsidRPr="00000000" w14:paraId="0000144C">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No one rushes to bridge the gap. No one apologizes. They are physically together, but entirely separated by their screens and pride. </w:t>
      </w:r>
    </w:p>
    <w:p w:rsidR="00000000" w:rsidDel="00000000" w:rsidP="00000000" w:rsidRDefault="00000000" w:rsidRPr="00000000" w14:paraId="0000144D">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(RICARDO lets out a heavy, tired sigh.) </w:t>
      </w:r>
    </w:p>
    <w:p w:rsidR="00000000" w:rsidDel="00000000" w:rsidP="00000000" w:rsidRDefault="00000000" w:rsidRPr="00000000" w14:paraId="0000144E">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RICARDO </w:t>
      </w:r>
    </w:p>
    <w:p w:rsidR="00000000" w:rsidDel="00000000" w:rsidP="00000000" w:rsidRDefault="00000000" w:rsidRPr="00000000" w14:paraId="0000144F">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Sige. Bahala ka sa buhay mo kung yan ang gusto mo edi sige. Basta bantayan mo 'yang mga grades mo, ha. </w:t>
      </w:r>
    </w:p>
    <w:p w:rsidR="00000000" w:rsidDel="00000000" w:rsidP="00000000" w:rsidRDefault="00000000" w:rsidRPr="00000000" w14:paraId="00001450">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doesn't answer. She stands up and quietly walks back to her room.) </w:t>
      </w:r>
    </w:p>
    <w:p w:rsidR="00000000" w:rsidDel="00000000" w:rsidP="00000000" w:rsidRDefault="00000000" w:rsidRPr="00000000" w14:paraId="00001451">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(JENNIFER and RICARDO are left sitting on the sofa in deep, unresolved disappointment.) </w:t>
      </w:r>
    </w:p>
    <w:p w:rsidR="00000000" w:rsidDel="00000000" w:rsidP="00000000" w:rsidRDefault="00000000" w:rsidRPr="00000000" w14:paraId="00001452">
      <w:pPr>
        <w:spacing w:after="240" w:before="240" w:lineRule="auto"/>
        <w:jc w:val="right"/>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FADE OUT. </w:t>
      </w:r>
    </w:p>
    <w:p w:rsidR="00000000" w:rsidDel="00000000" w:rsidP="00000000" w:rsidRDefault="00000000" w:rsidRPr="00000000" w14:paraId="00001453">
      <w:pPr>
        <w:spacing w:after="240" w:before="240" w:lineRule="auto"/>
        <w:jc w:val="right"/>
        <w:rPr>
          <w:rFonts w:ascii="Courier" w:cs="Courier" w:eastAsia="Courier" w:hAnsi="Courier"/>
          <w:color w:val="e69138"/>
          <w:sz w:val="24"/>
          <w:szCs w:val="24"/>
        </w:rPr>
      </w:pPr>
      <w:r w:rsidDel="00000000" w:rsidR="00000000" w:rsidRPr="00000000">
        <w:rPr>
          <w:rtl w:val="0"/>
        </w:rPr>
      </w:r>
    </w:p>
    <w:p w:rsidR="00000000" w:rsidDel="00000000" w:rsidP="00000000" w:rsidRDefault="00000000" w:rsidRPr="00000000" w14:paraId="00001454">
      <w:pPr>
        <w:spacing w:after="240" w:before="240" w:lineRule="auto"/>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INT. ILAGAN HOUSE - LIVING ROOM - AFTERNOON </w:t>
      </w:r>
    </w:p>
    <w:p w:rsidR="00000000" w:rsidDel="00000000" w:rsidP="00000000" w:rsidRDefault="00000000" w:rsidRPr="00000000" w14:paraId="00001455">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Months later. </w:t>
      </w:r>
    </w:p>
    <w:p w:rsidR="00000000" w:rsidDel="00000000" w:rsidP="00000000" w:rsidRDefault="00000000" w:rsidRPr="00000000" w14:paraId="00001456">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family sits around in the living room once again. </w:t>
      </w:r>
    </w:p>
    <w:p w:rsidR="00000000" w:rsidDel="00000000" w:rsidP="00000000" w:rsidRDefault="00000000" w:rsidRPr="00000000" w14:paraId="00001457">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golden light of sunset shines through the windows, but the room feels cold. </w:t>
      </w:r>
    </w:p>
    <w:p w:rsidR="00000000" w:rsidDel="00000000" w:rsidP="00000000" w:rsidRDefault="00000000" w:rsidRPr="00000000" w14:paraId="00001458">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atmosphere is quiet, but unlike before, it is not a peaceful silence. It is an awkward, fragile truce.</w:t>
      </w:r>
    </w:p>
    <w:p w:rsidR="00000000" w:rsidDel="00000000" w:rsidP="00000000" w:rsidRDefault="00000000" w:rsidRPr="00000000" w14:paraId="00001459">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 </w:t>
      </w:r>
    </w:p>
    <w:p w:rsidR="00000000" w:rsidDel="00000000" w:rsidP="00000000" w:rsidRDefault="00000000" w:rsidRPr="00000000" w14:paraId="0000145A">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finally looks up from her phone.</w:t>
      </w:r>
    </w:p>
    <w:p w:rsidR="00000000" w:rsidDel="00000000" w:rsidP="00000000" w:rsidRDefault="00000000" w:rsidRPr="00000000" w14:paraId="0000145B">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notices her father situated beside her, typing away. </w:t>
      </w:r>
    </w:p>
    <w:p w:rsidR="00000000" w:rsidDel="00000000" w:rsidP="00000000" w:rsidRDefault="00000000" w:rsidRPr="00000000" w14:paraId="0000145C">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Her mother sat nearby as well, </w:t>
      </w:r>
      <w:r w:rsidDel="00000000" w:rsidR="00000000" w:rsidRPr="00000000">
        <w:rPr>
          <w:rFonts w:ascii="Courier" w:cs="Courier" w:eastAsia="Courier" w:hAnsi="Courier"/>
          <w:color w:val="e69138"/>
          <w:sz w:val="24"/>
          <w:szCs w:val="24"/>
          <w:rtl w:val="0"/>
        </w:rPr>
        <w:t xml:space="preserve">watching something on her tablet.</w:t>
      </w:r>
    </w:p>
    <w:p w:rsidR="00000000" w:rsidDel="00000000" w:rsidP="00000000" w:rsidRDefault="00000000" w:rsidRPr="00000000" w14:paraId="0000145D">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Despite their closeness, MAYA still feels lonely.</w:t>
      </w:r>
    </w:p>
    <w:p w:rsidR="00000000" w:rsidDel="00000000" w:rsidP="00000000" w:rsidRDefault="00000000" w:rsidRPr="00000000" w14:paraId="0000145E">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“Ganito nalang ba kami?”</w:t>
      </w:r>
    </w:p>
    <w:p w:rsidR="00000000" w:rsidDel="00000000" w:rsidP="00000000" w:rsidRDefault="00000000" w:rsidRPr="00000000" w14:paraId="0000145F">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sinks further into the couch.</w:t>
      </w:r>
    </w:p>
    <w:p w:rsidR="00000000" w:rsidDel="00000000" w:rsidP="00000000" w:rsidRDefault="00000000" w:rsidRPr="00000000" w14:paraId="00001460">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succumbs to her train of thought, shifting to a more comfortable position.</w:t>
      </w:r>
    </w:p>
    <w:p w:rsidR="00000000" w:rsidDel="00000000" w:rsidP="00000000" w:rsidRDefault="00000000" w:rsidRPr="00000000" w14:paraId="00001461">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“Ganito nalang ba… ako?”</w:t>
      </w:r>
    </w:p>
    <w:p w:rsidR="00000000" w:rsidDel="00000000" w:rsidP="00000000" w:rsidRDefault="00000000" w:rsidRPr="00000000" w14:paraId="00001462">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Her eyes droop a little, and she tries not to nod off.</w:t>
      </w:r>
    </w:p>
    <w:p w:rsidR="00000000" w:rsidDel="00000000" w:rsidP="00000000" w:rsidRDefault="00000000" w:rsidRPr="00000000" w14:paraId="00001463">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“Maybe it’s alright…”</w:t>
      </w:r>
    </w:p>
    <w:p w:rsidR="00000000" w:rsidDel="00000000" w:rsidP="00000000" w:rsidRDefault="00000000" w:rsidRPr="00000000" w14:paraId="00001464">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“That I don’t know yet.” </w:t>
      </w:r>
    </w:p>
    <w:p w:rsidR="00000000" w:rsidDel="00000000" w:rsidP="00000000" w:rsidRDefault="00000000" w:rsidRPr="00000000" w14:paraId="00001465">
      <w:pPr>
        <w:spacing w:after="240" w:before="240" w:lineRule="auto"/>
        <w:rPr>
          <w:rFonts w:ascii="Courier" w:cs="Courier" w:eastAsia="Courier" w:hAnsi="Courier"/>
          <w:color w:val="e69138"/>
          <w:sz w:val="24"/>
          <w:szCs w:val="24"/>
        </w:rPr>
      </w:pPr>
      <w:r w:rsidDel="00000000" w:rsidR="00000000" w:rsidRPr="00000000">
        <w:rPr>
          <w:rtl w:val="0"/>
        </w:rPr>
      </w:r>
    </w:p>
    <w:p w:rsidR="00000000" w:rsidDel="00000000" w:rsidP="00000000" w:rsidRDefault="00000000" w:rsidRPr="00000000" w14:paraId="00001466">
      <w:pPr>
        <w:spacing w:after="240" w:before="240" w:lineRule="auto"/>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INT. ILAGAN HOUSE - LIVING ROOM - CONTINUOUS</w:t>
      </w:r>
    </w:p>
    <w:p w:rsidR="00000000" w:rsidDel="00000000" w:rsidP="00000000" w:rsidRDefault="00000000" w:rsidRPr="00000000" w14:paraId="00001467">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A little while later.</w:t>
      </w:r>
    </w:p>
    <w:p w:rsidR="00000000" w:rsidDel="00000000" w:rsidP="00000000" w:rsidRDefault="00000000" w:rsidRPr="00000000" w14:paraId="00001468">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feels something warm, and begins to stir. </w:t>
      </w:r>
    </w:p>
    <w:p w:rsidR="00000000" w:rsidDel="00000000" w:rsidP="00000000" w:rsidRDefault="00000000" w:rsidRPr="00000000" w14:paraId="00001469">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must have fallen asleep, phone still in her hand, but with her arm now over a warm blanket.</w:t>
      </w:r>
    </w:p>
    <w:p w:rsidR="00000000" w:rsidDel="00000000" w:rsidP="00000000" w:rsidRDefault="00000000" w:rsidRPr="00000000" w14:paraId="0000146A">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blinks, adjusting to the dimming light.) </w:t>
      </w:r>
    </w:p>
    <w:p w:rsidR="00000000" w:rsidDel="00000000" w:rsidP="00000000" w:rsidRDefault="00000000" w:rsidRPr="00000000" w14:paraId="0000146B">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notices JENNIFER walking back toward the kitchen, her hands empty.) </w:t>
      </w:r>
    </w:p>
    <w:p w:rsidR="00000000" w:rsidDel="00000000" w:rsidP="00000000" w:rsidRDefault="00000000" w:rsidRPr="00000000" w14:paraId="0000146C">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(Her mother was the one who put the blanket on her, but neither of them says a word about it.) </w:t>
      </w:r>
    </w:p>
    <w:p w:rsidR="00000000" w:rsidDel="00000000" w:rsidP="00000000" w:rsidRDefault="00000000" w:rsidRPr="00000000" w14:paraId="0000146D">
      <w:pPr>
        <w:spacing w:after="240" w:before="240" w:lineRule="auto"/>
        <w:jc w:val="center"/>
        <w:rPr>
          <w:rFonts w:ascii="Courier" w:cs="Courier" w:eastAsia="Courier" w:hAnsi="Courier"/>
          <w:color w:val="e69138"/>
          <w:sz w:val="24"/>
          <w:szCs w:val="24"/>
        </w:rPr>
      </w:pPr>
      <w:r w:rsidDel="00000000" w:rsidR="00000000" w:rsidRPr="00000000">
        <w:rPr>
          <w:rtl w:val="0"/>
        </w:rPr>
      </w:r>
    </w:p>
    <w:p w:rsidR="00000000" w:rsidDel="00000000" w:rsidP="00000000" w:rsidRDefault="00000000" w:rsidRPr="00000000" w14:paraId="0000146E">
      <w:pPr>
        <w:spacing w:after="240" w:before="240" w:lineRule="auto"/>
        <w:jc w:val="center"/>
        <w:rPr>
          <w:rFonts w:ascii="Courier" w:cs="Courier" w:eastAsia="Courier" w:hAnsi="Courier"/>
          <w:color w:val="e69138"/>
          <w:sz w:val="24"/>
          <w:szCs w:val="24"/>
        </w:rPr>
      </w:pPr>
      <w:r w:rsidDel="00000000" w:rsidR="00000000" w:rsidRPr="00000000">
        <w:rPr>
          <w:rtl w:val="0"/>
        </w:rPr>
      </w:r>
    </w:p>
    <w:p w:rsidR="00000000" w:rsidDel="00000000" w:rsidP="00000000" w:rsidRDefault="00000000" w:rsidRPr="00000000" w14:paraId="0000146F">
      <w:pPr>
        <w:spacing w:after="240" w:before="240" w:lineRule="auto"/>
        <w:jc w:val="center"/>
        <w:rPr>
          <w:rFonts w:ascii="Courier" w:cs="Courier" w:eastAsia="Courier" w:hAnsi="Courier"/>
          <w:color w:val="e69138"/>
          <w:sz w:val="24"/>
          <w:szCs w:val="24"/>
        </w:rPr>
      </w:pPr>
      <w:r w:rsidDel="00000000" w:rsidR="00000000" w:rsidRPr="00000000">
        <w:rPr>
          <w:rtl w:val="0"/>
        </w:rPr>
      </w:r>
    </w:p>
    <w:p w:rsidR="00000000" w:rsidDel="00000000" w:rsidP="00000000" w:rsidRDefault="00000000" w:rsidRPr="00000000" w14:paraId="00001470">
      <w:pPr>
        <w:spacing w:after="240" w:before="240" w:lineRule="auto"/>
        <w:jc w:val="center"/>
        <w:rPr>
          <w:rFonts w:ascii="Courier" w:cs="Courier" w:eastAsia="Courier" w:hAnsi="Courier"/>
          <w:color w:val="e69138"/>
          <w:sz w:val="24"/>
          <w:szCs w:val="24"/>
        </w:rPr>
      </w:pPr>
      <w:r w:rsidDel="00000000" w:rsidR="00000000" w:rsidRPr="00000000">
        <w:rPr>
          <w:rtl w:val="0"/>
        </w:rPr>
      </w:r>
    </w:p>
    <w:p w:rsidR="00000000" w:rsidDel="00000000" w:rsidP="00000000" w:rsidRDefault="00000000" w:rsidRPr="00000000" w14:paraId="00001471">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RICARDO is typing away on his phone, answering a shop customer. </w:t>
      </w:r>
    </w:p>
    <w:p w:rsidR="00000000" w:rsidDel="00000000" w:rsidP="00000000" w:rsidRDefault="00000000" w:rsidRPr="00000000" w14:paraId="00001472">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JENNIFER is scrolling through her tablet, checking social media. </w:t>
      </w:r>
    </w:p>
    <w:p w:rsidR="00000000" w:rsidDel="00000000" w:rsidP="00000000" w:rsidRDefault="00000000" w:rsidRPr="00000000" w14:paraId="00001473">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is quietly sitting on the other end of the couch, watching them. The distance between them feels physical, yet there's a small change. </w:t>
      </w:r>
    </w:p>
    <w:p w:rsidR="00000000" w:rsidDel="00000000" w:rsidP="00000000" w:rsidRDefault="00000000" w:rsidRPr="00000000" w14:paraId="00001474">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(JENNIFER stops scrolling for a moment. She glances at MAYA.)</w:t>
      </w:r>
    </w:p>
    <w:p w:rsidR="00000000" w:rsidDel="00000000" w:rsidP="00000000" w:rsidRDefault="00000000" w:rsidRPr="00000000" w14:paraId="00001475">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 JENNIFER </w:t>
      </w:r>
    </w:p>
    <w:p w:rsidR="00000000" w:rsidDel="00000000" w:rsidP="00000000" w:rsidRDefault="00000000" w:rsidRPr="00000000" w14:paraId="00001476">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yung tungkol sa balak mong pag-shift. </w:t>
      </w:r>
    </w:p>
    <w:p w:rsidR="00000000" w:rsidDel="00000000" w:rsidP="00000000" w:rsidRDefault="00000000" w:rsidRPr="00000000" w14:paraId="00001477">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pulls her eyes away from her phone, looking up.) </w:t>
      </w:r>
    </w:p>
    <w:p w:rsidR="00000000" w:rsidDel="00000000" w:rsidP="00000000" w:rsidRDefault="00000000" w:rsidRPr="00000000" w14:paraId="00001478">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JENNIFER (CONT'D) </w:t>
      </w:r>
    </w:p>
    <w:p w:rsidR="00000000" w:rsidDel="00000000" w:rsidP="00000000" w:rsidRDefault="00000000" w:rsidRPr="00000000" w14:paraId="00001479">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 may final na desisyon ka na ba kung anong lilipatan mo? </w:t>
      </w:r>
    </w:p>
    <w:p w:rsidR="00000000" w:rsidDel="00000000" w:rsidP="00000000" w:rsidRDefault="00000000" w:rsidRPr="00000000" w14:paraId="0000147A">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hesitates, her fingers lightly tapping the back of her phone case.) </w:t>
      </w:r>
    </w:p>
    <w:p w:rsidR="00000000" w:rsidDel="00000000" w:rsidP="00000000" w:rsidRDefault="00000000" w:rsidRPr="00000000" w14:paraId="0000147B">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(Instead of getting defensive like before, she takes a quiet, calm breath.) </w:t>
      </w:r>
    </w:p>
    <w:p w:rsidR="00000000" w:rsidDel="00000000" w:rsidP="00000000" w:rsidRDefault="00000000" w:rsidRPr="00000000" w14:paraId="0000147C">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MAYA</w:t>
      </w:r>
    </w:p>
    <w:p w:rsidR="00000000" w:rsidDel="00000000" w:rsidP="00000000" w:rsidRDefault="00000000" w:rsidRPr="00000000" w14:paraId="0000147D">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 Honestly, Ma... hindi ko pa po alam kung anong exact course. </w:t>
      </w:r>
    </w:p>
    <w:p w:rsidR="00000000" w:rsidDel="00000000" w:rsidP="00000000" w:rsidRDefault="00000000" w:rsidRPr="00000000" w14:paraId="0000147E">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(Pause.) </w:t>
      </w:r>
    </w:p>
    <w:p w:rsidR="00000000" w:rsidDel="00000000" w:rsidP="00000000" w:rsidRDefault="00000000" w:rsidRPr="00000000" w14:paraId="0000147F">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Pero inaayos ko pa po yung mga basic requirements habang nag-iisip. Pero... okay lang naman po siguro yon, di ba? Na hindi ko pa alam agad. </w:t>
      </w:r>
    </w:p>
    <w:p w:rsidR="00000000" w:rsidDel="00000000" w:rsidP="00000000" w:rsidRDefault="00000000" w:rsidRPr="00000000" w14:paraId="00001480">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(JENNIFER looks at her tablet, then back to Maya. She lets out a small, tired sigh.) </w:t>
      </w:r>
    </w:p>
    <w:p w:rsidR="00000000" w:rsidDel="00000000" w:rsidP="00000000" w:rsidRDefault="00000000" w:rsidRPr="00000000" w14:paraId="00001481">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JENNIFER</w:t>
      </w:r>
    </w:p>
    <w:p w:rsidR="00000000" w:rsidDel="00000000" w:rsidP="00000000" w:rsidRDefault="00000000" w:rsidRPr="00000000" w14:paraId="00001482">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 Matatakot pa rin naman ako para sa future mo Maya. Hindi naman nawawala yon sa magulang. </w:t>
      </w:r>
    </w:p>
    <w:p w:rsidR="00000000" w:rsidDel="00000000" w:rsidP="00000000" w:rsidRDefault="00000000" w:rsidRPr="00000000" w14:paraId="00001483">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(Pause.)</w:t>
      </w:r>
    </w:p>
    <w:p w:rsidR="00000000" w:rsidDel="00000000" w:rsidP="00000000" w:rsidRDefault="00000000" w:rsidRPr="00000000" w14:paraId="00001484">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 Pero... sige. Kung kailangan mo ng oras para hanapin yung totoong gusto mo, hindi na muna kita mamadaliin. </w:t>
      </w:r>
    </w:p>
    <w:p w:rsidR="00000000" w:rsidDel="00000000" w:rsidP="00000000" w:rsidRDefault="00000000" w:rsidRPr="00000000" w14:paraId="00001485">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blinks, slightly caught off guard. She feels a tiny weight leave her shoulders.) </w:t>
      </w:r>
    </w:p>
    <w:p w:rsidR="00000000" w:rsidDel="00000000" w:rsidP="00000000" w:rsidRDefault="00000000" w:rsidRPr="00000000" w14:paraId="00001486">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MAYA </w:t>
      </w:r>
    </w:p>
    <w:p w:rsidR="00000000" w:rsidDel="00000000" w:rsidP="00000000" w:rsidRDefault="00000000" w:rsidRPr="00000000" w14:paraId="00001487">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Salamat po, Ma. </w:t>
      </w:r>
    </w:p>
    <w:p w:rsidR="00000000" w:rsidDel="00000000" w:rsidP="00000000" w:rsidRDefault="00000000" w:rsidRPr="00000000" w14:paraId="00001488">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(RICARDO lowers his phone to his lap, looking over at both of them.) </w:t>
      </w:r>
    </w:p>
    <w:p w:rsidR="00000000" w:rsidDel="00000000" w:rsidP="00000000" w:rsidRDefault="00000000" w:rsidRPr="00000000" w14:paraId="00001489">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RICARDO </w:t>
      </w:r>
    </w:p>
    <w:p w:rsidR="00000000" w:rsidDel="00000000" w:rsidP="00000000" w:rsidRDefault="00000000" w:rsidRPr="00000000" w14:paraId="0000148A">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Basta huwag mo lang pababayaan yung natitirang subjects mo ngayon, ha. Ayusin mo pa rin habang naghahanap ka ng gagawin mo sa buhay mo sabihan mo lang kami kung may kailangan ka. </w:t>
      </w:r>
    </w:p>
    <w:p w:rsidR="00000000" w:rsidDel="00000000" w:rsidP="00000000" w:rsidRDefault="00000000" w:rsidRPr="00000000" w14:paraId="0000148B">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MAYA </w:t>
      </w:r>
    </w:p>
    <w:p w:rsidR="00000000" w:rsidDel="00000000" w:rsidP="00000000" w:rsidRDefault="00000000" w:rsidRPr="00000000" w14:paraId="0000148C">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Opo, Pa. Gagawan ko po ng paraan. </w:t>
      </w:r>
    </w:p>
    <w:p w:rsidR="00000000" w:rsidDel="00000000" w:rsidP="00000000" w:rsidRDefault="00000000" w:rsidRPr="00000000" w14:paraId="0000148D">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nods silently)</w:t>
      </w:r>
    </w:p>
    <w:p w:rsidR="00000000" w:rsidDel="00000000" w:rsidP="00000000" w:rsidRDefault="00000000" w:rsidRPr="00000000" w14:paraId="0000148E">
      <w:pPr>
        <w:spacing w:after="240" w:before="240" w:lineRule="auto"/>
        <w:jc w:val="center"/>
        <w:rPr>
          <w:rFonts w:ascii="Courier" w:cs="Courier" w:eastAsia="Courier" w:hAnsi="Courier"/>
          <w:color w:val="e69138"/>
          <w:sz w:val="24"/>
          <w:szCs w:val="24"/>
        </w:rPr>
      </w:pPr>
      <w:r w:rsidDel="00000000" w:rsidR="00000000" w:rsidRPr="00000000">
        <w:rPr>
          <w:rtl w:val="0"/>
        </w:rPr>
      </w:r>
    </w:p>
    <w:p w:rsidR="00000000" w:rsidDel="00000000" w:rsidP="00000000" w:rsidRDefault="00000000" w:rsidRPr="00000000" w14:paraId="0000148F">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INT. ILAGAN HOUSE - DINING ROOM - MOMENTS LATER </w:t>
      </w:r>
    </w:p>
    <w:p w:rsidR="00000000" w:rsidDel="00000000" w:rsidP="00000000" w:rsidRDefault="00000000" w:rsidRPr="00000000" w14:paraId="00001490">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family moves toward the dining table as evening begins to set in. </w:t>
      </w:r>
    </w:p>
    <w:p w:rsidR="00000000" w:rsidDel="00000000" w:rsidP="00000000" w:rsidRDefault="00000000" w:rsidRPr="00000000" w14:paraId="00001491">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Ricardo continues typing on his phone while walking, answering one last work thread.</w:t>
      </w:r>
    </w:p>
    <w:p w:rsidR="00000000" w:rsidDel="00000000" w:rsidP="00000000" w:rsidRDefault="00000000" w:rsidRPr="00000000" w14:paraId="00001492">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Jennifer walks beside him, scrolling through a notification on her device. </w:t>
      </w:r>
    </w:p>
    <w:p w:rsidR="00000000" w:rsidDel="00000000" w:rsidP="00000000" w:rsidRDefault="00000000" w:rsidRPr="00000000" w14:paraId="00001493">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They sit down, and the family shares the same space. Conversations remain brief and somewhat awkward, but the biting tension from before is gone. </w:t>
      </w:r>
    </w:p>
    <w:p w:rsidR="00000000" w:rsidDel="00000000" w:rsidP="00000000" w:rsidRDefault="00000000" w:rsidRPr="00000000" w14:paraId="00001494">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JENNIFER </w:t>
      </w:r>
    </w:p>
    <w:p w:rsidR="00000000" w:rsidDel="00000000" w:rsidP="00000000" w:rsidRDefault="00000000" w:rsidRPr="00000000" w14:paraId="00001495">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(Without looking up from her screen) </w:t>
      </w:r>
    </w:p>
    <w:p w:rsidR="00000000" w:rsidDel="00000000" w:rsidP="00000000" w:rsidRDefault="00000000" w:rsidRPr="00000000" w14:paraId="00001496">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Kumain na kayo. Lumalamig 'yung ulam. </w:t>
      </w:r>
    </w:p>
    <w:p w:rsidR="00000000" w:rsidDel="00000000" w:rsidP="00000000" w:rsidRDefault="00000000" w:rsidRPr="00000000" w14:paraId="00001497">
      <w:pPr>
        <w:spacing w:after="240" w:before="240" w:lineRule="auto"/>
        <w:jc w:val="center"/>
        <w:rPr>
          <w:rFonts w:ascii="Courier" w:cs="Courier" w:eastAsia="Courier" w:hAnsi="Courier"/>
          <w:b w:val="1"/>
          <w:bCs w:val="1"/>
          <w:color w:val="e69138"/>
          <w:sz w:val="24"/>
          <w:szCs w:val="24"/>
        </w:rPr>
      </w:pPr>
      <w:r w:rsidDel="00000000" w:rsidR="00000000" w:rsidRPr="00000000">
        <w:rPr>
          <w:rFonts w:ascii="Courier" w:cs="Courier" w:eastAsia="Courier" w:hAnsi="Courier"/>
          <w:b w:val="1"/>
          <w:bCs w:val="1"/>
          <w:color w:val="e69138"/>
          <w:sz w:val="24"/>
          <w:szCs w:val="24"/>
          <w:rtl w:val="0"/>
        </w:rPr>
        <w:t xml:space="preserve">RICARDO </w:t>
      </w:r>
    </w:p>
    <w:p w:rsidR="00000000" w:rsidDel="00000000" w:rsidP="00000000" w:rsidRDefault="00000000" w:rsidRPr="00000000" w14:paraId="00001498">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(Answering a text)</w:t>
      </w:r>
    </w:p>
    <w:p w:rsidR="00000000" w:rsidDel="00000000" w:rsidP="00000000" w:rsidRDefault="00000000" w:rsidRPr="00000000" w14:paraId="00001499">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 Oo, sandali lang. May tinatapos lang sa chat. </w:t>
      </w:r>
    </w:p>
    <w:p w:rsidR="00000000" w:rsidDel="00000000" w:rsidP="00000000" w:rsidRDefault="00000000" w:rsidRPr="00000000" w14:paraId="0000149A">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watches them. She takes her own phone and places it face up on the table right next to her plate.)</w:t>
      </w:r>
    </w:p>
    <w:p w:rsidR="00000000" w:rsidDel="00000000" w:rsidP="00000000" w:rsidRDefault="00000000" w:rsidRPr="00000000" w14:paraId="0000149B">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 (Jennifer places her face up as well. Then Ricardo.) </w:t>
      </w:r>
    </w:p>
    <w:p w:rsidR="00000000" w:rsidDel="00000000" w:rsidP="00000000" w:rsidRDefault="00000000" w:rsidRPr="00000000" w14:paraId="0000149C">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Three screens glow quietly in the dimming room, occasionally lighting up with notifications. </w:t>
      </w:r>
    </w:p>
    <w:p w:rsidR="00000000" w:rsidDel="00000000" w:rsidP="00000000" w:rsidRDefault="00000000" w:rsidRPr="00000000" w14:paraId="0000149D">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They are still heavily attached to their devices. They still look down more than they look up. But as Maya picks up her utensils, she notices small, subtle shifts. Jennifer's scrolling is less frantic. Ricardo is staying at the table instead of running off to the shop. </w:t>
      </w:r>
    </w:p>
    <w:p w:rsidR="00000000" w:rsidDel="00000000" w:rsidP="00000000" w:rsidRDefault="00000000" w:rsidRPr="00000000" w14:paraId="0000149E">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Some things have remained the same, and the emotional distance hasn't magically disappeared. But the wounds are slowly starting to scar over. </w:t>
      </w:r>
    </w:p>
    <w:p w:rsidR="00000000" w:rsidDel="00000000" w:rsidP="00000000" w:rsidRDefault="00000000" w:rsidRPr="00000000" w14:paraId="0000149F">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(MAYA looks out the window at the darkening sky, then down at her phone.) </w:t>
      </w:r>
    </w:p>
    <w:p w:rsidR="00000000" w:rsidDel="00000000" w:rsidP="00000000" w:rsidRDefault="00000000" w:rsidRPr="00000000" w14:paraId="000014A0">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(She leaves the house tomorrow still feeling uncertain about her future requirements.)</w:t>
      </w:r>
    </w:p>
    <w:p w:rsidR="00000000" w:rsidDel="00000000" w:rsidP="00000000" w:rsidRDefault="00000000" w:rsidRPr="00000000" w14:paraId="000014A1">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 (But looking at the quiet table, she feels a strange, small spark of hope.)</w:t>
      </w:r>
    </w:p>
    <w:p w:rsidR="00000000" w:rsidDel="00000000" w:rsidP="00000000" w:rsidRDefault="00000000" w:rsidRPr="00000000" w14:paraId="000014A2">
      <w:pPr>
        <w:spacing w:after="240" w:before="240" w:lineRule="auto"/>
        <w:jc w:val="center"/>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 (She doesn't have the roadmap yet but she's willing to keep searching for her own answers.)</w:t>
      </w:r>
    </w:p>
    <w:p w:rsidR="00000000" w:rsidDel="00000000" w:rsidP="00000000" w:rsidRDefault="00000000" w:rsidRPr="00000000" w14:paraId="000014A3">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three of them continue eating in their quiet, routine bubble, screens glowing softly against their faces. The old family photo lingers even more. </w:t>
      </w:r>
    </w:p>
    <w:p w:rsidR="00000000" w:rsidDel="00000000" w:rsidP="00000000" w:rsidRDefault="00000000" w:rsidRPr="00000000" w14:paraId="000014A4">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space is unchanged. </w:t>
      </w:r>
    </w:p>
    <w:p w:rsidR="00000000" w:rsidDel="00000000" w:rsidP="00000000" w:rsidRDefault="00000000" w:rsidRPr="00000000" w14:paraId="000014A5">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No new art is up yet. </w:t>
      </w:r>
    </w:p>
    <w:p w:rsidR="00000000" w:rsidDel="00000000" w:rsidP="00000000" w:rsidRDefault="00000000" w:rsidRPr="00000000" w14:paraId="000014A6">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But the air feels just a little lighter.</w:t>
      </w:r>
    </w:p>
    <w:p w:rsidR="00000000" w:rsidDel="00000000" w:rsidP="00000000" w:rsidRDefault="00000000" w:rsidRPr="00000000" w14:paraId="000014A7">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Slowly fade to black. </w:t>
      </w:r>
    </w:p>
    <w:p w:rsidR="00000000" w:rsidDel="00000000" w:rsidP="00000000" w:rsidRDefault="00000000" w:rsidRPr="00000000" w14:paraId="000014A8">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FADE OUT. </w:t>
      </w:r>
    </w:p>
    <w:p w:rsidR="00000000" w:rsidDel="00000000" w:rsidP="00000000" w:rsidRDefault="00000000" w:rsidRPr="00000000" w14:paraId="000014A9">
      <w:pPr>
        <w:spacing w:after="240" w:before="240" w:lineRule="auto"/>
        <w:rPr>
          <w:rFonts w:ascii="Courier" w:cs="Courier" w:eastAsia="Courier" w:hAnsi="Courier"/>
          <w:color w:val="e69138"/>
          <w:sz w:val="24"/>
          <w:szCs w:val="24"/>
        </w:rPr>
      </w:pPr>
      <w:r w:rsidDel="00000000" w:rsidR="00000000" w:rsidRPr="00000000">
        <w:rPr>
          <w:rtl w:val="0"/>
        </w:rPr>
      </w:r>
    </w:p>
    <w:p w:rsidR="00000000" w:rsidDel="00000000" w:rsidP="00000000" w:rsidRDefault="00000000" w:rsidRPr="00000000" w14:paraId="000014AA">
      <w:pPr>
        <w:spacing w:after="240" w:before="240" w:lineRule="auto"/>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THE END.</w:t>
      </w:r>
    </w:p>
    <w:p w:rsidR="00000000" w:rsidDel="00000000" w:rsidP="00000000" w:rsidRDefault="00000000" w:rsidRPr="00000000" w14:paraId="000014AB">
      <w:pPr>
        <w:spacing w:after="240" w:before="240" w:lineRule="auto"/>
        <w:rPr>
          <w:rFonts w:ascii="Courier" w:cs="Courier" w:eastAsia="Courier" w:hAnsi="Courier"/>
          <w:color w:val="e69138"/>
          <w:sz w:val="24"/>
          <w:szCs w:val="24"/>
        </w:rPr>
      </w:pPr>
      <w:r w:rsidDel="00000000" w:rsidR="00000000" w:rsidRPr="00000000">
        <w:rPr>
          <w:rtl w:val="0"/>
        </w:rPr>
      </w:r>
    </w:p>
    <w:p w:rsidR="00000000" w:rsidDel="00000000" w:rsidP="00000000" w:rsidRDefault="00000000" w:rsidRPr="00000000" w14:paraId="000014AC">
      <w:pPr>
        <w:spacing w:after="240" w:before="240" w:lineRule="auto"/>
        <w:rPr>
          <w:rFonts w:ascii="Courier" w:cs="Courier" w:eastAsia="Courier" w:hAnsi="Courier"/>
          <w:color w:val="e69138"/>
          <w:sz w:val="24"/>
          <w:szCs w:val="24"/>
        </w:rPr>
      </w:pPr>
      <w:r w:rsidDel="00000000" w:rsidR="00000000" w:rsidRPr="00000000">
        <w:rPr>
          <w:rtl w:val="0"/>
        </w:rPr>
      </w:r>
    </w:p>
    <w:p w:rsidR="00000000" w:rsidDel="00000000" w:rsidP="00000000" w:rsidRDefault="00000000" w:rsidRPr="00000000" w14:paraId="000014AD">
      <w:pPr>
        <w:spacing w:after="240" w:before="240" w:lineRule="auto"/>
        <w:rPr>
          <w:rFonts w:ascii="Courier" w:cs="Courier" w:eastAsia="Courier" w:hAnsi="Courier"/>
          <w:color w:val="e69138"/>
          <w:sz w:val="24"/>
          <w:szCs w:val="24"/>
        </w:rPr>
      </w:pPr>
      <w:r w:rsidDel="00000000" w:rsidR="00000000" w:rsidRPr="00000000">
        <w:rPr>
          <w:rtl w:val="0"/>
        </w:rPr>
      </w:r>
    </w:p>
    <w:p w:rsidR="00000000" w:rsidDel="00000000" w:rsidP="00000000" w:rsidRDefault="00000000" w:rsidRPr="00000000" w14:paraId="000014AE">
      <w:pPr>
        <w:spacing w:after="240" w:before="240" w:lineRule="auto"/>
        <w:rPr>
          <w:rFonts w:ascii="Courier" w:cs="Courier" w:eastAsia="Courier" w:hAnsi="Courier"/>
          <w:color w:val="e69138"/>
          <w:sz w:val="24"/>
          <w:szCs w:val="24"/>
        </w:rPr>
      </w:pPr>
      <w:r w:rsidDel="00000000" w:rsidR="00000000" w:rsidRPr="00000000">
        <w:rPr>
          <w:rtl w:val="0"/>
        </w:rPr>
      </w:r>
    </w:p>
    <w:p w:rsidR="00000000" w:rsidDel="00000000" w:rsidP="00000000" w:rsidRDefault="00000000" w:rsidRPr="00000000" w14:paraId="000014AF">
      <w:pPr>
        <w:spacing w:after="240" w:before="240" w:lineRule="auto"/>
        <w:rPr>
          <w:rFonts w:ascii="Courier" w:cs="Courier" w:eastAsia="Courier" w:hAnsi="Courier"/>
          <w:b w:val="1"/>
          <w:bCs w:val="1"/>
          <w:color w:val="38761d"/>
          <w:sz w:val="24"/>
          <w:szCs w:val="24"/>
        </w:rPr>
      </w:pPr>
      <w:r w:rsidDel="00000000" w:rsidR="00000000" w:rsidRPr="00000000">
        <w:rPr>
          <w:rtl w:val="0"/>
        </w:rPr>
      </w:r>
    </w:p>
    <w:p w:rsidR="00000000" w:rsidDel="00000000" w:rsidP="00000000" w:rsidRDefault="00000000" w:rsidRPr="00000000" w14:paraId="000014B0">
      <w:pPr>
        <w:spacing w:after="240" w:before="240" w:lineRule="auto"/>
        <w:rPr>
          <w:rFonts w:ascii="Courier" w:cs="Courier" w:eastAsia="Courier" w:hAnsi="Courier"/>
          <w:b w:val="1"/>
          <w:bCs w:val="1"/>
          <w:color w:val="38761d"/>
          <w:sz w:val="24"/>
          <w:szCs w:val="24"/>
        </w:rPr>
      </w:pPr>
      <w:r w:rsidDel="00000000" w:rsidR="00000000" w:rsidRPr="00000000">
        <w:rPr>
          <w:rtl w:val="0"/>
        </w:rPr>
      </w:r>
    </w:p>
    <w:p w:rsidR="00000000" w:rsidDel="00000000" w:rsidP="00000000" w:rsidRDefault="00000000" w:rsidRPr="00000000" w14:paraId="000014B1">
      <w:pPr>
        <w:spacing w:after="240" w:before="240" w:lineRule="auto"/>
        <w:rPr>
          <w:rFonts w:ascii="Courier" w:cs="Courier" w:eastAsia="Courier" w:hAnsi="Courier"/>
          <w:b w:val="1"/>
          <w:bCs w:val="1"/>
          <w:color w:val="38761d"/>
          <w:sz w:val="24"/>
          <w:szCs w:val="24"/>
        </w:rPr>
      </w:pPr>
      <w:r w:rsidDel="00000000" w:rsidR="00000000" w:rsidRPr="00000000">
        <w:rPr>
          <w:rtl w:val="0"/>
        </w:rPr>
      </w:r>
    </w:p>
    <w:p w:rsidR="00000000" w:rsidDel="00000000" w:rsidP="00000000" w:rsidRDefault="00000000" w:rsidRPr="00000000" w14:paraId="000014B2">
      <w:pPr>
        <w:spacing w:after="240" w:before="240" w:lineRule="auto"/>
        <w:rPr>
          <w:rFonts w:ascii="Courier" w:cs="Courier" w:eastAsia="Courier" w:hAnsi="Courier"/>
          <w:b w:val="1"/>
          <w:bCs w:val="1"/>
          <w:color w:val="38761d"/>
          <w:sz w:val="24"/>
          <w:szCs w:val="24"/>
        </w:rPr>
      </w:pPr>
      <w:r w:rsidDel="00000000" w:rsidR="00000000" w:rsidRPr="00000000">
        <w:rPr>
          <w:rtl w:val="0"/>
        </w:rPr>
      </w:r>
    </w:p>
    <w:p w:rsidR="00000000" w:rsidDel="00000000" w:rsidP="00000000" w:rsidRDefault="00000000" w:rsidRPr="00000000" w14:paraId="000014B3">
      <w:pPr>
        <w:spacing w:after="240" w:before="240" w:lineRule="auto"/>
        <w:rPr>
          <w:rFonts w:ascii="Courier" w:cs="Courier" w:eastAsia="Courier" w:hAnsi="Courier"/>
          <w:b w:val="1"/>
          <w:bCs w:val="1"/>
          <w:color w:val="38761d"/>
          <w:sz w:val="24"/>
          <w:szCs w:val="24"/>
        </w:rPr>
      </w:pPr>
      <w:r w:rsidDel="00000000" w:rsidR="00000000" w:rsidRPr="00000000">
        <w:rPr>
          <w:rtl w:val="0"/>
        </w:rPr>
      </w:r>
    </w:p>
    <w:p w:rsidR="00000000" w:rsidDel="00000000" w:rsidP="00000000" w:rsidRDefault="00000000" w:rsidRPr="00000000" w14:paraId="000014B4">
      <w:pPr>
        <w:spacing w:after="240" w:before="240" w:lineRule="auto"/>
        <w:rPr>
          <w:rFonts w:ascii="Courier" w:cs="Courier" w:eastAsia="Courier" w:hAnsi="Courier"/>
          <w:b w:val="1"/>
          <w:bCs w:val="1"/>
          <w:color w:val="38761d"/>
          <w:sz w:val="24"/>
          <w:szCs w:val="24"/>
        </w:rPr>
      </w:pPr>
      <w:r w:rsidDel="00000000" w:rsidR="00000000" w:rsidRPr="00000000">
        <w:rPr>
          <w:rtl w:val="0"/>
        </w:rPr>
      </w:r>
    </w:p>
    <w:p w:rsidR="00000000" w:rsidDel="00000000" w:rsidP="00000000" w:rsidRDefault="00000000" w:rsidRPr="00000000" w14:paraId="000014B5">
      <w:pPr>
        <w:spacing w:after="240" w:before="240" w:lineRule="auto"/>
        <w:rPr>
          <w:rFonts w:ascii="Courier" w:cs="Courier" w:eastAsia="Courier" w:hAnsi="Courier"/>
          <w:b w:val="1"/>
          <w:bCs w:val="1"/>
          <w:color w:val="38761d"/>
          <w:sz w:val="24"/>
          <w:szCs w:val="24"/>
        </w:rPr>
      </w:pPr>
      <w:r w:rsidDel="00000000" w:rsidR="00000000" w:rsidRPr="00000000">
        <w:rPr>
          <w:rtl w:val="0"/>
        </w:rPr>
      </w:r>
    </w:p>
    <w:p w:rsidR="00000000" w:rsidDel="00000000" w:rsidP="00000000" w:rsidRDefault="00000000" w:rsidRPr="00000000" w14:paraId="000014B6">
      <w:pPr>
        <w:spacing w:after="240" w:before="240" w:lineRule="auto"/>
        <w:rPr>
          <w:rFonts w:ascii="Courier" w:cs="Courier" w:eastAsia="Courier" w:hAnsi="Courier"/>
          <w:b w:val="1"/>
          <w:bCs w:val="1"/>
          <w:color w:val="38761d"/>
          <w:sz w:val="24"/>
          <w:szCs w:val="24"/>
        </w:rPr>
      </w:pPr>
      <w:r w:rsidDel="00000000" w:rsidR="00000000" w:rsidRPr="00000000">
        <w:rPr>
          <w:rtl w:val="0"/>
        </w:rPr>
      </w:r>
    </w:p>
    <w:p w:rsidR="00000000" w:rsidDel="00000000" w:rsidP="00000000" w:rsidRDefault="00000000" w:rsidRPr="00000000" w14:paraId="000014B7">
      <w:pPr>
        <w:spacing w:after="240" w:before="240" w:lineRule="auto"/>
        <w:rPr>
          <w:rFonts w:ascii="Courier" w:cs="Courier" w:eastAsia="Courier" w:hAnsi="Courier"/>
          <w:b w:val="1"/>
          <w:bCs w:val="1"/>
          <w:color w:val="38761d"/>
          <w:sz w:val="24"/>
          <w:szCs w:val="24"/>
        </w:rPr>
      </w:pPr>
      <w:r w:rsidDel="00000000" w:rsidR="00000000" w:rsidRPr="00000000">
        <w:rPr>
          <w:rtl w:val="0"/>
        </w:rPr>
      </w:r>
    </w:p>
    <w:p w:rsidR="00000000" w:rsidDel="00000000" w:rsidP="00000000" w:rsidRDefault="00000000" w:rsidRPr="00000000" w14:paraId="000014B8">
      <w:pPr>
        <w:spacing w:after="240" w:before="240" w:lineRule="auto"/>
        <w:rPr>
          <w:rFonts w:ascii="Courier" w:cs="Courier" w:eastAsia="Courier" w:hAnsi="Courier"/>
          <w:b w:val="1"/>
          <w:bCs w:val="1"/>
          <w:color w:val="38761d"/>
          <w:sz w:val="24"/>
          <w:szCs w:val="24"/>
        </w:rPr>
      </w:pPr>
      <w:r w:rsidDel="00000000" w:rsidR="00000000" w:rsidRPr="00000000">
        <w:rPr>
          <w:rtl w:val="0"/>
        </w:rPr>
      </w:r>
    </w:p>
    <w:p w:rsidR="00000000" w:rsidDel="00000000" w:rsidP="00000000" w:rsidRDefault="00000000" w:rsidRPr="00000000" w14:paraId="000014B9">
      <w:pPr>
        <w:spacing w:after="240" w:before="240" w:lineRule="auto"/>
        <w:rPr>
          <w:rFonts w:ascii="Courier" w:cs="Courier" w:eastAsia="Courier" w:hAnsi="Courier"/>
          <w:b w:val="1"/>
          <w:bCs w:val="1"/>
          <w:color w:val="38761d"/>
          <w:sz w:val="24"/>
          <w:szCs w:val="24"/>
        </w:rPr>
      </w:pPr>
      <w:r w:rsidDel="00000000" w:rsidR="00000000" w:rsidRPr="00000000">
        <w:rPr>
          <w:rtl w:val="0"/>
        </w:rPr>
      </w:r>
    </w:p>
    <w:p w:rsidR="00000000" w:rsidDel="00000000" w:rsidP="00000000" w:rsidRDefault="00000000" w:rsidRPr="00000000" w14:paraId="000014BA">
      <w:pPr>
        <w:spacing w:after="240" w:before="240" w:lineRule="auto"/>
        <w:jc w:val="right"/>
        <w:rPr>
          <w:rFonts w:ascii="Courier" w:cs="Courier" w:eastAsia="Courier" w:hAnsi="Courier"/>
          <w:color w:val="e69138"/>
          <w:sz w:val="24"/>
          <w:szCs w:val="24"/>
        </w:rPr>
      </w:pPr>
      <w:r w:rsidDel="00000000" w:rsidR="00000000" w:rsidRPr="00000000">
        <w:rPr>
          <w:rFonts w:ascii="Courier" w:cs="Courier" w:eastAsia="Courier" w:hAnsi="Courier"/>
          <w:color w:val="e69138"/>
          <w:sz w:val="24"/>
          <w:szCs w:val="24"/>
          <w:rtl w:val="0"/>
        </w:rPr>
        <w:t xml:space="preserve">FADE TO BLACK.</w:t>
        <w:br w:type="textWrapping"/>
      </w:r>
    </w:p>
    <w:p w:rsidR="00000000" w:rsidDel="00000000" w:rsidP="00000000" w:rsidRDefault="00000000" w:rsidRPr="00000000" w14:paraId="000014BB">
      <w:pPr>
        <w:spacing w:after="240" w:before="240" w:lineRule="auto"/>
        <w:jc w:val="center"/>
        <w:rPr>
          <w:rFonts w:ascii="Courier" w:cs="Courier" w:eastAsia="Courier" w:hAnsi="Courier"/>
          <w:b w:val="1"/>
          <w:bCs w:val="1"/>
          <w:color w:val="e69138"/>
          <w:sz w:val="26"/>
          <w:szCs w:val="26"/>
          <w:u w:val="single"/>
        </w:rPr>
      </w:pPr>
      <w:r w:rsidDel="00000000" w:rsidR="00000000" w:rsidRPr="00000000">
        <w:rPr>
          <w:rFonts w:ascii="Courier" w:cs="Courier" w:eastAsia="Courier" w:hAnsi="Courier"/>
          <w:b w:val="1"/>
          <w:bCs w:val="1"/>
          <w:color w:val="e69138"/>
          <w:sz w:val="24"/>
          <w:szCs w:val="24"/>
          <w:u w:val="single"/>
          <w:rtl w:val="0"/>
        </w:rPr>
        <w:t xml:space="preserve">THE END.</w:t>
      </w:r>
      <w:r w:rsidDel="00000000" w:rsidR="00000000" w:rsidRPr="00000000">
        <w:rPr>
          <w:rtl w:val="0"/>
        </w:rPr>
      </w:r>
    </w:p>
    <w:p w:rsidR="00000000" w:rsidDel="00000000" w:rsidP="00000000" w:rsidRDefault="00000000" w:rsidRPr="00000000" w14:paraId="000014BC">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4BD">
      <w:pPr>
        <w:spacing w:after="240" w:befor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4BE">
      <w:pPr>
        <w:spacing w:after="240" w:befor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4BF">
      <w:pPr>
        <w:pStyle w:val="Heading3"/>
        <w:keepNext w:val="0"/>
        <w:keepLines w:val="0"/>
        <w:spacing w:before="280" w:lineRule="auto"/>
        <w:rPr>
          <w:rFonts w:ascii="Courier" w:cs="Courier" w:eastAsia="Courier" w:hAnsi="Courier"/>
          <w:b w:val="1"/>
          <w:bCs w:val="1"/>
          <w:color w:val="000000"/>
          <w:sz w:val="26"/>
          <w:szCs w:val="26"/>
        </w:rPr>
      </w:pPr>
      <w:bookmarkStart w:colFirst="0" w:colLast="0" w:name="_vpfx6xjr5rwv" w:id="127"/>
      <w:bookmarkEnd w:id="127"/>
      <w:r w:rsidDel="00000000" w:rsidR="00000000" w:rsidRPr="00000000">
        <w:rPr>
          <w:rtl w:val="0"/>
        </w:rPr>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xl1mxz982w1" w:id="128"/>
      <w:bookmarkEnd w:id="1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BAD ROUTE</w:t>
      </w:r>
      <w:r w:rsidDel="00000000" w:rsidR="00000000" w:rsidRPr="00000000">
        <w:rPr>
          <w:rtl w:val="0"/>
        </w:rPr>
      </w:r>
    </w:p>
    <w:p w:rsidR="00000000" w:rsidDel="00000000" w:rsidP="00000000" w:rsidRDefault="00000000" w:rsidRPr="00000000" w14:paraId="000014C4">
      <w:pPr>
        <w:pStyle w:val="Heading1"/>
        <w:keepNext w:val="0"/>
        <w:keepLines w:val="0"/>
        <w:spacing w:before="480" w:lineRule="auto"/>
        <w:jc w:val="center"/>
        <w:rPr>
          <w:rFonts w:ascii="Courier" w:cs="Courier" w:eastAsia="Courier" w:hAnsi="Courier"/>
          <w:b w:val="1"/>
          <w:bCs w:val="1"/>
          <w:i w:val="1"/>
          <w:iCs w:val="1"/>
          <w:sz w:val="24"/>
          <w:szCs w:val="24"/>
        </w:rPr>
      </w:pPr>
      <w:bookmarkStart w:colFirst="0" w:colLast="0" w:name="_ggjxoiivgej1" w:id="129"/>
      <w:bookmarkEnd w:id="129"/>
      <w:r w:rsidDel="00000000" w:rsidR="00000000" w:rsidRPr="00000000">
        <w:rPr>
          <w:rFonts w:ascii="Courier" w:cs="Courier" w:eastAsia="Courier" w:hAnsi="Courier"/>
          <w:b w:val="1"/>
          <w:bCs w:val="1"/>
          <w:i w:val="1"/>
          <w:iCs w:val="1"/>
          <w:sz w:val="24"/>
          <w:szCs w:val="24"/>
          <w:rtl w:val="0"/>
        </w:rPr>
        <w:br w:type="textWrapping"/>
        <w:br w:type="textWrapping"/>
        <w:br w:type="textWrapping"/>
        <w:br w:type="textWrapping"/>
        <w:br w:type="textWrapping"/>
        <w:br w:type="textWrapping"/>
      </w:r>
    </w:p>
    <w:p w:rsidR="00000000" w:rsidDel="00000000" w:rsidP="00000000" w:rsidRDefault="00000000" w:rsidRPr="00000000" w14:paraId="000014C5">
      <w:pPr>
        <w:pStyle w:val="Heading1"/>
        <w:keepNext w:val="0"/>
        <w:keepLines w:val="0"/>
        <w:spacing w:before="480" w:lineRule="auto"/>
        <w:jc w:val="center"/>
        <w:rPr>
          <w:rFonts w:ascii="Courier" w:cs="Courier" w:eastAsia="Courier" w:hAnsi="Courier"/>
          <w:sz w:val="24"/>
          <w:szCs w:val="24"/>
        </w:rPr>
      </w:pPr>
      <w:bookmarkStart w:colFirst="0" w:colLast="0" w:name="_aj15tf38u29y" w:id="130"/>
      <w:bookmarkEnd w:id="130"/>
      <w:r w:rsidDel="00000000" w:rsidR="00000000" w:rsidRPr="00000000">
        <w:rPr>
          <w:rFonts w:ascii="Courier" w:cs="Courier" w:eastAsia="Courier" w:hAnsi="Courier"/>
          <w:b w:val="1"/>
          <w:bCs w:val="1"/>
          <w:i w:val="1"/>
          <w:iCs w:val="1"/>
          <w:sz w:val="24"/>
          <w:szCs w:val="24"/>
          <w:rtl w:val="0"/>
        </w:rPr>
        <w:br w:type="textWrapping"/>
        <w:br w:type="textWrapping"/>
        <w:br w:type="textWrapping"/>
        <w:br w:type="textWrapping"/>
        <w:br w:type="textWrapping"/>
      </w:r>
      <w:r w:rsidDel="00000000" w:rsidR="00000000" w:rsidRPr="00000000">
        <w:rPr>
          <w:rFonts w:ascii="Courier" w:cs="Courier" w:eastAsia="Courier" w:hAnsi="Courier"/>
          <w:b w:val="1"/>
          <w:bCs w:val="1"/>
          <w:sz w:val="24"/>
          <w:szCs w:val="24"/>
          <w:u w:val="single"/>
          <w:rtl w:val="0"/>
        </w:rPr>
        <w:t xml:space="preserve">MISSING PRESENCE</w:t>
        <w:br w:type="textWrapping"/>
        <w:br w:type="textWrapping"/>
      </w:r>
      <w:r w:rsidDel="00000000" w:rsidR="00000000" w:rsidRPr="00000000">
        <w:rPr>
          <w:rFonts w:ascii="Courier" w:cs="Courier" w:eastAsia="Courier" w:hAnsi="Courier"/>
          <w:b w:val="1"/>
          <w:bCs w:val="1"/>
          <w:sz w:val="24"/>
          <w:szCs w:val="24"/>
          <w:rtl w:val="0"/>
        </w:rPr>
        <w:t xml:space="preserve">Written  by:</w:t>
        <w:br w:type="textWrapping"/>
        <w:br w:type="textWrapping"/>
      </w:r>
      <w:r w:rsidDel="00000000" w:rsidR="00000000" w:rsidRPr="00000000">
        <w:rPr>
          <w:rFonts w:ascii="Courier" w:cs="Courier" w:eastAsia="Courier" w:hAnsi="Courier"/>
          <w:sz w:val="24"/>
          <w:szCs w:val="24"/>
          <w:rtl w:val="0"/>
        </w:rPr>
        <w:t xml:space="preserve">Matilde Ysobel G. Acuña</w:t>
        <w:br w:type="textWrapping"/>
        <w:t xml:space="preserve">Ranyelle Dayne P. Aquias</w:t>
        <w:br w:type="textWrapping"/>
        <w:t xml:space="preserve">John Allendrea E. Enciso</w:t>
      </w:r>
      <w:r w:rsidDel="00000000" w:rsidR="00000000" w:rsidRPr="00000000">
        <w:rPr>
          <w:rFonts w:ascii="Courier" w:cs="Courier" w:eastAsia="Courier" w:hAnsi="Courier"/>
          <w:b w:val="1"/>
          <w:bCs w:val="1"/>
          <w:sz w:val="24"/>
          <w:szCs w:val="24"/>
          <w:rtl w:val="0"/>
        </w:rPr>
        <w:t xml:space="preserve"> </w:t>
      </w:r>
      <w:r w:rsidDel="00000000" w:rsidR="00000000" w:rsidRPr="00000000">
        <w:rPr>
          <w:rFonts w:ascii="Courier" w:cs="Courier" w:eastAsia="Courier" w:hAnsi="Courier"/>
          <w:sz w:val="24"/>
          <w:szCs w:val="24"/>
          <w:rtl w:val="0"/>
        </w:rPr>
        <w:br w:type="textWrapping"/>
        <w:t xml:space="preserve">Paulo Louis C. Relente </w:t>
        <w:br w:type="textWrapping"/>
        <w:t xml:space="preserve">Janine Ann A. Regala </w:t>
      </w:r>
    </w:p>
    <w:p w:rsidR="00000000" w:rsidDel="00000000" w:rsidP="00000000" w:rsidRDefault="00000000" w:rsidRPr="00000000" w14:paraId="000014C6">
      <w:pPr>
        <w:pStyle w:val="Heading1"/>
        <w:keepNext w:val="0"/>
        <w:keepLines w:val="0"/>
        <w:spacing w:before="480" w:lineRule="auto"/>
        <w:rPr>
          <w:rFonts w:ascii="Outfit" w:cs="Outfit" w:eastAsia="Outfit" w:hAnsi="Outfit"/>
          <w:b w:val="1"/>
          <w:bCs w:val="1"/>
          <w:i w:val="1"/>
          <w:iCs w:val="1"/>
          <w:sz w:val="46"/>
          <w:szCs w:val="46"/>
        </w:rPr>
      </w:pPr>
      <w:bookmarkStart w:colFirst="0" w:colLast="0" w:name="_l03idfglblvk" w:id="131"/>
      <w:bookmarkEnd w:id="131"/>
      <w:r w:rsidDel="00000000" w:rsidR="00000000" w:rsidRPr="00000000">
        <w:rPr>
          <w:rtl w:val="0"/>
        </w:rPr>
      </w:r>
    </w:p>
    <w:p w:rsidR="00000000" w:rsidDel="00000000" w:rsidP="00000000" w:rsidRDefault="00000000" w:rsidRPr="00000000" w14:paraId="000014C7">
      <w:pPr>
        <w:pStyle w:val="Heading1"/>
        <w:keepNext w:val="0"/>
        <w:keepLines w:val="0"/>
        <w:spacing w:before="480" w:lineRule="auto"/>
        <w:rPr>
          <w:rFonts w:ascii="Outfit" w:cs="Outfit" w:eastAsia="Outfit" w:hAnsi="Outfit"/>
          <w:b w:val="1"/>
          <w:bCs w:val="1"/>
          <w:i w:val="1"/>
          <w:iCs w:val="1"/>
          <w:sz w:val="46"/>
          <w:szCs w:val="46"/>
        </w:rPr>
      </w:pPr>
      <w:bookmarkStart w:colFirst="0" w:colLast="0" w:name="_f8eb6oy7m5zp" w:id="132"/>
      <w:bookmarkEnd w:id="132"/>
      <w:r w:rsidDel="00000000" w:rsidR="00000000" w:rsidRPr="00000000">
        <w:rPr>
          <w:rtl w:val="0"/>
        </w:rPr>
      </w:r>
    </w:p>
    <w:p w:rsidR="00000000" w:rsidDel="00000000" w:rsidP="00000000" w:rsidRDefault="00000000" w:rsidRPr="00000000" w14:paraId="000014C8">
      <w:pPr>
        <w:pStyle w:val="Heading1"/>
        <w:keepNext w:val="0"/>
        <w:keepLines w:val="0"/>
        <w:spacing w:before="480" w:lineRule="auto"/>
        <w:rPr>
          <w:rFonts w:ascii="Outfit" w:cs="Outfit" w:eastAsia="Outfit" w:hAnsi="Outfit"/>
          <w:b w:val="1"/>
          <w:bCs w:val="1"/>
          <w:i w:val="1"/>
          <w:iCs w:val="1"/>
          <w:sz w:val="46"/>
          <w:szCs w:val="46"/>
        </w:rPr>
      </w:pPr>
      <w:bookmarkStart w:colFirst="0" w:colLast="0" w:name="_q7sd1monljb0" w:id="133"/>
      <w:bookmarkEnd w:id="133"/>
      <w:r w:rsidDel="00000000" w:rsidR="00000000" w:rsidRPr="00000000">
        <w:rPr>
          <w:rtl w:val="0"/>
        </w:rPr>
      </w:r>
    </w:p>
    <w:p w:rsidR="00000000" w:rsidDel="00000000" w:rsidP="00000000" w:rsidRDefault="00000000" w:rsidRPr="00000000" w14:paraId="000014C9">
      <w:pPr>
        <w:pStyle w:val="Heading1"/>
        <w:keepNext w:val="0"/>
        <w:keepLines w:val="0"/>
        <w:spacing w:before="480" w:lineRule="auto"/>
        <w:rPr>
          <w:rFonts w:ascii="Outfit" w:cs="Outfit" w:eastAsia="Outfit" w:hAnsi="Outfit"/>
          <w:b w:val="1"/>
          <w:bCs w:val="1"/>
          <w:i w:val="1"/>
          <w:iCs w:val="1"/>
          <w:sz w:val="46"/>
          <w:szCs w:val="46"/>
        </w:rPr>
      </w:pPr>
      <w:bookmarkStart w:colFirst="0" w:colLast="0" w:name="_vzz3cg770p1o" w:id="134"/>
      <w:bookmarkEnd w:id="134"/>
      <w:r w:rsidDel="00000000" w:rsidR="00000000" w:rsidRPr="00000000">
        <w:rPr>
          <w:rFonts w:ascii="Outfit" w:cs="Outfit" w:eastAsia="Outfit" w:hAnsi="Outfit"/>
          <w:b w:val="1"/>
          <w:bCs w:val="1"/>
          <w:i w:val="1"/>
          <w:iCs w:val="1"/>
          <w:sz w:val="46"/>
          <w:szCs w:val="46"/>
          <w:rtl w:val="0"/>
        </w:rPr>
        <w:br w:type="textWrapping"/>
      </w:r>
    </w:p>
    <w:p w:rsidR="00000000" w:rsidDel="00000000" w:rsidP="00000000" w:rsidRDefault="00000000" w:rsidRPr="00000000" w14:paraId="000014CA">
      <w:pPr>
        <w:pStyle w:val="Heading2"/>
        <w:keepNext w:val="0"/>
        <w:keepLines w:val="0"/>
        <w:rPr/>
      </w:pPr>
      <w:bookmarkStart w:colFirst="0" w:colLast="0" w:name="_vu6t2qpdm1wt" w:id="135"/>
      <w:bookmarkEnd w:id="135"/>
      <w:r w:rsidDel="00000000" w:rsidR="00000000" w:rsidRPr="00000000">
        <w:rPr>
          <w:rtl w:val="0"/>
        </w:rPr>
        <w:t xml:space="preserve">ACT 1 - INTRODUCTION</w:t>
      </w:r>
    </w:p>
    <w:p w:rsidR="00000000" w:rsidDel="00000000" w:rsidP="00000000" w:rsidRDefault="00000000" w:rsidRPr="00000000" w14:paraId="000014CB">
      <w:pPr>
        <w:pStyle w:val="Heading3"/>
        <w:keepNext w:val="0"/>
        <w:keepLines w:val="0"/>
        <w:spacing w:before="280" w:lineRule="auto"/>
        <w:rPr>
          <w:rFonts w:ascii="Courier" w:cs="Courier" w:eastAsia="Courier" w:hAnsi="Courier"/>
          <w:b w:val="1"/>
          <w:bCs w:val="1"/>
          <w:color w:val="000000"/>
          <w:sz w:val="26"/>
          <w:szCs w:val="26"/>
        </w:rPr>
      </w:pPr>
      <w:bookmarkStart w:colFirst="0" w:colLast="0" w:name="_b2h94zhchi16" w:id="136"/>
      <w:bookmarkEnd w:id="136"/>
      <w:r w:rsidDel="00000000" w:rsidR="00000000" w:rsidRPr="00000000">
        <w:rPr>
          <w:rFonts w:ascii="Courier" w:cs="Courier" w:eastAsia="Courier" w:hAnsi="Courier"/>
          <w:b w:val="1"/>
          <w:bCs w:val="1"/>
          <w:color w:val="000000"/>
          <w:sz w:val="26"/>
          <w:szCs w:val="26"/>
          <w:rtl w:val="0"/>
        </w:rPr>
        <w:t xml:space="preserve">INT. COLLEGE CLASSROOM - MORNING</w:t>
      </w:r>
    </w:p>
    <w:p w:rsidR="00000000" w:rsidDel="00000000" w:rsidP="00000000" w:rsidRDefault="00000000" w:rsidRPr="00000000" w14:paraId="000014C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first day of the new term.</w:t>
      </w:r>
    </w:p>
    <w:p w:rsidR="00000000" w:rsidDel="00000000" w:rsidP="00000000" w:rsidRDefault="00000000" w:rsidRPr="00000000" w14:paraId="000014C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Students slowly fill the classroom. Some chat with friends while others scroll through their phones. The room buzzes with excitement and nervous energy.</w:t>
      </w:r>
    </w:p>
    <w:p w:rsidR="00000000" w:rsidDel="00000000" w:rsidP="00000000" w:rsidRDefault="00000000" w:rsidRPr="00000000" w14:paraId="000014C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ILAGAN (21), a Computer Science student, enters carrying her bag and several notebooks.</w:t>
      </w:r>
    </w:p>
    <w:p w:rsidR="00000000" w:rsidDel="00000000" w:rsidP="00000000" w:rsidRDefault="00000000" w:rsidRPr="00000000" w14:paraId="000014C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scans the room.</w:t>
      </w:r>
    </w:p>
    <w:p w:rsidR="00000000" w:rsidDel="00000000" w:rsidP="00000000" w:rsidRDefault="00000000" w:rsidRPr="00000000" w14:paraId="000014D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familiar voice calls out.</w:t>
      </w:r>
    </w:p>
    <w:p w:rsidR="00000000" w:rsidDel="00000000" w:rsidP="00000000" w:rsidRDefault="00000000" w:rsidRPr="00000000" w14:paraId="000014D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(O.S.)</w:t>
      </w:r>
      <w:r w:rsidDel="00000000" w:rsidR="00000000" w:rsidRPr="00000000">
        <w:rPr>
          <w:rFonts w:ascii="Courier" w:cs="Courier" w:eastAsia="Courier" w:hAnsi="Courier"/>
          <w:sz w:val="24"/>
          <w:szCs w:val="24"/>
          <w:rtl w:val="0"/>
        </w:rPr>
        <w:br w:type="textWrapping"/>
        <w:t xml:space="preserve">Uy, MAYA!</w:t>
      </w:r>
    </w:p>
    <w:p w:rsidR="00000000" w:rsidDel="00000000" w:rsidP="00000000" w:rsidRDefault="00000000" w:rsidRPr="00000000" w14:paraId="000014D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turns.)</w:t>
      </w:r>
    </w:p>
    <w:p w:rsidR="00000000" w:rsidDel="00000000" w:rsidP="00000000" w:rsidRDefault="00000000" w:rsidRPr="00000000" w14:paraId="000014D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YAP waves from his seat.)</w:t>
      </w:r>
    </w:p>
    <w:p w:rsidR="00000000" w:rsidDel="00000000" w:rsidP="00000000" w:rsidRDefault="00000000" w:rsidRPr="00000000" w14:paraId="000014D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smiles, relieved.)</w:t>
      </w:r>
    </w:p>
    <w:p w:rsidR="00000000" w:rsidDel="00000000" w:rsidP="00000000" w:rsidRDefault="00000000" w:rsidRPr="00000000" w14:paraId="000014D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ETHAN!</w:t>
      </w:r>
    </w:p>
    <w:p w:rsidR="00000000" w:rsidDel="00000000" w:rsidP="00000000" w:rsidRDefault="00000000" w:rsidRPr="00000000" w14:paraId="000014D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walks over and sits beside him.)</w:t>
      </w:r>
    </w:p>
    <w:p w:rsidR="00000000" w:rsidDel="00000000" w:rsidP="00000000" w:rsidRDefault="00000000" w:rsidRPr="00000000" w14:paraId="000014D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Long time no see ah.</w:t>
      </w:r>
    </w:p>
    <w:p w:rsidR="00000000" w:rsidDel="00000000" w:rsidP="00000000" w:rsidRDefault="00000000" w:rsidRPr="00000000" w14:paraId="000014D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Parang one sem lang naman.</w:t>
      </w:r>
    </w:p>
    <w:p w:rsidR="00000000" w:rsidDel="00000000" w:rsidP="00000000" w:rsidRDefault="00000000" w:rsidRPr="00000000" w14:paraId="000014D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One sem is too long.one sem.</w:t>
      </w:r>
    </w:p>
    <w:p w:rsidR="00000000" w:rsidDel="00000000" w:rsidP="00000000" w:rsidRDefault="00000000" w:rsidRPr="00000000" w14:paraId="000014D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(Laughing)</w:t>
        <w:br w:type="textWrapping"/>
        <w:t xml:space="preserve">Drama mo talaga.</w:t>
      </w:r>
    </w:p>
    <w:p w:rsidR="00000000" w:rsidDel="00000000" w:rsidP="00000000" w:rsidRDefault="00000000" w:rsidRPr="00000000" w14:paraId="000014D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Musta naman?</w:t>
      </w:r>
    </w:p>
    <w:p w:rsidR="00000000" w:rsidDel="00000000" w:rsidP="00000000" w:rsidRDefault="00000000" w:rsidRPr="00000000" w14:paraId="000014D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sighs.)</w:t>
      </w:r>
    </w:p>
    <w:p w:rsidR="00000000" w:rsidDel="00000000" w:rsidP="00000000" w:rsidRDefault="00000000" w:rsidRPr="00000000" w14:paraId="000014D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Okay lang siguro? Medyo kinakabahan lang sa subjects this term kasi graduating na tayo.</w:t>
      </w:r>
    </w:p>
    <w:p w:rsidR="00000000" w:rsidDel="00000000" w:rsidP="00000000" w:rsidRDefault="00000000" w:rsidRPr="00000000" w14:paraId="000014D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Normal lang 'yan.</w:t>
      </w:r>
    </w:p>
    <w:p w:rsidR="00000000" w:rsidDel="00000000" w:rsidP="00000000" w:rsidRDefault="00000000" w:rsidRPr="00000000" w14:paraId="000014D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Ikaw?</w:t>
      </w:r>
    </w:p>
    <w:p w:rsidR="00000000" w:rsidDel="00000000" w:rsidP="00000000" w:rsidRDefault="00000000" w:rsidRPr="00000000" w14:paraId="000014E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Mmm same old same old. Busy. Surviving.</w:t>
      </w:r>
    </w:p>
    <w:p w:rsidR="00000000" w:rsidDel="00000000" w:rsidP="00000000" w:rsidRDefault="00000000" w:rsidRPr="00000000" w14:paraId="000014E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Surviving daw. Ikaw nga lagi mataas grades.</w:t>
      </w:r>
    </w:p>
    <w:p w:rsidR="00000000" w:rsidDel="00000000" w:rsidP="00000000" w:rsidRDefault="00000000" w:rsidRPr="00000000" w14:paraId="000014E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Grades don't make everything easy.</w:t>
      </w:r>
    </w:p>
    <w:p w:rsidR="00000000" w:rsidDel="00000000" w:rsidP="00000000" w:rsidRDefault="00000000" w:rsidRPr="00000000" w14:paraId="000014E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Wow.Fair point.</w:t>
      </w:r>
    </w:p>
    <w:p w:rsidR="00000000" w:rsidDel="00000000" w:rsidP="00000000" w:rsidRDefault="00000000" w:rsidRPr="00000000" w14:paraId="000014E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classroom begins settling down.</w:t>
      </w:r>
    </w:p>
    <w:p w:rsidR="00000000" w:rsidDel="00000000" w:rsidP="00000000" w:rsidRDefault="00000000" w:rsidRPr="00000000" w14:paraId="000014E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PROFESSOR enters. </w:t>
      </w:r>
    </w:p>
    <w:p w:rsidR="00000000" w:rsidDel="00000000" w:rsidP="00000000" w:rsidRDefault="00000000" w:rsidRPr="00000000" w14:paraId="000014E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Everyone quickly returns to their seats.</w:t>
      </w:r>
    </w:p>
    <w:p w:rsidR="00000000" w:rsidDel="00000000" w:rsidP="00000000" w:rsidRDefault="00000000" w:rsidRPr="00000000" w14:paraId="000014E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PROFESSOR</w:t>
      </w:r>
      <w:r w:rsidDel="00000000" w:rsidR="00000000" w:rsidRPr="00000000">
        <w:rPr>
          <w:rFonts w:ascii="Courier" w:cs="Courier" w:eastAsia="Courier" w:hAnsi="Courier"/>
          <w:sz w:val="24"/>
          <w:szCs w:val="24"/>
          <w:rtl w:val="0"/>
        </w:rPr>
        <w:br w:type="textWrapping"/>
        <w:t xml:space="preserve">Good morning, class.</w:t>
      </w:r>
    </w:p>
    <w:p w:rsidR="00000000" w:rsidDel="00000000" w:rsidP="00000000" w:rsidRDefault="00000000" w:rsidRPr="00000000" w14:paraId="000014E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CLASS</w:t>
      </w:r>
      <w:r w:rsidDel="00000000" w:rsidR="00000000" w:rsidRPr="00000000">
        <w:rPr>
          <w:rFonts w:ascii="Courier" w:cs="Courier" w:eastAsia="Courier" w:hAnsi="Courier"/>
          <w:sz w:val="24"/>
          <w:szCs w:val="24"/>
          <w:rtl w:val="0"/>
        </w:rPr>
        <w:br w:type="textWrapping"/>
        <w:t xml:space="preserve">Good morning, sir.</w:t>
      </w:r>
    </w:p>
    <w:p w:rsidR="00000000" w:rsidDel="00000000" w:rsidP="00000000" w:rsidRDefault="00000000" w:rsidRPr="00000000" w14:paraId="000014E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PROFESSOR</w:t>
      </w:r>
      <w:r w:rsidDel="00000000" w:rsidR="00000000" w:rsidRPr="00000000">
        <w:rPr>
          <w:rFonts w:ascii="Courier" w:cs="Courier" w:eastAsia="Courier" w:hAnsi="Courier"/>
          <w:sz w:val="24"/>
          <w:szCs w:val="24"/>
          <w:rtl w:val="0"/>
        </w:rPr>
        <w:br w:type="textWrapping"/>
        <w:t xml:space="preserve">Since this is our first meeting, let's get to know each other first.</w:t>
      </w:r>
    </w:p>
    <w:p w:rsidR="00000000" w:rsidDel="00000000" w:rsidP="00000000" w:rsidRDefault="00000000" w:rsidRPr="00000000" w14:paraId="000014EA">
      <w:pPr>
        <w:spacing w:after="240" w:befor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4E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professor writes on the board.)</w:t>
      </w:r>
    </w:p>
    <w:p w:rsidR="00000000" w:rsidDel="00000000" w:rsidP="00000000" w:rsidRDefault="00000000" w:rsidRPr="00000000" w14:paraId="000014E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"What are your future dreams and goals?"</w:t>
      </w:r>
    </w:p>
    <w:p w:rsidR="00000000" w:rsidDel="00000000" w:rsidP="00000000" w:rsidRDefault="00000000" w:rsidRPr="00000000" w14:paraId="000014E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PROFESSOR (CONT'D)</w:t>
      </w:r>
      <w:r w:rsidDel="00000000" w:rsidR="00000000" w:rsidRPr="00000000">
        <w:rPr>
          <w:rFonts w:ascii="Courier" w:cs="Courier" w:eastAsia="Courier" w:hAnsi="Courier"/>
          <w:sz w:val="24"/>
          <w:szCs w:val="24"/>
          <w:rtl w:val="0"/>
        </w:rPr>
        <w:br w:type="textWrapping"/>
        <w:t xml:space="preserve">When I call your name, introduce yourself and tell us what you hope to achieve in the future.</w:t>
      </w:r>
    </w:p>
    <w:p w:rsidR="00000000" w:rsidDel="00000000" w:rsidP="00000000" w:rsidRDefault="00000000" w:rsidRPr="00000000" w14:paraId="000014E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Students begin introducing themselves.</w:t>
      </w:r>
    </w:p>
    <w:p w:rsidR="00000000" w:rsidDel="00000000" w:rsidP="00000000" w:rsidRDefault="00000000" w:rsidRPr="00000000" w14:paraId="000014E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One after another.</w:t>
      </w:r>
    </w:p>
    <w:p w:rsidR="00000000" w:rsidDel="00000000" w:rsidP="00000000" w:rsidRDefault="00000000" w:rsidRPr="00000000" w14:paraId="000014F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Some confidently talk about their future careers.</w:t>
      </w:r>
    </w:p>
    <w:p w:rsidR="00000000" w:rsidDel="00000000" w:rsidP="00000000" w:rsidRDefault="00000000" w:rsidRPr="00000000" w14:paraId="000014F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Others discuss plans abroad.</w:t>
      </w:r>
    </w:p>
    <w:p w:rsidR="00000000" w:rsidDel="00000000" w:rsidP="00000000" w:rsidRDefault="00000000" w:rsidRPr="00000000" w14:paraId="000014F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listens quietly.</w:t>
      </w:r>
    </w:p>
    <w:p w:rsidR="00000000" w:rsidDel="00000000" w:rsidP="00000000" w:rsidRDefault="00000000" w:rsidRPr="00000000" w14:paraId="000014F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Each answer makes her uncertainty sink deeper into her thoughts.</w:t>
      </w:r>
    </w:p>
    <w:p w:rsidR="00000000" w:rsidDel="00000000" w:rsidP="00000000" w:rsidRDefault="00000000" w:rsidRPr="00000000" w14:paraId="000014F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Eventually...</w:t>
      </w:r>
    </w:p>
    <w:p w:rsidR="00000000" w:rsidDel="00000000" w:rsidP="00000000" w:rsidRDefault="00000000" w:rsidRPr="00000000" w14:paraId="000014F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PROFESSOR</w:t>
      </w:r>
      <w:r w:rsidDel="00000000" w:rsidR="00000000" w:rsidRPr="00000000">
        <w:rPr>
          <w:rFonts w:ascii="Courier" w:cs="Courier" w:eastAsia="Courier" w:hAnsi="Courier"/>
          <w:sz w:val="24"/>
          <w:szCs w:val="24"/>
          <w:rtl w:val="0"/>
        </w:rPr>
        <w:br w:type="textWrapping"/>
        <w:t xml:space="preserve">ETHAN Yap?</w:t>
      </w:r>
    </w:p>
    <w:p w:rsidR="00000000" w:rsidDel="00000000" w:rsidP="00000000" w:rsidRDefault="00000000" w:rsidRPr="00000000" w14:paraId="000014F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stands.)</w:t>
      </w:r>
    </w:p>
    <w:p w:rsidR="00000000" w:rsidDel="00000000" w:rsidP="00000000" w:rsidRDefault="00000000" w:rsidRPr="00000000" w14:paraId="000014F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Good morning everyone, nice to meet you all! I'm ETHAN Yap.</w:t>
      </w:r>
    </w:p>
    <w:p w:rsidR="00000000" w:rsidDel="00000000" w:rsidP="00000000" w:rsidRDefault="00000000" w:rsidRPr="00000000" w14:paraId="000014F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speaks naturally and confidently.)</w:t>
      </w:r>
    </w:p>
    <w:p w:rsidR="00000000" w:rsidDel="00000000" w:rsidP="00000000" w:rsidRDefault="00000000" w:rsidRPr="00000000" w14:paraId="000014F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(CONT'D)</w:t>
      </w:r>
      <w:r w:rsidDel="00000000" w:rsidR="00000000" w:rsidRPr="00000000">
        <w:rPr>
          <w:rFonts w:ascii="Courier" w:cs="Courier" w:eastAsia="Courier" w:hAnsi="Courier"/>
          <w:sz w:val="24"/>
          <w:szCs w:val="24"/>
          <w:rtl w:val="0"/>
        </w:rPr>
        <w:br w:type="textWrapping"/>
        <w:t xml:space="preserve">After graduation, I want to work in software development and gain experience first. Hopefully someday makapag-start din ako ng sarili kong tech company.</w:t>
      </w:r>
    </w:p>
    <w:p w:rsidR="00000000" w:rsidDel="00000000" w:rsidP="00000000" w:rsidRDefault="00000000" w:rsidRPr="00000000" w14:paraId="000014F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Several students nod.</w:t>
      </w:r>
    </w:p>
    <w:p w:rsidR="00000000" w:rsidDel="00000000" w:rsidP="00000000" w:rsidRDefault="00000000" w:rsidRPr="00000000" w14:paraId="000014F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PROFESSOR</w:t>
      </w:r>
      <w:r w:rsidDel="00000000" w:rsidR="00000000" w:rsidRPr="00000000">
        <w:rPr>
          <w:rFonts w:ascii="Courier" w:cs="Courier" w:eastAsia="Courier" w:hAnsi="Courier"/>
          <w:sz w:val="24"/>
          <w:szCs w:val="24"/>
          <w:rtl w:val="0"/>
        </w:rPr>
        <w:br w:type="textWrapping"/>
        <w:t xml:space="preserve">Ambitious but very good. May you go far. </w:t>
      </w:r>
    </w:p>
    <w:p w:rsidR="00000000" w:rsidDel="00000000" w:rsidP="00000000" w:rsidRDefault="00000000" w:rsidRPr="00000000" w14:paraId="000014F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professor says with a smile)</w:t>
      </w:r>
    </w:p>
    <w:p w:rsidR="00000000" w:rsidDel="00000000" w:rsidP="00000000" w:rsidRDefault="00000000" w:rsidRPr="00000000" w14:paraId="000014F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nods and sits.)</w:t>
      </w:r>
    </w:p>
    <w:p w:rsidR="00000000" w:rsidDel="00000000" w:rsidP="00000000" w:rsidRDefault="00000000" w:rsidRPr="00000000" w14:paraId="000014F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glances down at her notebook.)</w:t>
      </w:r>
    </w:p>
    <w:p w:rsidR="00000000" w:rsidDel="00000000" w:rsidP="00000000" w:rsidRDefault="00000000" w:rsidRPr="00000000" w14:paraId="000014F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PROFESSOR</w:t>
      </w:r>
      <w:r w:rsidDel="00000000" w:rsidR="00000000" w:rsidRPr="00000000">
        <w:rPr>
          <w:rFonts w:ascii="Courier" w:cs="Courier" w:eastAsia="Courier" w:hAnsi="Courier"/>
          <w:sz w:val="24"/>
          <w:szCs w:val="24"/>
          <w:rtl w:val="0"/>
        </w:rPr>
        <w:br w:type="textWrapping"/>
        <w:t xml:space="preserve">Next up is MAYA Ilagan.</w:t>
      </w:r>
    </w:p>
    <w:p w:rsidR="00000000" w:rsidDel="00000000" w:rsidP="00000000" w:rsidRDefault="00000000" w:rsidRPr="00000000" w14:paraId="0000150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freezes.)</w:t>
      </w:r>
    </w:p>
    <w:p w:rsidR="00000000" w:rsidDel="00000000" w:rsidP="00000000" w:rsidRDefault="00000000" w:rsidRPr="00000000" w14:paraId="0000150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few seconds pass.</w:t>
      </w:r>
    </w:p>
    <w:p w:rsidR="00000000" w:rsidDel="00000000" w:rsidP="00000000" w:rsidRDefault="00000000" w:rsidRPr="00000000" w14:paraId="0000150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entire room waits.</w:t>
      </w:r>
    </w:p>
    <w:p w:rsidR="00000000" w:rsidDel="00000000" w:rsidP="00000000" w:rsidRDefault="00000000" w:rsidRPr="00000000" w14:paraId="0000150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(Slowly, she stands.)</w:t>
      </w:r>
    </w:p>
    <w:p w:rsidR="00000000" w:rsidDel="00000000" w:rsidP="00000000" w:rsidRDefault="00000000" w:rsidRPr="00000000" w14:paraId="00001504">
      <w:pPr>
        <w:spacing w:after="240" w:before="240" w:lineRule="auto"/>
        <w:jc w:val="center"/>
        <w:rPr>
          <w:rFonts w:ascii="Courier" w:cs="Courier" w:eastAsia="Courier" w:hAnsi="Courier"/>
          <w:color w:val="b45f06"/>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r>
      <w:r w:rsidDel="00000000" w:rsidR="00000000" w:rsidRPr="00000000">
        <w:rPr>
          <w:rFonts w:ascii="Courier" w:cs="Courier" w:eastAsia="Courier" w:hAnsi="Courier"/>
          <w:color w:val="b45f06"/>
          <w:sz w:val="24"/>
          <w:szCs w:val="24"/>
          <w:rtl w:val="0"/>
        </w:rPr>
        <w:t xml:space="preserve">Uh...</w:t>
      </w:r>
    </w:p>
    <w:p w:rsidR="00000000" w:rsidDel="00000000" w:rsidP="00000000" w:rsidRDefault="00000000" w:rsidRPr="00000000" w14:paraId="00001505">
      <w:pPr>
        <w:spacing w:after="240" w:before="240" w:lineRule="auto"/>
        <w:jc w:val="center"/>
        <w:rPr>
          <w:rFonts w:ascii="Courier" w:cs="Courier" w:eastAsia="Courier" w:hAnsi="Courier"/>
          <w:color w:val="b45f06"/>
          <w:sz w:val="24"/>
          <w:szCs w:val="24"/>
        </w:rPr>
      </w:pPr>
      <w:r w:rsidDel="00000000" w:rsidR="00000000" w:rsidRPr="00000000">
        <w:rPr>
          <w:rFonts w:ascii="Courier" w:cs="Courier" w:eastAsia="Courier" w:hAnsi="Courier"/>
          <w:color w:val="b45f06"/>
          <w:sz w:val="24"/>
          <w:szCs w:val="24"/>
          <w:rtl w:val="0"/>
        </w:rPr>
        <w:t xml:space="preserve">(She grips her notebook tighter.)</w:t>
      </w:r>
    </w:p>
    <w:p w:rsidR="00000000" w:rsidDel="00000000" w:rsidP="00000000" w:rsidRDefault="00000000" w:rsidRPr="00000000" w14:paraId="00001506">
      <w:pPr>
        <w:spacing w:after="240" w:before="240" w:lineRule="auto"/>
        <w:jc w:val="center"/>
        <w:rPr>
          <w:rFonts w:ascii="Courier" w:cs="Courier" w:eastAsia="Courier" w:hAnsi="Courier"/>
          <w:color w:val="b45f06"/>
          <w:sz w:val="24"/>
          <w:szCs w:val="24"/>
        </w:rPr>
      </w:pPr>
      <w:r w:rsidDel="00000000" w:rsidR="00000000" w:rsidRPr="00000000">
        <w:rPr>
          <w:rFonts w:ascii="Courier" w:cs="Courier" w:eastAsia="Courier" w:hAnsi="Courier"/>
          <w:b w:val="1"/>
          <w:bCs w:val="1"/>
          <w:color w:val="b45f06"/>
          <w:sz w:val="24"/>
          <w:szCs w:val="24"/>
          <w:rtl w:val="0"/>
        </w:rPr>
        <w:t xml:space="preserve">MAYA (CONT'D)</w:t>
      </w:r>
      <w:r w:rsidDel="00000000" w:rsidR="00000000" w:rsidRPr="00000000">
        <w:rPr>
          <w:rFonts w:ascii="Courier" w:cs="Courier" w:eastAsia="Courier" w:hAnsi="Courier"/>
          <w:color w:val="b45f06"/>
          <w:sz w:val="24"/>
          <w:szCs w:val="24"/>
          <w:rtl w:val="0"/>
        </w:rPr>
        <w:br w:type="textWrapping"/>
        <w:t xml:space="preserve">I'm MAYA Ilagan.</w:t>
      </w:r>
    </w:p>
    <w:p w:rsidR="00000000" w:rsidDel="00000000" w:rsidP="00000000" w:rsidRDefault="00000000" w:rsidRPr="00000000" w14:paraId="00001507">
      <w:pPr>
        <w:spacing w:after="240" w:before="240" w:lineRule="auto"/>
        <w:rPr>
          <w:rFonts w:ascii="Courier" w:cs="Courier" w:eastAsia="Courier" w:hAnsi="Courier"/>
          <w:color w:val="b45f06"/>
          <w:sz w:val="24"/>
          <w:szCs w:val="24"/>
        </w:rPr>
      </w:pPr>
      <w:r w:rsidDel="00000000" w:rsidR="00000000" w:rsidRPr="00000000">
        <w:rPr>
          <w:rFonts w:ascii="Courier" w:cs="Courier" w:eastAsia="Courier" w:hAnsi="Courier"/>
          <w:color w:val="b45f06"/>
          <w:sz w:val="24"/>
          <w:szCs w:val="24"/>
          <w:rtl w:val="0"/>
        </w:rPr>
        <w:t xml:space="preserve">The silence feels heavier.</w:t>
      </w:r>
    </w:p>
    <w:p w:rsidR="00000000" w:rsidDel="00000000" w:rsidP="00000000" w:rsidRDefault="00000000" w:rsidRPr="00000000" w14:paraId="00001508">
      <w:pPr>
        <w:spacing w:after="240" w:before="240" w:lineRule="auto"/>
        <w:jc w:val="center"/>
        <w:rPr>
          <w:rFonts w:ascii="Courier" w:cs="Courier" w:eastAsia="Courier" w:hAnsi="Courier"/>
          <w:color w:val="b45f06"/>
          <w:sz w:val="24"/>
          <w:szCs w:val="24"/>
        </w:rPr>
      </w:pPr>
      <w:r w:rsidDel="00000000" w:rsidR="00000000" w:rsidRPr="00000000">
        <w:rPr>
          <w:rFonts w:ascii="Courier" w:cs="Courier" w:eastAsia="Courier" w:hAnsi="Courier"/>
          <w:b w:val="1"/>
          <w:bCs w:val="1"/>
          <w:color w:val="b45f06"/>
          <w:sz w:val="24"/>
          <w:szCs w:val="24"/>
          <w:rtl w:val="0"/>
        </w:rPr>
        <w:t xml:space="preserve">PROFESSOR</w:t>
      </w:r>
      <w:r w:rsidDel="00000000" w:rsidR="00000000" w:rsidRPr="00000000">
        <w:rPr>
          <w:rFonts w:ascii="Courier" w:cs="Courier" w:eastAsia="Courier" w:hAnsi="Courier"/>
          <w:color w:val="b45f06"/>
          <w:sz w:val="24"/>
          <w:szCs w:val="24"/>
          <w:rtl w:val="0"/>
        </w:rPr>
        <w:br w:type="textWrapping"/>
        <w:t xml:space="preserve">And your future plans?</w:t>
      </w:r>
    </w:p>
    <w:p w:rsidR="00000000" w:rsidDel="00000000" w:rsidP="00000000" w:rsidRDefault="00000000" w:rsidRPr="00000000" w14:paraId="00001509">
      <w:pPr>
        <w:spacing w:after="240" w:before="240" w:lineRule="auto"/>
        <w:jc w:val="center"/>
        <w:rPr>
          <w:rFonts w:ascii="Courier" w:cs="Courier" w:eastAsia="Courier" w:hAnsi="Courier"/>
          <w:color w:val="b45f06"/>
          <w:sz w:val="24"/>
          <w:szCs w:val="24"/>
        </w:rPr>
      </w:pPr>
      <w:r w:rsidDel="00000000" w:rsidR="00000000" w:rsidRPr="00000000">
        <w:rPr>
          <w:rFonts w:ascii="Courier" w:cs="Courier" w:eastAsia="Courier" w:hAnsi="Courier"/>
          <w:color w:val="b45f06"/>
          <w:sz w:val="24"/>
          <w:szCs w:val="24"/>
          <w:rtl w:val="0"/>
        </w:rPr>
        <w:t xml:space="preserve">(MAYA searches for an answer.)</w:t>
      </w:r>
    </w:p>
    <w:p w:rsidR="00000000" w:rsidDel="00000000" w:rsidP="00000000" w:rsidRDefault="00000000" w:rsidRPr="00000000" w14:paraId="0000150A">
      <w:pPr>
        <w:spacing w:after="240" w:before="240" w:lineRule="auto"/>
        <w:rPr>
          <w:rFonts w:ascii="Courier" w:cs="Courier" w:eastAsia="Courier" w:hAnsi="Courier"/>
          <w:color w:val="b45f06"/>
          <w:sz w:val="24"/>
          <w:szCs w:val="24"/>
        </w:rPr>
      </w:pPr>
      <w:r w:rsidDel="00000000" w:rsidR="00000000" w:rsidRPr="00000000">
        <w:rPr>
          <w:rFonts w:ascii="Courier" w:cs="Courier" w:eastAsia="Courier" w:hAnsi="Courier"/>
          <w:color w:val="b45f06"/>
          <w:sz w:val="24"/>
          <w:szCs w:val="24"/>
          <w:rtl w:val="0"/>
        </w:rPr>
        <w:t xml:space="preserve">Nothing comes.</w:t>
      </w:r>
    </w:p>
    <w:p w:rsidR="00000000" w:rsidDel="00000000" w:rsidP="00000000" w:rsidRDefault="00000000" w:rsidRPr="00000000" w14:paraId="0000150B">
      <w:pPr>
        <w:spacing w:after="240" w:before="240" w:lineRule="auto"/>
        <w:jc w:val="center"/>
        <w:rPr>
          <w:rFonts w:ascii="Courier" w:cs="Courier" w:eastAsia="Courier" w:hAnsi="Courier"/>
          <w:color w:val="b45f06"/>
          <w:sz w:val="24"/>
          <w:szCs w:val="24"/>
        </w:rPr>
      </w:pPr>
      <w:r w:rsidDel="00000000" w:rsidR="00000000" w:rsidRPr="00000000">
        <w:rPr>
          <w:rFonts w:ascii="Courier" w:cs="Courier" w:eastAsia="Courier" w:hAnsi="Courier"/>
          <w:b w:val="1"/>
          <w:bCs w:val="1"/>
          <w:color w:val="b45f06"/>
          <w:sz w:val="24"/>
          <w:szCs w:val="24"/>
          <w:rtl w:val="0"/>
        </w:rPr>
        <w:t xml:space="preserve">MAYA</w:t>
      </w:r>
      <w:r w:rsidDel="00000000" w:rsidR="00000000" w:rsidRPr="00000000">
        <w:rPr>
          <w:rFonts w:ascii="Courier" w:cs="Courier" w:eastAsia="Courier" w:hAnsi="Courier"/>
          <w:color w:val="b45f06"/>
          <w:sz w:val="24"/>
          <w:szCs w:val="24"/>
          <w:rtl w:val="0"/>
        </w:rPr>
        <w:br w:type="textWrapping"/>
        <w:t xml:space="preserve">Honestly po...</w:t>
      </w:r>
    </w:p>
    <w:p w:rsidR="00000000" w:rsidDel="00000000" w:rsidP="00000000" w:rsidRDefault="00000000" w:rsidRPr="00000000" w14:paraId="0000150C">
      <w:pPr>
        <w:spacing w:after="240" w:before="240" w:lineRule="auto"/>
        <w:jc w:val="center"/>
        <w:rPr>
          <w:rFonts w:ascii="Courier" w:cs="Courier" w:eastAsia="Courier" w:hAnsi="Courier"/>
          <w:color w:val="b45f06"/>
          <w:sz w:val="24"/>
          <w:szCs w:val="24"/>
        </w:rPr>
      </w:pPr>
      <w:r w:rsidDel="00000000" w:rsidR="00000000" w:rsidRPr="00000000">
        <w:rPr>
          <w:rFonts w:ascii="Courier" w:cs="Courier" w:eastAsia="Courier" w:hAnsi="Courier"/>
          <w:color w:val="b45f06"/>
          <w:sz w:val="24"/>
          <w:szCs w:val="24"/>
          <w:rtl w:val="0"/>
        </w:rPr>
        <w:t xml:space="preserve">(She swallows.)</w:t>
      </w:r>
    </w:p>
    <w:p w:rsidR="00000000" w:rsidDel="00000000" w:rsidP="00000000" w:rsidRDefault="00000000" w:rsidRPr="00000000" w14:paraId="0000150D">
      <w:pPr>
        <w:spacing w:after="240" w:before="240" w:lineRule="auto"/>
        <w:jc w:val="center"/>
        <w:rPr>
          <w:rFonts w:ascii="Courier" w:cs="Courier" w:eastAsia="Courier" w:hAnsi="Courier"/>
          <w:color w:val="b45f06"/>
          <w:sz w:val="24"/>
          <w:szCs w:val="24"/>
        </w:rPr>
      </w:pPr>
      <w:r w:rsidDel="00000000" w:rsidR="00000000" w:rsidRPr="00000000">
        <w:rPr>
          <w:rFonts w:ascii="Courier" w:cs="Courier" w:eastAsia="Courier" w:hAnsi="Courier"/>
          <w:b w:val="1"/>
          <w:bCs w:val="1"/>
          <w:color w:val="b45f06"/>
          <w:sz w:val="24"/>
          <w:szCs w:val="24"/>
          <w:rtl w:val="0"/>
        </w:rPr>
        <w:t xml:space="preserve">MAYA (CONT'D)</w:t>
      </w:r>
      <w:r w:rsidDel="00000000" w:rsidR="00000000" w:rsidRPr="00000000">
        <w:rPr>
          <w:rFonts w:ascii="Courier" w:cs="Courier" w:eastAsia="Courier" w:hAnsi="Courier"/>
          <w:color w:val="b45f06"/>
          <w:sz w:val="24"/>
          <w:szCs w:val="24"/>
          <w:rtl w:val="0"/>
        </w:rPr>
        <w:br w:type="textWrapping"/>
        <w:t xml:space="preserve">I haven't really thought about it yet.</w:t>
      </w:r>
    </w:p>
    <w:p w:rsidR="00000000" w:rsidDel="00000000" w:rsidP="00000000" w:rsidRDefault="00000000" w:rsidRPr="00000000" w14:paraId="0000150E">
      <w:pPr>
        <w:spacing w:after="240" w:before="240" w:lineRule="auto"/>
        <w:rPr>
          <w:rFonts w:ascii="Courier" w:cs="Courier" w:eastAsia="Courier" w:hAnsi="Courier"/>
          <w:color w:val="b45f06"/>
          <w:sz w:val="24"/>
          <w:szCs w:val="24"/>
        </w:rPr>
      </w:pPr>
      <w:r w:rsidDel="00000000" w:rsidR="00000000" w:rsidRPr="00000000">
        <w:rPr>
          <w:rFonts w:ascii="Courier" w:cs="Courier" w:eastAsia="Courier" w:hAnsi="Courier"/>
          <w:color w:val="b45f06"/>
          <w:sz w:val="24"/>
          <w:szCs w:val="24"/>
          <w:rtl w:val="0"/>
        </w:rPr>
        <w:t xml:space="preserve">A few students exchange glances.</w:t>
      </w:r>
    </w:p>
    <w:p w:rsidR="00000000" w:rsidDel="00000000" w:rsidP="00000000" w:rsidRDefault="00000000" w:rsidRPr="00000000" w14:paraId="0000150F">
      <w:pPr>
        <w:spacing w:after="240" w:before="240" w:lineRule="auto"/>
        <w:rPr>
          <w:rFonts w:ascii="Courier" w:cs="Courier" w:eastAsia="Courier" w:hAnsi="Courier"/>
          <w:color w:val="b45f06"/>
          <w:sz w:val="24"/>
          <w:szCs w:val="24"/>
        </w:rPr>
      </w:pPr>
      <w:r w:rsidDel="00000000" w:rsidR="00000000" w:rsidRPr="00000000">
        <w:rPr>
          <w:rFonts w:ascii="Courier" w:cs="Courier" w:eastAsia="Courier" w:hAnsi="Courier"/>
          <w:color w:val="b45f06"/>
          <w:sz w:val="24"/>
          <w:szCs w:val="24"/>
          <w:rtl w:val="0"/>
        </w:rPr>
        <w:t xml:space="preserve">The professor simply nods.</w:t>
      </w:r>
    </w:p>
    <w:p w:rsidR="00000000" w:rsidDel="00000000" w:rsidP="00000000" w:rsidRDefault="00000000" w:rsidRPr="00000000" w14:paraId="00001510">
      <w:pPr>
        <w:spacing w:after="240" w:before="240" w:lineRule="auto"/>
        <w:jc w:val="center"/>
        <w:rPr>
          <w:rFonts w:ascii="Courier" w:cs="Courier" w:eastAsia="Courier" w:hAnsi="Courier"/>
          <w:color w:val="b45f06"/>
          <w:sz w:val="24"/>
          <w:szCs w:val="24"/>
        </w:rPr>
      </w:pPr>
      <w:r w:rsidDel="00000000" w:rsidR="00000000" w:rsidRPr="00000000">
        <w:rPr>
          <w:rFonts w:ascii="Courier" w:cs="Courier" w:eastAsia="Courier" w:hAnsi="Courier"/>
          <w:b w:val="1"/>
          <w:bCs w:val="1"/>
          <w:color w:val="b45f06"/>
          <w:sz w:val="24"/>
          <w:szCs w:val="24"/>
          <w:rtl w:val="0"/>
        </w:rPr>
        <w:t xml:space="preserve">PROFESSOR</w:t>
      </w:r>
      <w:r w:rsidDel="00000000" w:rsidR="00000000" w:rsidRPr="00000000">
        <w:rPr>
          <w:rFonts w:ascii="Courier" w:cs="Courier" w:eastAsia="Courier" w:hAnsi="Courier"/>
          <w:color w:val="b45f06"/>
          <w:sz w:val="24"/>
          <w:szCs w:val="24"/>
          <w:rtl w:val="0"/>
        </w:rPr>
        <w:br w:type="textWrapping"/>
        <w:t xml:space="preserve">That’s fine. Take your seat, Ms. Ilagan.</w:t>
      </w:r>
    </w:p>
    <w:p w:rsidR="00000000" w:rsidDel="00000000" w:rsidP="00000000" w:rsidRDefault="00000000" w:rsidRPr="00000000" w14:paraId="00001511">
      <w:pPr>
        <w:spacing w:after="240" w:before="240" w:lineRule="auto"/>
        <w:jc w:val="center"/>
        <w:rPr>
          <w:rFonts w:ascii="Courier" w:cs="Courier" w:eastAsia="Courier" w:hAnsi="Courier"/>
          <w:color w:val="b45f06"/>
          <w:sz w:val="24"/>
          <w:szCs w:val="24"/>
        </w:rPr>
      </w:pPr>
      <w:r w:rsidDel="00000000" w:rsidR="00000000" w:rsidRPr="00000000">
        <w:rPr>
          <w:rFonts w:ascii="Courier" w:cs="Courier" w:eastAsia="Courier" w:hAnsi="Courier"/>
          <w:color w:val="b45f06"/>
          <w:sz w:val="24"/>
          <w:szCs w:val="24"/>
          <w:rtl w:val="0"/>
        </w:rPr>
        <w:t xml:space="preserve">(MAYA sits down.)</w:t>
      </w:r>
    </w:p>
    <w:p w:rsidR="00000000" w:rsidDel="00000000" w:rsidP="00000000" w:rsidRDefault="00000000" w:rsidRPr="00000000" w14:paraId="00001512">
      <w:pPr>
        <w:spacing w:after="240" w:before="240" w:lineRule="auto"/>
        <w:rPr>
          <w:rFonts w:ascii="Courier" w:cs="Courier" w:eastAsia="Courier" w:hAnsi="Courier"/>
          <w:color w:val="b45f06"/>
          <w:sz w:val="24"/>
          <w:szCs w:val="24"/>
        </w:rPr>
      </w:pPr>
      <w:r w:rsidDel="00000000" w:rsidR="00000000" w:rsidRPr="00000000">
        <w:rPr>
          <w:rFonts w:ascii="Courier" w:cs="Courier" w:eastAsia="Courier" w:hAnsi="Courier"/>
          <w:color w:val="b45f06"/>
          <w:sz w:val="24"/>
          <w:szCs w:val="24"/>
          <w:rtl w:val="0"/>
        </w:rPr>
        <w:t xml:space="preserve">A moment of relief—</w:t>
      </w:r>
    </w:p>
    <w:p w:rsidR="00000000" w:rsidDel="00000000" w:rsidP="00000000" w:rsidRDefault="00000000" w:rsidRPr="00000000" w14:paraId="00001513">
      <w:pPr>
        <w:spacing w:after="240" w:before="240" w:lineRule="auto"/>
        <w:rPr>
          <w:rFonts w:ascii="Courier" w:cs="Courier" w:eastAsia="Courier" w:hAnsi="Courier"/>
          <w:color w:val="b45f06"/>
          <w:sz w:val="24"/>
          <w:szCs w:val="24"/>
        </w:rPr>
      </w:pPr>
      <w:r w:rsidDel="00000000" w:rsidR="00000000" w:rsidRPr="00000000">
        <w:rPr>
          <w:rFonts w:ascii="Courier" w:cs="Courier" w:eastAsia="Courier" w:hAnsi="Courier"/>
          <w:color w:val="b45f06"/>
          <w:sz w:val="24"/>
          <w:szCs w:val="24"/>
          <w:rtl w:val="0"/>
        </w:rPr>
        <w:t xml:space="preserve">Yet somehow more uncertain than before.</w:t>
      </w:r>
    </w:p>
    <w:p w:rsidR="00000000" w:rsidDel="00000000" w:rsidP="00000000" w:rsidRDefault="00000000" w:rsidRPr="00000000" w14:paraId="00001514">
      <w:pPr>
        <w:spacing w:after="240" w:before="240" w:lineRule="auto"/>
        <w:rPr>
          <w:rFonts w:ascii="Courier" w:cs="Courier" w:eastAsia="Courier" w:hAnsi="Courier"/>
          <w:color w:val="b45f06"/>
          <w:sz w:val="24"/>
          <w:szCs w:val="24"/>
        </w:rPr>
      </w:pPr>
      <w:r w:rsidDel="00000000" w:rsidR="00000000" w:rsidRPr="00000000">
        <w:rPr>
          <w:rFonts w:ascii="Courier" w:cs="Courier" w:eastAsia="Courier" w:hAnsi="Courier"/>
          <w:color w:val="b45f06"/>
          <w:sz w:val="24"/>
          <w:szCs w:val="24"/>
          <w:rtl w:val="0"/>
        </w:rPr>
        <w:t xml:space="preserve">She avoids eye contact for the rest of class.</w:t>
        <w:br w:type="textWrapping"/>
      </w:r>
    </w:p>
    <w:p w:rsidR="00000000" w:rsidDel="00000000" w:rsidP="00000000" w:rsidRDefault="00000000" w:rsidRPr="00000000" w14:paraId="0000151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516">
      <w:pPr>
        <w:pStyle w:val="Heading3"/>
        <w:keepNext w:val="0"/>
        <w:keepLines w:val="0"/>
        <w:spacing w:before="280" w:lineRule="auto"/>
        <w:rPr>
          <w:rFonts w:ascii="Courier" w:cs="Courier" w:eastAsia="Courier" w:hAnsi="Courier"/>
          <w:b w:val="1"/>
          <w:bCs w:val="1"/>
          <w:color w:val="000000"/>
          <w:sz w:val="26"/>
          <w:szCs w:val="26"/>
        </w:rPr>
      </w:pPr>
      <w:bookmarkStart w:colFirst="0" w:colLast="0" w:name="_hqtlq3a7j8cj" w:id="137"/>
      <w:bookmarkEnd w:id="137"/>
      <w:r w:rsidDel="00000000" w:rsidR="00000000" w:rsidRPr="00000000">
        <w:rPr>
          <w:rFonts w:ascii="Courier" w:cs="Courier" w:eastAsia="Courier" w:hAnsi="Courier"/>
          <w:b w:val="1"/>
          <w:bCs w:val="1"/>
          <w:color w:val="000000"/>
          <w:sz w:val="26"/>
          <w:szCs w:val="26"/>
          <w:rtl w:val="0"/>
        </w:rPr>
        <w:t xml:space="preserve">INT. COLLEGE HALLWAY - NOON</w:t>
      </w:r>
    </w:p>
    <w:p w:rsidR="00000000" w:rsidDel="00000000" w:rsidP="00000000" w:rsidRDefault="00000000" w:rsidRPr="00000000" w14:paraId="0000151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lunch bell rings.</w:t>
      </w:r>
    </w:p>
    <w:p w:rsidR="00000000" w:rsidDel="00000000" w:rsidP="00000000" w:rsidRDefault="00000000" w:rsidRPr="00000000" w14:paraId="0000151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Students pour out of classrooms.</w:t>
      </w:r>
    </w:p>
    <w:p w:rsidR="00000000" w:rsidDel="00000000" w:rsidP="00000000" w:rsidRDefault="00000000" w:rsidRPr="00000000" w14:paraId="0000151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and ETHAN walk together.</w:t>
      </w:r>
    </w:p>
    <w:p w:rsidR="00000000" w:rsidDel="00000000" w:rsidP="00000000" w:rsidRDefault="00000000" w:rsidRPr="00000000" w14:paraId="0000151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Mukhang ninerbyos ka kanina ah.</w:t>
      </w:r>
    </w:p>
    <w:p w:rsidR="00000000" w:rsidDel="00000000" w:rsidP="00000000" w:rsidRDefault="00000000" w:rsidRPr="00000000" w14:paraId="0000151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Ughhh, nooo... Super halata ba?</w:t>
      </w:r>
    </w:p>
    <w:p w:rsidR="00000000" w:rsidDel="00000000" w:rsidP="00000000" w:rsidRDefault="00000000" w:rsidRPr="00000000" w14:paraId="0000151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asks nervously.)</w:t>
      </w:r>
    </w:p>
    <w:p w:rsidR="00000000" w:rsidDel="00000000" w:rsidP="00000000" w:rsidRDefault="00000000" w:rsidRPr="00000000" w14:paraId="0000151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Medj.</w:t>
      </w:r>
    </w:p>
    <w:p w:rsidR="00000000" w:rsidDel="00000000" w:rsidP="00000000" w:rsidRDefault="00000000" w:rsidRPr="00000000" w14:paraId="0000151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grins.)</w:t>
      </w:r>
    </w:p>
    <w:p w:rsidR="00000000" w:rsidDel="00000000" w:rsidP="00000000" w:rsidRDefault="00000000" w:rsidRPr="00000000" w14:paraId="0000151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Shucks nakaakahiya.</w:t>
      </w:r>
    </w:p>
    <w:p w:rsidR="00000000" w:rsidDel="00000000" w:rsidP="00000000" w:rsidRDefault="00000000" w:rsidRPr="00000000" w14:paraId="0000152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Pshh, hindi naman. Lots of people don't know what to do in life.</w:t>
      </w:r>
    </w:p>
    <w:p w:rsidR="00000000" w:rsidDel="00000000" w:rsidP="00000000" w:rsidRDefault="00000000" w:rsidRPr="00000000" w14:paraId="0000152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...But everyone had answers to what they want in their future.</w:t>
      </w:r>
    </w:p>
    <w:p w:rsidR="00000000" w:rsidDel="00000000" w:rsidP="00000000" w:rsidRDefault="00000000" w:rsidRPr="00000000" w14:paraId="0000152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interjects.)</w:t>
      </w:r>
    </w:p>
    <w:p w:rsidR="00000000" w:rsidDel="00000000" w:rsidP="00000000" w:rsidRDefault="00000000" w:rsidRPr="00000000" w14:paraId="0000152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Hindi naman lahat... </w:t>
      </w:r>
      <w:r w:rsidDel="00000000" w:rsidR="00000000" w:rsidRPr="00000000">
        <w:rPr>
          <w:rFonts w:ascii="Courier" w:cs="Courier" w:eastAsia="Courier" w:hAnsi="Courier"/>
          <w:i w:val="1"/>
          <w:iCs w:val="1"/>
          <w:sz w:val="24"/>
          <w:szCs w:val="24"/>
          <w:rtl w:val="0"/>
        </w:rPr>
        <w:t xml:space="preserve">Trust me</w:t>
      </w:r>
      <w:r w:rsidDel="00000000" w:rsidR="00000000" w:rsidRPr="00000000">
        <w:rPr>
          <w:rFonts w:ascii="Courier" w:cs="Courier" w:eastAsia="Courier" w:hAnsi="Courier"/>
          <w:sz w:val="24"/>
          <w:szCs w:val="24"/>
          <w:rtl w:val="0"/>
        </w:rPr>
        <w:t xml:space="preserve">, maraming nagkukunwari lang.</w:t>
      </w:r>
    </w:p>
    <w:p w:rsidR="00000000" w:rsidDel="00000000" w:rsidP="00000000" w:rsidRDefault="00000000" w:rsidRPr="00000000" w14:paraId="0000152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just chuckles nervously.)</w:t>
      </w:r>
    </w:p>
    <w:p w:rsidR="00000000" w:rsidDel="00000000" w:rsidP="00000000" w:rsidRDefault="00000000" w:rsidRPr="00000000" w14:paraId="0000152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(CONT'D)</w:t>
      </w:r>
      <w:r w:rsidDel="00000000" w:rsidR="00000000" w:rsidRPr="00000000">
        <w:rPr>
          <w:rFonts w:ascii="Courier" w:cs="Courier" w:eastAsia="Courier" w:hAnsi="Courier"/>
          <w:sz w:val="24"/>
          <w:szCs w:val="24"/>
          <w:rtl w:val="0"/>
        </w:rPr>
        <w:br w:type="textWrapping"/>
        <w:t xml:space="preserve">Pero real, okay ka lang ba?</w:t>
      </w:r>
    </w:p>
    <w:p w:rsidR="00000000" w:rsidDel="00000000" w:rsidP="00000000" w:rsidRDefault="00000000" w:rsidRPr="00000000" w14:paraId="0000152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Yeah...</w:t>
      </w:r>
    </w:p>
    <w:p w:rsidR="00000000" w:rsidDel="00000000" w:rsidP="00000000" w:rsidRDefault="00000000" w:rsidRPr="00000000" w14:paraId="0000152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beat.</w:t>
      </w:r>
    </w:p>
    <w:p w:rsidR="00000000" w:rsidDel="00000000" w:rsidP="00000000" w:rsidRDefault="00000000" w:rsidRPr="00000000" w14:paraId="0000152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 (CONT'D)</w:t>
      </w:r>
      <w:r w:rsidDel="00000000" w:rsidR="00000000" w:rsidRPr="00000000">
        <w:rPr>
          <w:rFonts w:ascii="Courier" w:cs="Courier" w:eastAsia="Courier" w:hAnsi="Courier"/>
          <w:sz w:val="24"/>
          <w:szCs w:val="24"/>
          <w:rtl w:val="0"/>
        </w:rPr>
        <w:br w:type="textWrapping"/>
        <w:t xml:space="preserve">Actually... wait, no. Not really, hindi ko talaga alam gusto kong gawin.</w:t>
      </w:r>
    </w:p>
    <w:p w:rsidR="00000000" w:rsidDel="00000000" w:rsidP="00000000" w:rsidRDefault="00000000" w:rsidRPr="00000000" w14:paraId="0000152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And that's okay.</w:t>
      </w:r>
    </w:p>
    <w:p w:rsidR="00000000" w:rsidDel="00000000" w:rsidP="00000000" w:rsidRDefault="00000000" w:rsidRPr="00000000" w14:paraId="0000152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‘Bat parang hindi.</w:t>
      </w:r>
    </w:p>
    <w:p w:rsidR="00000000" w:rsidDel="00000000" w:rsidP="00000000" w:rsidRDefault="00000000" w:rsidRPr="00000000" w14:paraId="0000152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MAYA, we're twenty-one. Hindi naman kailangan alam mo agad lahat.</w:t>
      </w:r>
    </w:p>
    <w:p w:rsidR="00000000" w:rsidDel="00000000" w:rsidP="00000000" w:rsidRDefault="00000000" w:rsidRPr="00000000" w14:paraId="0000152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Sana ganyan din tingin ng parents ko.</w:t>
      </w:r>
    </w:p>
    <w:p w:rsidR="00000000" w:rsidDel="00000000" w:rsidP="00000000" w:rsidRDefault="00000000" w:rsidRPr="00000000" w14:paraId="0000152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notices the seriousness in her voice.</w:t>
      </w:r>
    </w:p>
    <w:p w:rsidR="00000000" w:rsidDel="00000000" w:rsidP="00000000" w:rsidRDefault="00000000" w:rsidRPr="00000000" w14:paraId="0000152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Are things okay at home?</w:t>
      </w:r>
    </w:p>
    <w:p w:rsidR="00000000" w:rsidDel="00000000" w:rsidP="00000000" w:rsidRDefault="00000000" w:rsidRPr="00000000" w14:paraId="0000152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Okay naman.</w:t>
      </w:r>
    </w:p>
    <w:p w:rsidR="00000000" w:rsidDel="00000000" w:rsidP="00000000" w:rsidRDefault="00000000" w:rsidRPr="00000000" w14:paraId="0000153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pause.</w:t>
      </w:r>
    </w:p>
    <w:p w:rsidR="00000000" w:rsidDel="00000000" w:rsidP="00000000" w:rsidRDefault="00000000" w:rsidRPr="00000000" w14:paraId="0000153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 (CONT'D)</w:t>
      </w:r>
      <w:r w:rsidDel="00000000" w:rsidR="00000000" w:rsidRPr="00000000">
        <w:rPr>
          <w:rFonts w:ascii="Courier" w:cs="Courier" w:eastAsia="Courier" w:hAnsi="Courier"/>
          <w:sz w:val="24"/>
          <w:szCs w:val="24"/>
          <w:rtl w:val="0"/>
        </w:rPr>
        <w:br w:type="textWrapping"/>
        <w:t xml:space="preserve">Just... a lot of expectations placed on my lap now.</w:t>
      </w:r>
    </w:p>
    <w:p w:rsidR="00000000" w:rsidDel="00000000" w:rsidP="00000000" w:rsidRDefault="00000000" w:rsidRPr="00000000" w14:paraId="0000153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Gets.</w:t>
      </w:r>
    </w:p>
    <w:p w:rsidR="00000000" w:rsidDel="00000000" w:rsidP="00000000" w:rsidRDefault="00000000" w:rsidRPr="00000000" w14:paraId="0000153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notices ETHAN looking away.</w:t>
      </w:r>
    </w:p>
    <w:p w:rsidR="00000000" w:rsidDel="00000000" w:rsidP="00000000" w:rsidRDefault="00000000" w:rsidRPr="00000000" w14:paraId="0000153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Ikaw?</w:t>
      </w:r>
    </w:p>
    <w:p w:rsidR="00000000" w:rsidDel="00000000" w:rsidP="00000000" w:rsidRDefault="00000000" w:rsidRPr="00000000" w14:paraId="0000153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Huh?</w:t>
      </w:r>
    </w:p>
    <w:p w:rsidR="00000000" w:rsidDel="00000000" w:rsidP="00000000" w:rsidRDefault="00000000" w:rsidRPr="00000000" w14:paraId="0000153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May problema ka rin ba?</w:t>
      </w:r>
    </w:p>
    <w:p w:rsidR="00000000" w:rsidDel="00000000" w:rsidP="00000000" w:rsidRDefault="00000000" w:rsidRPr="00000000" w14:paraId="0000153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hesitates.)</w:t>
      </w:r>
    </w:p>
    <w:p w:rsidR="00000000" w:rsidDel="00000000" w:rsidP="00000000" w:rsidRDefault="00000000" w:rsidRPr="00000000" w14:paraId="0000153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...Medyo.</w:t>
      </w:r>
    </w:p>
    <w:p w:rsidR="00000000" w:rsidDel="00000000" w:rsidP="00000000" w:rsidRDefault="00000000" w:rsidRPr="00000000" w14:paraId="0000153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What happened?</w:t>
      </w:r>
    </w:p>
    <w:p w:rsidR="00000000" w:rsidDel="00000000" w:rsidP="00000000" w:rsidRDefault="00000000" w:rsidRPr="00000000" w14:paraId="0000153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Just family stuff.</w:t>
      </w:r>
    </w:p>
    <w:p w:rsidR="00000000" w:rsidDel="00000000" w:rsidP="00000000" w:rsidRDefault="00000000" w:rsidRPr="00000000" w14:paraId="0000153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waits patiently.)</w:t>
      </w:r>
    </w:p>
    <w:p w:rsidR="00000000" w:rsidDel="00000000" w:rsidP="00000000" w:rsidRDefault="00000000" w:rsidRPr="00000000" w14:paraId="0000153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(CONT'D)</w:t>
      </w:r>
      <w:r w:rsidDel="00000000" w:rsidR="00000000" w:rsidRPr="00000000">
        <w:rPr>
          <w:rFonts w:ascii="Courier" w:cs="Courier" w:eastAsia="Courier" w:hAnsi="Courier"/>
          <w:sz w:val="24"/>
          <w:szCs w:val="24"/>
          <w:rtl w:val="0"/>
        </w:rPr>
        <w:br w:type="textWrapping"/>
        <w:t xml:space="preserve">Mom and Dad aren't really doing great.</w:t>
      </w:r>
    </w:p>
    <w:p w:rsidR="00000000" w:rsidDel="00000000" w:rsidP="00000000" w:rsidRDefault="00000000" w:rsidRPr="00000000" w14:paraId="0000153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I'm sorry.</w:t>
      </w:r>
    </w:p>
    <w:p w:rsidR="00000000" w:rsidDel="00000000" w:rsidP="00000000" w:rsidRDefault="00000000" w:rsidRPr="00000000" w14:paraId="0000153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It's okay.</w:t>
      </w:r>
    </w:p>
    <w:p w:rsidR="00000000" w:rsidDel="00000000" w:rsidP="00000000" w:rsidRDefault="00000000" w:rsidRPr="00000000" w14:paraId="0000153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No, seriously.</w:t>
      </w:r>
    </w:p>
    <w:p w:rsidR="00000000" w:rsidDel="00000000" w:rsidP="00000000" w:rsidRDefault="00000000" w:rsidRPr="00000000" w14:paraId="0000154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We'll figure it out.</w:t>
      </w:r>
    </w:p>
    <w:p w:rsidR="00000000" w:rsidDel="00000000" w:rsidP="00000000" w:rsidRDefault="00000000" w:rsidRPr="00000000" w14:paraId="0000154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If you need someone to talk to...</w:t>
      </w:r>
    </w:p>
    <w:p w:rsidR="00000000" w:rsidDel="00000000" w:rsidP="00000000" w:rsidRDefault="00000000" w:rsidRPr="00000000" w14:paraId="0000154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I know.</w:t>
      </w:r>
    </w:p>
    <w:p w:rsidR="00000000" w:rsidDel="00000000" w:rsidP="00000000" w:rsidRDefault="00000000" w:rsidRPr="00000000" w14:paraId="0000154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smiles.)</w:t>
      </w:r>
    </w:p>
    <w:p w:rsidR="00000000" w:rsidDel="00000000" w:rsidP="00000000" w:rsidRDefault="00000000" w:rsidRPr="00000000" w14:paraId="0000154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(CONT'D)</w:t>
      </w:r>
      <w:r w:rsidDel="00000000" w:rsidR="00000000" w:rsidRPr="00000000">
        <w:rPr>
          <w:rFonts w:ascii="Courier" w:cs="Courier" w:eastAsia="Courier" w:hAnsi="Courier"/>
          <w:sz w:val="24"/>
          <w:szCs w:val="24"/>
          <w:rtl w:val="0"/>
        </w:rPr>
        <w:br w:type="textWrapping"/>
        <w:t xml:space="preserve">Thanks.</w:t>
      </w:r>
    </w:p>
    <w:p w:rsidR="00000000" w:rsidDel="00000000" w:rsidP="00000000" w:rsidRDefault="00000000" w:rsidRPr="00000000" w14:paraId="0000154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two continue walking.</w:t>
      </w:r>
    </w:p>
    <w:p w:rsidR="00000000" w:rsidDel="00000000" w:rsidP="00000000" w:rsidRDefault="00000000" w:rsidRPr="00000000" w14:paraId="0000154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a moment, neither of them feels completely alone.</w:t>
      </w:r>
    </w:p>
    <w:p w:rsidR="00000000" w:rsidDel="00000000" w:rsidP="00000000" w:rsidRDefault="00000000" w:rsidRPr="00000000" w14:paraId="00001547">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OUT.</w:t>
        <w:br w:type="textWrapping"/>
      </w:r>
    </w:p>
    <w:p w:rsidR="00000000" w:rsidDel="00000000" w:rsidP="00000000" w:rsidRDefault="00000000" w:rsidRPr="00000000" w14:paraId="0000154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IN:</w:t>
      </w:r>
    </w:p>
    <w:p w:rsidR="00000000" w:rsidDel="00000000" w:rsidP="00000000" w:rsidRDefault="00000000" w:rsidRPr="00000000" w14:paraId="00001549">
      <w:pPr>
        <w:pStyle w:val="Heading3"/>
        <w:keepNext w:val="0"/>
        <w:keepLines w:val="0"/>
        <w:spacing w:before="280" w:lineRule="auto"/>
        <w:rPr>
          <w:rFonts w:ascii="Courier" w:cs="Courier" w:eastAsia="Courier" w:hAnsi="Courier"/>
          <w:b w:val="1"/>
          <w:bCs w:val="1"/>
          <w:color w:val="000000"/>
          <w:sz w:val="26"/>
          <w:szCs w:val="26"/>
        </w:rPr>
      </w:pPr>
      <w:bookmarkStart w:colFirst="0" w:colLast="0" w:name="_41ia9r33m3b4" w:id="138"/>
      <w:bookmarkEnd w:id="138"/>
      <w:r w:rsidDel="00000000" w:rsidR="00000000" w:rsidRPr="00000000">
        <w:rPr>
          <w:rFonts w:ascii="Courier" w:cs="Courier" w:eastAsia="Courier" w:hAnsi="Courier"/>
          <w:b w:val="1"/>
          <w:bCs w:val="1"/>
          <w:color w:val="000000"/>
          <w:sz w:val="26"/>
          <w:szCs w:val="26"/>
          <w:rtl w:val="0"/>
        </w:rPr>
        <w:t xml:space="preserve">INT. ILAGAN HOUSE - DINING AREA - EVENING</w:t>
      </w:r>
    </w:p>
    <w:p w:rsidR="00000000" w:rsidDel="00000000" w:rsidP="00000000" w:rsidRDefault="00000000" w:rsidRPr="00000000" w14:paraId="0000154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Dinner.</w:t>
      </w:r>
    </w:p>
    <w:p w:rsidR="00000000" w:rsidDel="00000000" w:rsidP="00000000" w:rsidRDefault="00000000" w:rsidRPr="00000000" w14:paraId="0000154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family sits around the table.</w:t>
      </w:r>
    </w:p>
    <w:p w:rsidR="00000000" w:rsidDel="00000000" w:rsidP="00000000" w:rsidRDefault="00000000" w:rsidRPr="00000000" w14:paraId="0000154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ILAGAN has just returned from work.</w:t>
      </w:r>
    </w:p>
    <w:p w:rsidR="00000000" w:rsidDel="00000000" w:rsidP="00000000" w:rsidRDefault="00000000" w:rsidRPr="00000000" w14:paraId="0000154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ILAGAN scrolls through social media while eating.</w:t>
      </w:r>
    </w:p>
    <w:p w:rsidR="00000000" w:rsidDel="00000000" w:rsidP="00000000" w:rsidRDefault="00000000" w:rsidRPr="00000000" w14:paraId="0000154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quietly eats her meal.</w:t>
      </w:r>
    </w:p>
    <w:p w:rsidR="00000000" w:rsidDel="00000000" w:rsidP="00000000" w:rsidRDefault="00000000" w:rsidRPr="00000000" w14:paraId="0000154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Alam mo, MAYA.</w:t>
      </w:r>
    </w:p>
    <w:p w:rsidR="00000000" w:rsidDel="00000000" w:rsidP="00000000" w:rsidRDefault="00000000" w:rsidRPr="00000000" w14:paraId="0000155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up.)</w:t>
      </w:r>
    </w:p>
    <w:p w:rsidR="00000000" w:rsidDel="00000000" w:rsidP="00000000" w:rsidRDefault="00000000" w:rsidRPr="00000000" w14:paraId="0000155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(CONT'D)</w:t>
        <w:br w:type="textWrapping"/>
        <w:t xml:space="preserve">Yung anak ng katrabaho ko, graduate na.</w:t>
      </w:r>
    </w:p>
    <w:p w:rsidR="00000000" w:rsidDel="00000000" w:rsidP="00000000" w:rsidRDefault="00000000" w:rsidRPr="00000000" w14:paraId="0000155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Talaga po?</w:t>
      </w:r>
    </w:p>
    <w:p w:rsidR="00000000" w:rsidDel="00000000" w:rsidP="00000000" w:rsidRDefault="00000000" w:rsidRPr="00000000" w14:paraId="0000155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Oo.</w:t>
      </w:r>
    </w:p>
    <w:p w:rsidR="00000000" w:rsidDel="00000000" w:rsidP="00000000" w:rsidRDefault="00000000" w:rsidRPr="00000000" w14:paraId="0000155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immediately joins the conversation.</w:t>
      </w:r>
    </w:p>
    <w:p w:rsidR="00000000" w:rsidDel="00000000" w:rsidP="00000000" w:rsidRDefault="00000000" w:rsidRPr="00000000" w14:paraId="0000155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May trabaho na rin yata agad.</w:t>
      </w:r>
    </w:p>
    <w:p w:rsidR="00000000" w:rsidDel="00000000" w:rsidP="00000000" w:rsidRDefault="00000000" w:rsidRPr="00000000" w14:paraId="0000155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Mhm.</w:t>
      </w:r>
    </w:p>
    <w:p w:rsidR="00000000" w:rsidDel="00000000" w:rsidP="00000000" w:rsidRDefault="00000000" w:rsidRPr="00000000" w14:paraId="0000155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smiles.)</w:t>
      </w:r>
    </w:p>
    <w:p w:rsidR="00000000" w:rsidDel="00000000" w:rsidP="00000000" w:rsidRDefault="00000000" w:rsidRPr="00000000" w14:paraId="0000155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Ikaw naman next.</w:t>
      </w:r>
    </w:p>
    <w:p w:rsidR="00000000" w:rsidDel="00000000" w:rsidP="00000000" w:rsidRDefault="00000000" w:rsidRPr="00000000" w14:paraId="0000155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forces a smile.)</w:t>
      </w:r>
    </w:p>
    <w:p w:rsidR="00000000" w:rsidDel="00000000" w:rsidP="00000000" w:rsidRDefault="00000000" w:rsidRPr="00000000" w14:paraId="0000155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Hopefully po.</w:t>
      </w:r>
    </w:p>
    <w:p w:rsidR="00000000" w:rsidDel="00000000" w:rsidP="00000000" w:rsidRDefault="00000000" w:rsidRPr="00000000" w14:paraId="0000155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Before you know it.</w:t>
      </w:r>
    </w:p>
    <w:p w:rsidR="00000000" w:rsidDel="00000000" w:rsidP="00000000" w:rsidRDefault="00000000" w:rsidRPr="00000000" w14:paraId="0000155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Marami na rin akong nakikitang opportunities abroad.</w:t>
      </w:r>
    </w:p>
    <w:p w:rsidR="00000000" w:rsidDel="00000000" w:rsidP="00000000" w:rsidRDefault="00000000" w:rsidRPr="00000000" w14:paraId="0000155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taps her phone.)</w:t>
      </w:r>
    </w:p>
    <w:p w:rsidR="00000000" w:rsidDel="00000000" w:rsidP="00000000" w:rsidRDefault="00000000" w:rsidRPr="00000000" w14:paraId="0000155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 (CONT'D)</w:t>
      </w:r>
      <w:r w:rsidDel="00000000" w:rsidR="00000000" w:rsidRPr="00000000">
        <w:rPr>
          <w:rFonts w:ascii="Courier" w:cs="Courier" w:eastAsia="Courier" w:hAnsi="Courier"/>
          <w:sz w:val="24"/>
          <w:szCs w:val="24"/>
          <w:rtl w:val="0"/>
        </w:rPr>
        <w:br w:type="textWrapping"/>
        <w:t xml:space="preserve">Pinapadala ko sayo maMAYA.</w:t>
      </w:r>
    </w:p>
    <w:p w:rsidR="00000000" w:rsidDel="00000000" w:rsidP="00000000" w:rsidRDefault="00000000" w:rsidRPr="00000000" w14:paraId="0000155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(MAYA's smile weakens.)</w:t>
      </w:r>
    </w:p>
    <w:p w:rsidR="00000000" w:rsidDel="00000000" w:rsidP="00000000" w:rsidRDefault="00000000" w:rsidRPr="00000000" w14:paraId="0000156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Sige po.</w:t>
      </w:r>
    </w:p>
    <w:p w:rsidR="00000000" w:rsidDel="00000000" w:rsidP="00000000" w:rsidRDefault="00000000" w:rsidRPr="00000000" w14:paraId="0000156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Basta focus lang.</w:t>
      </w:r>
    </w:p>
    <w:p w:rsidR="00000000" w:rsidDel="00000000" w:rsidP="00000000" w:rsidRDefault="00000000" w:rsidRPr="00000000" w14:paraId="0000156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Yes po.</w:t>
      </w:r>
    </w:p>
    <w:p w:rsidR="00000000" w:rsidDel="00000000" w:rsidP="00000000" w:rsidRDefault="00000000" w:rsidRPr="00000000" w14:paraId="0000156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studies her daughter.)</w:t>
      </w:r>
    </w:p>
    <w:p w:rsidR="00000000" w:rsidDel="00000000" w:rsidP="00000000" w:rsidRDefault="00000000" w:rsidRPr="00000000" w14:paraId="0000156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Kumusta nga pala grades mo?</w:t>
      </w:r>
    </w:p>
    <w:p w:rsidR="00000000" w:rsidDel="00000000" w:rsidP="00000000" w:rsidRDefault="00000000" w:rsidRPr="00000000" w14:paraId="0000156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freezes.)</w:t>
      </w:r>
    </w:p>
    <w:p w:rsidR="00000000" w:rsidDel="00000000" w:rsidP="00000000" w:rsidRDefault="00000000" w:rsidRPr="00000000" w14:paraId="0000156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Only slightly.</w:t>
      </w:r>
    </w:p>
    <w:p w:rsidR="00000000" w:rsidDel="00000000" w:rsidP="00000000" w:rsidRDefault="00000000" w:rsidRPr="00000000" w14:paraId="0000156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enough.</w:t>
      </w:r>
    </w:p>
    <w:p w:rsidR="00000000" w:rsidDel="00000000" w:rsidP="00000000" w:rsidRDefault="00000000" w:rsidRPr="00000000" w14:paraId="0000156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 (CONT'D)</w:t>
      </w:r>
      <w:r w:rsidDel="00000000" w:rsidR="00000000" w:rsidRPr="00000000">
        <w:rPr>
          <w:rFonts w:ascii="Courier" w:cs="Courier" w:eastAsia="Courier" w:hAnsi="Courier"/>
          <w:sz w:val="24"/>
          <w:szCs w:val="24"/>
          <w:rtl w:val="0"/>
        </w:rPr>
        <w:br w:type="textWrapping"/>
        <w:t xml:space="preserve">Okay naman?</w:t>
      </w:r>
    </w:p>
    <w:p w:rsidR="00000000" w:rsidDel="00000000" w:rsidP="00000000" w:rsidRDefault="00000000" w:rsidRPr="00000000" w14:paraId="0000156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Uh...</w:t>
      </w:r>
    </w:p>
    <w:p w:rsidR="00000000" w:rsidDel="00000000" w:rsidP="00000000" w:rsidRDefault="00000000" w:rsidRPr="00000000" w14:paraId="0000156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forces herself to stay calm.)</w:t>
      </w:r>
    </w:p>
    <w:p w:rsidR="00000000" w:rsidDel="00000000" w:rsidP="00000000" w:rsidRDefault="00000000" w:rsidRPr="00000000" w14:paraId="0000156B">
      <w:pPr>
        <w:spacing w:after="240" w:before="240" w:lineRule="auto"/>
        <w:jc w:val="center"/>
        <w:rPr>
          <w:rFonts w:ascii="Courier" w:cs="Courier" w:eastAsia="Courier" w:hAnsi="Courier"/>
          <w:i w:val="1"/>
          <w:i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br w:type="textWrapping"/>
      </w:r>
      <w:r w:rsidDel="00000000" w:rsidR="00000000" w:rsidRPr="00000000">
        <w:rPr>
          <w:rFonts w:ascii="Courier" w:cs="Courier" w:eastAsia="Courier" w:hAnsi="Courier"/>
          <w:i w:val="1"/>
          <w:iCs w:val="1"/>
          <w:color w:val="ff0000"/>
          <w:sz w:val="24"/>
          <w:szCs w:val="24"/>
          <w:rtl w:val="0"/>
        </w:rPr>
        <w:t xml:space="preserve">(Forcing a smile.)</w:t>
      </w:r>
    </w:p>
    <w:p w:rsidR="00000000" w:rsidDel="00000000" w:rsidP="00000000" w:rsidRDefault="00000000" w:rsidRPr="00000000" w14:paraId="0000156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Don't worry, Pa.</w:t>
      </w:r>
    </w:p>
    <w:p w:rsidR="00000000" w:rsidDel="00000000" w:rsidP="00000000" w:rsidRDefault="00000000" w:rsidRPr="00000000" w14:paraId="0000156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Gagraduate din po ako soon.</w:t>
      </w:r>
    </w:p>
    <w:p w:rsidR="00000000" w:rsidDel="00000000" w:rsidP="00000000" w:rsidRDefault="00000000" w:rsidRPr="00000000" w14:paraId="0000156E">
      <w:pPr>
        <w:spacing w:after="240" w:before="240" w:lineRule="auto"/>
        <w:jc w:val="center"/>
        <w:rPr>
          <w:rFonts w:ascii="Courier" w:cs="Courier" w:eastAsia="Courier" w:hAnsi="Courier"/>
          <w:i w:val="1"/>
          <w:iCs w:val="1"/>
          <w:color w:val="ff0000"/>
          <w:sz w:val="24"/>
          <w:szCs w:val="24"/>
        </w:rPr>
      </w:pPr>
      <w:r w:rsidDel="00000000" w:rsidR="00000000" w:rsidRPr="00000000">
        <w:rPr>
          <w:rFonts w:ascii="Courier" w:cs="Courier" w:eastAsia="Courier" w:hAnsi="Courier"/>
          <w:i w:val="1"/>
          <w:iCs w:val="1"/>
          <w:color w:val="ff0000"/>
          <w:sz w:val="24"/>
          <w:szCs w:val="24"/>
          <w:rtl w:val="0"/>
        </w:rPr>
        <w:t xml:space="preserve">(Pause.)</w:t>
      </w:r>
    </w:p>
    <w:p w:rsidR="00000000" w:rsidDel="00000000" w:rsidP="00000000" w:rsidRDefault="00000000" w:rsidRPr="00000000" w14:paraId="0000156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Ang ganda rin naman mag-abroad...</w:t>
      </w:r>
    </w:p>
    <w:p w:rsidR="00000000" w:rsidDel="00000000" w:rsidP="00000000" w:rsidRDefault="00000000" w:rsidRPr="00000000" w14:paraId="0000157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pa-send na lang, Mama.</w:t>
      </w:r>
    </w:p>
    <w:p w:rsidR="00000000" w:rsidDel="00000000" w:rsidP="00000000" w:rsidRDefault="00000000" w:rsidRPr="00000000" w14:paraId="0000157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(JENNIFER's face immediately brightens.)</w:t>
      </w:r>
    </w:p>
    <w:p w:rsidR="00000000" w:rsidDel="00000000" w:rsidP="00000000" w:rsidRDefault="00000000" w:rsidRPr="00000000" w14:paraId="00001572">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157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Ayan.</w:t>
      </w:r>
    </w:p>
    <w:p w:rsidR="00000000" w:rsidDel="00000000" w:rsidP="00000000" w:rsidRDefault="00000000" w:rsidRPr="00000000" w14:paraId="00001574">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'Yan ang gusto kong marinig.</w:t>
      </w:r>
    </w:p>
    <w:p w:rsidR="00000000" w:rsidDel="00000000" w:rsidP="00000000" w:rsidRDefault="00000000" w:rsidRPr="00000000" w14:paraId="00001575">
      <w:pPr>
        <w:spacing w:after="240" w:before="240" w:lineRule="auto"/>
        <w:jc w:val="center"/>
        <w:rPr>
          <w:rFonts w:ascii="Courier" w:cs="Courier" w:eastAsia="Courier" w:hAnsi="Courier"/>
          <w:i w:val="1"/>
          <w:i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w:t>
        <w:br w:type="textWrapping"/>
      </w:r>
      <w:r w:rsidDel="00000000" w:rsidR="00000000" w:rsidRPr="00000000">
        <w:rPr>
          <w:rFonts w:ascii="Courier" w:cs="Courier" w:eastAsia="Courier" w:hAnsi="Courier"/>
          <w:i w:val="1"/>
          <w:iCs w:val="1"/>
          <w:color w:val="ff0000"/>
          <w:sz w:val="24"/>
          <w:szCs w:val="24"/>
          <w:rtl w:val="0"/>
        </w:rPr>
        <w:t xml:space="preserve">(Chuckling.)</w:t>
      </w:r>
    </w:p>
    <w:p w:rsidR="00000000" w:rsidDel="00000000" w:rsidP="00000000" w:rsidRDefault="00000000" w:rsidRPr="00000000" w14:paraId="0000157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Alam kong kaya mo, anak.</w:t>
      </w:r>
    </w:p>
    <w:p w:rsidR="00000000" w:rsidDel="00000000" w:rsidP="00000000" w:rsidRDefault="00000000" w:rsidRPr="00000000" w14:paraId="0000157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lets out a small laugh.)</w:t>
      </w:r>
    </w:p>
    <w:p w:rsidR="00000000" w:rsidDel="00000000" w:rsidP="00000000" w:rsidRDefault="00000000" w:rsidRPr="00000000" w14:paraId="0000157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It sounds convincing.</w:t>
      </w:r>
    </w:p>
    <w:p w:rsidR="00000000" w:rsidDel="00000000" w:rsidP="00000000" w:rsidRDefault="00000000" w:rsidRPr="00000000" w14:paraId="0000157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Almost natural.</w:t>
      </w:r>
    </w:p>
    <w:p w:rsidR="00000000" w:rsidDel="00000000" w:rsidP="00000000" w:rsidRDefault="00000000" w:rsidRPr="00000000" w14:paraId="0000157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But her smile doesn't quite reach her eyes.</w:t>
      </w:r>
    </w:p>
    <w:p w:rsidR="00000000" w:rsidDel="00000000" w:rsidP="00000000" w:rsidRDefault="00000000" w:rsidRPr="00000000" w14:paraId="0000157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lowers her gaze for a brief moment before looking back up.)</w:t>
      </w:r>
    </w:p>
    <w:p w:rsidR="00000000" w:rsidDel="00000000" w:rsidP="00000000" w:rsidRDefault="00000000" w:rsidRPr="00000000" w14:paraId="0000157C">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157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Good.</w:t>
      </w:r>
    </w:p>
    <w:p w:rsidR="00000000" w:rsidDel="00000000" w:rsidP="00000000" w:rsidRDefault="00000000" w:rsidRPr="00000000" w14:paraId="0000157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Focus ka lang sa studies mo.</w:t>
      </w:r>
    </w:p>
    <w:p w:rsidR="00000000" w:rsidDel="00000000" w:rsidP="00000000" w:rsidRDefault="00000000" w:rsidRPr="00000000" w14:paraId="0000157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Everything else will follow.</w:t>
      </w:r>
    </w:p>
    <w:p w:rsidR="00000000" w:rsidDel="00000000" w:rsidP="00000000" w:rsidRDefault="00000000" w:rsidRPr="00000000" w14:paraId="00001580">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58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Opo.</w:t>
      </w:r>
    </w:p>
    <w:p w:rsidR="00000000" w:rsidDel="00000000" w:rsidP="00000000" w:rsidRDefault="00000000" w:rsidRPr="00000000" w14:paraId="0000158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nods, satisfied.)</w:t>
      </w:r>
    </w:p>
    <w:p w:rsidR="00000000" w:rsidDel="00000000" w:rsidP="00000000" w:rsidRDefault="00000000" w:rsidRPr="00000000" w14:paraId="0000158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smiles proudly.)</w:t>
      </w:r>
    </w:p>
    <w:p w:rsidR="00000000" w:rsidDel="00000000" w:rsidP="00000000" w:rsidRDefault="00000000" w:rsidRPr="00000000" w14:paraId="00001584">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conversation continues.</w:t>
      </w:r>
    </w:p>
    <w:p w:rsidR="00000000" w:rsidDel="00000000" w:rsidP="00000000" w:rsidRDefault="00000000" w:rsidRPr="00000000" w14:paraId="0000158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excitedly talks about opportunities abroad.</w:t>
      </w:r>
    </w:p>
    <w:p w:rsidR="00000000" w:rsidDel="00000000" w:rsidP="00000000" w:rsidRDefault="00000000" w:rsidRPr="00000000" w14:paraId="0000158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begins mentioning companies that hire Computer Engineering graduates.</w:t>
      </w:r>
    </w:p>
    <w:p w:rsidR="00000000" w:rsidDel="00000000" w:rsidP="00000000" w:rsidRDefault="00000000" w:rsidRPr="00000000" w14:paraId="0000158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They continue planning for MAYA's future...</w:t>
      </w:r>
    </w:p>
    <w:p w:rsidR="00000000" w:rsidDel="00000000" w:rsidP="00000000" w:rsidRDefault="00000000" w:rsidRPr="00000000" w14:paraId="0000158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As if the decision has already been made.</w:t>
      </w:r>
    </w:p>
    <w:p w:rsidR="00000000" w:rsidDel="00000000" w:rsidP="00000000" w:rsidRDefault="00000000" w:rsidRPr="00000000" w14:paraId="0000158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quietly listens.</w:t>
      </w:r>
    </w:p>
    <w:p w:rsidR="00000000" w:rsidDel="00000000" w:rsidP="00000000" w:rsidRDefault="00000000" w:rsidRPr="00000000" w14:paraId="0000158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nods whenever she's expected to.</w:t>
      </w:r>
    </w:p>
    <w:p w:rsidR="00000000" w:rsidDel="00000000" w:rsidP="00000000" w:rsidRDefault="00000000" w:rsidRPr="00000000" w14:paraId="0000158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laughs when appropriate.</w:t>
      </w:r>
    </w:p>
    <w:p w:rsidR="00000000" w:rsidDel="00000000" w:rsidP="00000000" w:rsidRDefault="00000000" w:rsidRPr="00000000" w14:paraId="0000158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says all the right things.</w:t>
      </w:r>
    </w:p>
    <w:p w:rsidR="00000000" w:rsidDel="00000000" w:rsidP="00000000" w:rsidRDefault="00000000" w:rsidRPr="00000000" w14:paraId="0000158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But inside...</w:t>
      </w:r>
    </w:p>
    <w:p w:rsidR="00000000" w:rsidDel="00000000" w:rsidP="00000000" w:rsidRDefault="00000000" w:rsidRPr="00000000" w14:paraId="0000158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feels herself slowly disappearing.</w:t>
      </w:r>
    </w:p>
    <w:p w:rsidR="00000000" w:rsidDel="00000000" w:rsidP="00000000" w:rsidRDefault="00000000" w:rsidRPr="00000000" w14:paraId="0000158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Instead of voicing what she truly wants...</w:t>
      </w:r>
    </w:p>
    <w:p w:rsidR="00000000" w:rsidDel="00000000" w:rsidP="00000000" w:rsidRDefault="00000000" w:rsidRPr="00000000" w14:paraId="0000159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chooses to tell her parents exactly what they want to hear.</w:t>
      </w:r>
    </w:p>
    <w:p w:rsidR="00000000" w:rsidDel="00000000" w:rsidP="00000000" w:rsidRDefault="00000000" w:rsidRPr="00000000" w14:paraId="0000159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confident smile on her face becomes a mask—</w:t>
      </w:r>
    </w:p>
    <w:p w:rsidR="00000000" w:rsidDel="00000000" w:rsidP="00000000" w:rsidRDefault="00000000" w:rsidRPr="00000000" w14:paraId="0000159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One that convinces everyone...</w:t>
      </w:r>
    </w:p>
    <w:p w:rsidR="00000000" w:rsidDel="00000000" w:rsidP="00000000" w:rsidRDefault="00000000" w:rsidRPr="00000000" w14:paraId="00001593">
      <w:pPr>
        <w:spacing w:after="240" w:before="240" w:lineRule="auto"/>
        <w:rPr>
          <w:rFonts w:ascii="Courier" w:cs="Courier" w:eastAsia="Courier" w:hAnsi="Courier"/>
          <w:color w:val="38761d"/>
          <w:sz w:val="24"/>
          <w:szCs w:val="24"/>
          <w:shd w:fill="d9ead3" w:val="clear"/>
        </w:rPr>
      </w:pPr>
      <w:r w:rsidDel="00000000" w:rsidR="00000000" w:rsidRPr="00000000">
        <w:rPr>
          <w:rFonts w:ascii="Courier" w:cs="Courier" w:eastAsia="Courier" w:hAnsi="Courier"/>
          <w:color w:val="ff0000"/>
          <w:sz w:val="24"/>
          <w:szCs w:val="24"/>
          <w:rtl w:val="0"/>
        </w:rPr>
        <w:t xml:space="preserve">Except herself.</w:t>
      </w:r>
      <w:r w:rsidDel="00000000" w:rsidR="00000000" w:rsidRPr="00000000">
        <w:rPr>
          <w:rtl w:val="0"/>
        </w:rPr>
      </w:r>
    </w:p>
    <w:p w:rsidR="00000000" w:rsidDel="00000000" w:rsidP="00000000" w:rsidRDefault="00000000" w:rsidRPr="00000000" w14:paraId="00001594">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OUT.</w:t>
      </w:r>
    </w:p>
    <w:p w:rsidR="00000000" w:rsidDel="00000000" w:rsidP="00000000" w:rsidRDefault="00000000" w:rsidRPr="00000000" w14:paraId="00001595">
      <w:pPr>
        <w:pStyle w:val="Heading3"/>
        <w:keepNext w:val="0"/>
        <w:keepLines w:val="0"/>
        <w:spacing w:before="280" w:lineRule="auto"/>
        <w:rPr>
          <w:rFonts w:ascii="Courier" w:cs="Courier" w:eastAsia="Courier" w:hAnsi="Courier"/>
          <w:b w:val="1"/>
          <w:bCs w:val="1"/>
          <w:color w:val="000000"/>
          <w:sz w:val="26"/>
          <w:szCs w:val="26"/>
        </w:rPr>
      </w:pPr>
      <w:bookmarkStart w:colFirst="0" w:colLast="0" w:name="_u9p33mhg1ri" w:id="139"/>
      <w:bookmarkEnd w:id="139"/>
      <w:r w:rsidDel="00000000" w:rsidR="00000000" w:rsidRPr="00000000">
        <w:rPr>
          <w:rFonts w:ascii="Courier" w:cs="Courier" w:eastAsia="Courier" w:hAnsi="Courier"/>
          <w:b w:val="1"/>
          <w:bCs w:val="1"/>
          <w:color w:val="000000"/>
          <w:sz w:val="26"/>
          <w:szCs w:val="26"/>
          <w:rtl w:val="0"/>
        </w:rPr>
        <w:t xml:space="preserve">MONTAGE - PASSAGE OF TIME</w:t>
      </w:r>
    </w:p>
    <w:p w:rsidR="00000000" w:rsidDel="00000000" w:rsidP="00000000" w:rsidRDefault="00000000" w:rsidRPr="00000000" w14:paraId="0000159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School projects pile up.</w:t>
      </w:r>
    </w:p>
    <w:p w:rsidR="00000000" w:rsidDel="00000000" w:rsidP="00000000" w:rsidRDefault="00000000" w:rsidRPr="00000000" w14:paraId="0000159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studies late at night.</w:t>
      </w:r>
    </w:p>
    <w:p w:rsidR="00000000" w:rsidDel="00000000" w:rsidP="00000000" w:rsidRDefault="00000000" w:rsidRPr="00000000" w14:paraId="0000159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Calendar pages turn.</w:t>
      </w:r>
    </w:p>
    <w:p w:rsidR="00000000" w:rsidDel="00000000" w:rsidP="00000000" w:rsidRDefault="00000000" w:rsidRPr="00000000" w14:paraId="0000159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Deadlines approach.</w:t>
      </w:r>
    </w:p>
    <w:p w:rsidR="00000000" w:rsidDel="00000000" w:rsidP="00000000" w:rsidRDefault="00000000" w:rsidRPr="00000000" w14:paraId="0000159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stares at unfinished notes.</w:t>
      </w:r>
    </w:p>
    <w:p w:rsidR="00000000" w:rsidDel="00000000" w:rsidP="00000000" w:rsidRDefault="00000000" w:rsidRPr="00000000" w14:paraId="0000159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sends encouraging messages.</w:t>
      </w:r>
    </w:p>
    <w:p w:rsidR="00000000" w:rsidDel="00000000" w:rsidP="00000000" w:rsidRDefault="00000000" w:rsidRPr="00000000" w14:paraId="0000159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continues smiling whenever her parents ask if she's okay.</w:t>
      </w:r>
    </w:p>
    <w:p w:rsidR="00000000" w:rsidDel="00000000" w:rsidP="00000000" w:rsidRDefault="00000000" w:rsidRPr="00000000" w14:paraId="0000159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Even when she isn't.</w:t>
      </w:r>
    </w:p>
    <w:p w:rsidR="00000000" w:rsidDel="00000000" w:rsidP="00000000" w:rsidRDefault="00000000" w:rsidRPr="00000000" w14:paraId="0000159E">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OUT.</w:t>
      </w:r>
    </w:p>
    <w:p w:rsidR="00000000" w:rsidDel="00000000" w:rsidP="00000000" w:rsidRDefault="00000000" w:rsidRPr="00000000" w14:paraId="0000159F">
      <w:pPr>
        <w:pStyle w:val="Heading3"/>
        <w:keepNext w:val="0"/>
        <w:keepLines w:val="0"/>
        <w:spacing w:before="280" w:lineRule="auto"/>
        <w:rPr>
          <w:rFonts w:ascii="Courier" w:cs="Courier" w:eastAsia="Courier" w:hAnsi="Courier"/>
          <w:b w:val="1"/>
          <w:bCs w:val="1"/>
          <w:color w:val="000000"/>
          <w:sz w:val="26"/>
          <w:szCs w:val="26"/>
        </w:rPr>
      </w:pPr>
      <w:bookmarkStart w:colFirst="0" w:colLast="0" w:name="_4old0ovc1vcg" w:id="140"/>
      <w:bookmarkEnd w:id="140"/>
      <w:r w:rsidDel="00000000" w:rsidR="00000000" w:rsidRPr="00000000">
        <w:rPr>
          <w:rFonts w:ascii="Courier" w:cs="Courier" w:eastAsia="Courier" w:hAnsi="Courier"/>
          <w:b w:val="1"/>
          <w:bCs w:val="1"/>
          <w:color w:val="000000"/>
          <w:sz w:val="26"/>
          <w:szCs w:val="26"/>
          <w:rtl w:val="0"/>
        </w:rPr>
        <w:t xml:space="preserve">INT. ILAGAN HOUSE - BREAKFAST TABLE - MORNING</w:t>
      </w:r>
    </w:p>
    <w:p w:rsidR="00000000" w:rsidDel="00000000" w:rsidP="00000000" w:rsidRDefault="00000000" w:rsidRPr="00000000" w14:paraId="000015A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Exam day.</w:t>
      </w:r>
    </w:p>
    <w:p w:rsidR="00000000" w:rsidDel="00000000" w:rsidP="00000000" w:rsidRDefault="00000000" w:rsidRPr="00000000" w14:paraId="000015A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family eats breakfast together.</w:t>
      </w:r>
    </w:p>
    <w:p w:rsidR="00000000" w:rsidDel="00000000" w:rsidP="00000000" w:rsidRDefault="00000000" w:rsidRPr="00000000" w14:paraId="000015A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scrolls through messages.</w:t>
      </w:r>
    </w:p>
    <w:p w:rsidR="00000000" w:rsidDel="00000000" w:rsidP="00000000" w:rsidRDefault="00000000" w:rsidRPr="00000000" w14:paraId="000015A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notification appears.</w:t>
      </w:r>
    </w:p>
    <w:p w:rsidR="00000000" w:rsidDel="00000000" w:rsidP="00000000" w:rsidRDefault="00000000" w:rsidRPr="00000000" w14:paraId="000015A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"Good luck sa exam later."</w:t>
      </w:r>
    </w:p>
    <w:p w:rsidR="00000000" w:rsidDel="00000000" w:rsidP="00000000" w:rsidRDefault="00000000" w:rsidRPr="00000000" w14:paraId="000015A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smiles and begins typing.)</w:t>
      </w:r>
    </w:p>
    <w:p w:rsidR="00000000" w:rsidDel="00000000" w:rsidP="00000000" w:rsidRDefault="00000000" w:rsidRPr="00000000" w14:paraId="000015A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notices immediately.</w:t>
      </w:r>
    </w:p>
    <w:p w:rsidR="00000000" w:rsidDel="00000000" w:rsidP="00000000" w:rsidRDefault="00000000" w:rsidRPr="00000000" w14:paraId="000015A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MAYA.</w:t>
      </w:r>
    </w:p>
    <w:p w:rsidR="00000000" w:rsidDel="00000000" w:rsidP="00000000" w:rsidRDefault="00000000" w:rsidRPr="00000000" w14:paraId="000015A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response.</w:t>
      </w:r>
    </w:p>
    <w:p w:rsidR="00000000" w:rsidDel="00000000" w:rsidP="00000000" w:rsidRDefault="00000000" w:rsidRPr="00000000" w14:paraId="000015A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 (CONT'D)</w:t>
      </w:r>
      <w:r w:rsidDel="00000000" w:rsidR="00000000" w:rsidRPr="00000000">
        <w:rPr>
          <w:rFonts w:ascii="Courier" w:cs="Courier" w:eastAsia="Courier" w:hAnsi="Courier"/>
          <w:sz w:val="24"/>
          <w:szCs w:val="24"/>
          <w:rtl w:val="0"/>
        </w:rPr>
        <w:br w:type="textWrapping"/>
        <w:t xml:space="preserve">MAYA.</w:t>
      </w:r>
    </w:p>
    <w:p w:rsidR="00000000" w:rsidDel="00000000" w:rsidP="00000000" w:rsidRDefault="00000000" w:rsidRPr="00000000" w14:paraId="000015A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Po?</w:t>
      </w:r>
    </w:p>
    <w:p w:rsidR="00000000" w:rsidDel="00000000" w:rsidP="00000000" w:rsidRDefault="00000000" w:rsidRPr="00000000" w14:paraId="000015A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Phone na naman habang kumakain.</w:t>
      </w:r>
    </w:p>
    <w:p w:rsidR="00000000" w:rsidDel="00000000" w:rsidP="00000000" w:rsidRDefault="00000000" w:rsidRPr="00000000" w14:paraId="000015A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immediately looks guilty.)</w:t>
      </w:r>
    </w:p>
    <w:p w:rsidR="00000000" w:rsidDel="00000000" w:rsidP="00000000" w:rsidRDefault="00000000" w:rsidRPr="00000000" w14:paraId="000015AD">
      <w:pPr>
        <w:spacing w:after="240" w:before="240" w:lineRule="auto"/>
        <w:jc w:val="center"/>
        <w:rPr>
          <w:rFonts w:ascii="Courier" w:cs="Courier" w:eastAsia="Courier" w:hAnsi="Courier"/>
          <w:i w:val="1"/>
          <w:i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br w:type="textWrapping"/>
      </w:r>
      <w:r w:rsidDel="00000000" w:rsidR="00000000" w:rsidRPr="00000000">
        <w:rPr>
          <w:rFonts w:ascii="Courier" w:cs="Courier" w:eastAsia="Courier" w:hAnsi="Courier"/>
          <w:i w:val="1"/>
          <w:iCs w:val="1"/>
          <w:color w:val="ff0000"/>
          <w:sz w:val="24"/>
          <w:szCs w:val="24"/>
          <w:rtl w:val="0"/>
        </w:rPr>
        <w:t xml:space="preserve">(Still looking at her phone.)</w:t>
      </w:r>
    </w:p>
    <w:p w:rsidR="00000000" w:rsidDel="00000000" w:rsidP="00000000" w:rsidRDefault="00000000" w:rsidRPr="00000000" w14:paraId="000015A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Relax lang, Ma.</w:t>
      </w:r>
    </w:p>
    <w:p w:rsidR="00000000" w:rsidDel="00000000" w:rsidP="00000000" w:rsidRDefault="00000000" w:rsidRPr="00000000" w14:paraId="000015A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Quick text lang naman.</w:t>
      </w:r>
    </w:p>
    <w:p w:rsidR="00000000" w:rsidDel="00000000" w:rsidP="00000000" w:rsidRDefault="00000000" w:rsidRPr="00000000" w14:paraId="000015B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 oras pa.</w:t>
      </w:r>
    </w:p>
    <w:p w:rsidR="00000000" w:rsidDel="00000000" w:rsidP="00000000" w:rsidRDefault="00000000" w:rsidRPr="00000000" w14:paraId="000015B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slowly puts her fork down.)</w:t>
      </w:r>
    </w:p>
    <w:p w:rsidR="00000000" w:rsidDel="00000000" w:rsidP="00000000" w:rsidRDefault="00000000" w:rsidRPr="00000000" w14:paraId="000015B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room falls silent.</w:t>
      </w:r>
    </w:p>
    <w:p w:rsidR="00000000" w:rsidDel="00000000" w:rsidP="00000000" w:rsidRDefault="00000000" w:rsidRPr="00000000" w14:paraId="000015B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stares at MAYA.</w:t>
      </w:r>
    </w:p>
    <w:p w:rsidR="00000000" w:rsidDel="00000000" w:rsidP="00000000" w:rsidRDefault="00000000" w:rsidRPr="00000000" w14:paraId="000015B4">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15B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w:t>
      </w:r>
    </w:p>
    <w:p w:rsidR="00000000" w:rsidDel="00000000" w:rsidP="00000000" w:rsidRDefault="00000000" w:rsidRPr="00000000" w14:paraId="000015B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Relax?</w:t>
      </w:r>
    </w:p>
    <w:p w:rsidR="00000000" w:rsidDel="00000000" w:rsidP="00000000" w:rsidRDefault="00000000" w:rsidRPr="00000000" w14:paraId="000015B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looks up.)</w:t>
      </w:r>
    </w:p>
    <w:p w:rsidR="00000000" w:rsidDel="00000000" w:rsidP="00000000" w:rsidRDefault="00000000" w:rsidRPr="00000000" w14:paraId="000015B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Realizing too late how that sounded.</w:t>
      </w:r>
    </w:p>
    <w:p w:rsidR="00000000" w:rsidDel="00000000" w:rsidP="00000000" w:rsidRDefault="00000000" w:rsidRPr="00000000" w14:paraId="000015B9">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5B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 I just—</w:t>
      </w:r>
    </w:p>
    <w:p w:rsidR="00000000" w:rsidDel="00000000" w:rsidP="00000000" w:rsidRDefault="00000000" w:rsidRPr="00000000" w14:paraId="000015BB">
      <w:pPr>
        <w:spacing w:after="240" w:before="240" w:lineRule="auto"/>
        <w:jc w:val="center"/>
        <w:rPr>
          <w:rFonts w:ascii="Courier" w:cs="Courier" w:eastAsia="Courier" w:hAnsi="Courier"/>
          <w:i w:val="1"/>
          <w:i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br w:type="textWrapping"/>
      </w:r>
      <w:r w:rsidDel="00000000" w:rsidR="00000000" w:rsidRPr="00000000">
        <w:rPr>
          <w:rFonts w:ascii="Courier" w:cs="Courier" w:eastAsia="Courier" w:hAnsi="Courier"/>
          <w:i w:val="1"/>
          <w:iCs w:val="1"/>
          <w:color w:val="ff0000"/>
          <w:sz w:val="24"/>
          <w:szCs w:val="24"/>
          <w:rtl w:val="0"/>
        </w:rPr>
        <w:t xml:space="preserve">(Interrupting.)</w:t>
      </w:r>
    </w:p>
    <w:p w:rsidR="00000000" w:rsidDel="00000000" w:rsidP="00000000" w:rsidRDefault="00000000" w:rsidRPr="00000000" w14:paraId="000015B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MAYA.</w:t>
      </w:r>
    </w:p>
    <w:p w:rsidR="00000000" w:rsidDel="00000000" w:rsidP="00000000" w:rsidRDefault="00000000" w:rsidRPr="00000000" w14:paraId="000015B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Makinig ka muna.</w:t>
      </w:r>
    </w:p>
    <w:p w:rsidR="00000000" w:rsidDel="00000000" w:rsidP="00000000" w:rsidRDefault="00000000" w:rsidRPr="00000000" w14:paraId="000015B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folds her arms.)</w:t>
      </w:r>
    </w:p>
    <w:p w:rsidR="00000000" w:rsidDel="00000000" w:rsidP="00000000" w:rsidRDefault="00000000" w:rsidRPr="00000000" w14:paraId="000015BF">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 (CONT'D)</w:t>
      </w:r>
    </w:p>
    <w:p w:rsidR="00000000" w:rsidDel="00000000" w:rsidP="00000000" w:rsidRDefault="00000000" w:rsidRPr="00000000" w14:paraId="000015C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Exam day mo ngayon.</w:t>
      </w:r>
    </w:p>
    <w:p w:rsidR="00000000" w:rsidDel="00000000" w:rsidP="00000000" w:rsidRDefault="00000000" w:rsidRPr="00000000" w14:paraId="000015C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Tapos ang iniintindi mo...</w:t>
      </w:r>
    </w:p>
    <w:p w:rsidR="00000000" w:rsidDel="00000000" w:rsidP="00000000" w:rsidRDefault="00000000" w:rsidRPr="00000000" w14:paraId="000015C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Cellphone?</w:t>
      </w:r>
    </w:p>
    <w:p w:rsidR="00000000" w:rsidDel="00000000" w:rsidP="00000000" w:rsidRDefault="00000000" w:rsidRPr="00000000" w14:paraId="000015C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mo ba kayang ipagpaliban 'yan kahit ilang minuto lang?</w:t>
      </w:r>
    </w:p>
    <w:p w:rsidR="00000000" w:rsidDel="00000000" w:rsidP="00000000" w:rsidRDefault="00000000" w:rsidRPr="00000000" w14:paraId="000015C4">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quietly places her phone on the table.)</w:t>
      </w:r>
    </w:p>
    <w:p w:rsidR="00000000" w:rsidDel="00000000" w:rsidP="00000000" w:rsidRDefault="00000000" w:rsidRPr="00000000" w14:paraId="000015C5">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5C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Sorry po...</w:t>
      </w:r>
    </w:p>
    <w:p w:rsidR="00000000" w:rsidDel="00000000" w:rsidP="00000000" w:rsidRDefault="00000000" w:rsidRPr="00000000" w14:paraId="000015C7">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15C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Alam mo, ilang beses na kitang pinagsasabihan.</w:t>
      </w:r>
    </w:p>
    <w:p w:rsidR="00000000" w:rsidDel="00000000" w:rsidP="00000000" w:rsidRDefault="00000000" w:rsidRPr="00000000" w14:paraId="000015C9">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Kung gusto mong maging successful, kailangan matuto kang mag-prioritize.</w:t>
      </w:r>
    </w:p>
    <w:p w:rsidR="00000000" w:rsidDel="00000000" w:rsidP="00000000" w:rsidRDefault="00000000" w:rsidRPr="00000000" w14:paraId="000015C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puwedeng puro "maMAYA na."</w:t>
      </w:r>
    </w:p>
    <w:p w:rsidR="00000000" w:rsidDel="00000000" w:rsidP="00000000" w:rsidRDefault="00000000" w:rsidRPr="00000000" w14:paraId="000015C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puwedeng puro dahilan.</w:t>
      </w:r>
    </w:p>
    <w:p w:rsidR="00000000" w:rsidDel="00000000" w:rsidP="00000000" w:rsidRDefault="00000000" w:rsidRPr="00000000" w14:paraId="000015C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lowers her head.)</w:t>
      </w:r>
    </w:p>
    <w:p w:rsidR="00000000" w:rsidDel="00000000" w:rsidP="00000000" w:rsidRDefault="00000000" w:rsidRPr="00000000" w14:paraId="000015C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quietly nods.</w:t>
      </w:r>
    </w:p>
    <w:p w:rsidR="00000000" w:rsidDel="00000000" w:rsidP="00000000" w:rsidRDefault="00000000" w:rsidRPr="00000000" w14:paraId="000015C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continues.</w:t>
      </w:r>
    </w:p>
    <w:p w:rsidR="00000000" w:rsidDel="00000000" w:rsidP="00000000" w:rsidRDefault="00000000" w:rsidRPr="00000000" w14:paraId="000015CF">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 (CONT'D)</w:t>
      </w:r>
    </w:p>
    <w:p w:rsidR="00000000" w:rsidDel="00000000" w:rsidP="00000000" w:rsidRDefault="00000000" w:rsidRPr="00000000" w14:paraId="000015D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College ka na.</w:t>
      </w:r>
    </w:p>
    <w:p w:rsidR="00000000" w:rsidDel="00000000" w:rsidP="00000000" w:rsidRDefault="00000000" w:rsidRPr="00000000" w14:paraId="000015D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na puwedeng petiks.</w:t>
      </w:r>
    </w:p>
    <w:p w:rsidR="00000000" w:rsidDel="00000000" w:rsidP="00000000" w:rsidRDefault="00000000" w:rsidRPr="00000000" w14:paraId="000015D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habang-buhay may sasalo sa'yo kapag nagkamali ka.</w:t>
      </w:r>
    </w:p>
    <w:p w:rsidR="00000000" w:rsidDel="00000000" w:rsidP="00000000" w:rsidRDefault="00000000" w:rsidRPr="00000000" w14:paraId="000015D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Kung simpleng oras hindi mo kayang i-manage...</w:t>
      </w:r>
    </w:p>
    <w:p w:rsidR="00000000" w:rsidDel="00000000" w:rsidP="00000000" w:rsidRDefault="00000000" w:rsidRPr="00000000" w14:paraId="000015D4">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Paano pa 'yang future mo?</w:t>
      </w:r>
    </w:p>
    <w:p w:rsidR="00000000" w:rsidDel="00000000" w:rsidP="00000000" w:rsidRDefault="00000000" w:rsidRPr="00000000" w14:paraId="000015D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glances at the clock.)</w:t>
      </w:r>
    </w:p>
    <w:p w:rsidR="00000000" w:rsidDel="00000000" w:rsidP="00000000" w:rsidRDefault="00000000" w:rsidRPr="00000000" w14:paraId="000015D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(Then at her phone.)</w:t>
      </w:r>
    </w:p>
    <w:p w:rsidR="00000000" w:rsidDel="00000000" w:rsidP="00000000" w:rsidRDefault="00000000" w:rsidRPr="00000000" w14:paraId="000015D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minutes continue to pass.</w:t>
      </w:r>
    </w:p>
    <w:p w:rsidR="00000000" w:rsidDel="00000000" w:rsidP="00000000" w:rsidRDefault="00000000" w:rsidRPr="00000000" w14:paraId="000015D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grips the edge of her chair.</w:t>
      </w:r>
    </w:p>
    <w:p w:rsidR="00000000" w:rsidDel="00000000" w:rsidP="00000000" w:rsidRDefault="00000000" w:rsidRPr="00000000" w14:paraId="000015D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Growing more anxious by the second.</w:t>
      </w:r>
    </w:p>
    <w:p w:rsidR="00000000" w:rsidDel="00000000" w:rsidP="00000000" w:rsidRDefault="00000000" w:rsidRPr="00000000" w14:paraId="000015D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notices.</w:t>
      </w:r>
    </w:p>
    <w:p w:rsidR="00000000" w:rsidDel="00000000" w:rsidP="00000000" w:rsidRDefault="00000000" w:rsidRPr="00000000" w14:paraId="000015D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 looks at MAYA.</w:t>
      </w:r>
    </w:p>
    <w:p w:rsidR="00000000" w:rsidDel="00000000" w:rsidP="00000000" w:rsidRDefault="00000000" w:rsidRPr="00000000" w14:paraId="000015D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Then at JENNIFER.</w:t>
      </w:r>
    </w:p>
    <w:p w:rsidR="00000000" w:rsidDel="00000000" w:rsidP="00000000" w:rsidRDefault="00000000" w:rsidRPr="00000000" w14:paraId="000015D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For a brief moment...</w:t>
      </w:r>
    </w:p>
    <w:p w:rsidR="00000000" w:rsidDel="00000000" w:rsidP="00000000" w:rsidRDefault="00000000" w:rsidRPr="00000000" w14:paraId="000015D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It seems like he's about to step in.</w:t>
      </w:r>
    </w:p>
    <w:p w:rsidR="00000000" w:rsidDel="00000000" w:rsidP="00000000" w:rsidRDefault="00000000" w:rsidRPr="00000000" w14:paraId="000015D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Instead...</w:t>
      </w:r>
    </w:p>
    <w:p w:rsidR="00000000" w:rsidDel="00000000" w:rsidP="00000000" w:rsidRDefault="00000000" w:rsidRPr="00000000" w14:paraId="000015E0">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w:t>
      </w:r>
    </w:p>
    <w:p w:rsidR="00000000" w:rsidDel="00000000" w:rsidP="00000000" w:rsidRDefault="00000000" w:rsidRPr="00000000" w14:paraId="000015E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Makinig ka na lang muna sa mama mo.</w:t>
      </w:r>
    </w:p>
    <w:p w:rsidR="00000000" w:rsidDel="00000000" w:rsidP="00000000" w:rsidRDefault="00000000" w:rsidRPr="00000000" w14:paraId="000015E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quietly nods.)</w:t>
      </w:r>
    </w:p>
    <w:p w:rsidR="00000000" w:rsidDel="00000000" w:rsidP="00000000" w:rsidRDefault="00000000" w:rsidRPr="00000000" w14:paraId="000015E3">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5E4">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Opo.</w:t>
      </w:r>
    </w:p>
    <w:p w:rsidR="00000000" w:rsidDel="00000000" w:rsidP="00000000" w:rsidRDefault="00000000" w:rsidRPr="00000000" w14:paraId="000015E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finally lets out a sigh.)</w:t>
      </w:r>
    </w:p>
    <w:p w:rsidR="00000000" w:rsidDel="00000000" w:rsidP="00000000" w:rsidRDefault="00000000" w:rsidRPr="00000000" w14:paraId="000015E6">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15E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Sana tandaan mo 'to.</w:t>
      </w:r>
    </w:p>
    <w:p w:rsidR="00000000" w:rsidDel="00000000" w:rsidP="00000000" w:rsidRDefault="00000000" w:rsidRPr="00000000" w14:paraId="000015E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namin ginagawa 'to para pahirapan ka.</w:t>
      </w:r>
    </w:p>
    <w:p w:rsidR="00000000" w:rsidDel="00000000" w:rsidP="00000000" w:rsidRDefault="00000000" w:rsidRPr="00000000" w14:paraId="000015E9">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Ginagawa namin 'to dahil gusto naming maging maayos ang future mo.</w:t>
      </w:r>
    </w:p>
    <w:p w:rsidR="00000000" w:rsidDel="00000000" w:rsidP="00000000" w:rsidRDefault="00000000" w:rsidRPr="00000000" w14:paraId="000015E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forces a small nod.)</w:t>
      </w:r>
    </w:p>
    <w:p w:rsidR="00000000" w:rsidDel="00000000" w:rsidP="00000000" w:rsidRDefault="00000000" w:rsidRPr="00000000" w14:paraId="000015E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can barely hear the rest.</w:t>
      </w:r>
    </w:p>
    <w:p w:rsidR="00000000" w:rsidDel="00000000" w:rsidP="00000000" w:rsidRDefault="00000000" w:rsidRPr="00000000" w14:paraId="000015E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eyes remain fixed on the time.</w:t>
      </w:r>
    </w:p>
    <w:p w:rsidR="00000000" w:rsidDel="00000000" w:rsidP="00000000" w:rsidRDefault="00000000" w:rsidRPr="00000000" w14:paraId="000015ED">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15EE">
      <w:pPr>
        <w:spacing w:after="240" w:before="240" w:lineRule="auto"/>
        <w:jc w:val="right"/>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CUT TO:</w:t>
      </w:r>
    </w:p>
    <w:p w:rsidR="00000000" w:rsidDel="00000000" w:rsidP="00000000" w:rsidRDefault="00000000" w:rsidRPr="00000000" w14:paraId="000015EF">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EXT. ILAGAN HOUSE – MORNING</w:t>
      </w:r>
    </w:p>
    <w:p w:rsidR="00000000" w:rsidDel="00000000" w:rsidP="00000000" w:rsidRDefault="00000000" w:rsidRPr="00000000" w14:paraId="000015F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front door swings open.</w:t>
      </w:r>
    </w:p>
    <w:p w:rsidR="00000000" w:rsidDel="00000000" w:rsidP="00000000" w:rsidRDefault="00000000" w:rsidRPr="00000000" w14:paraId="000015F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rushes out of the house.</w:t>
      </w:r>
    </w:p>
    <w:p w:rsidR="00000000" w:rsidDel="00000000" w:rsidP="00000000" w:rsidRDefault="00000000" w:rsidRPr="00000000" w14:paraId="000015F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hurriedly shoves her reviewer into her backpack.</w:t>
      </w:r>
    </w:p>
    <w:p w:rsidR="00000000" w:rsidDel="00000000" w:rsidP="00000000" w:rsidRDefault="00000000" w:rsidRPr="00000000" w14:paraId="000015F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Almost dropping it.</w:t>
      </w:r>
    </w:p>
    <w:p w:rsidR="00000000" w:rsidDel="00000000" w:rsidP="00000000" w:rsidRDefault="00000000" w:rsidRPr="00000000" w14:paraId="000015F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checks the time.</w:t>
      </w:r>
    </w:p>
    <w:p w:rsidR="00000000" w:rsidDel="00000000" w:rsidP="00000000" w:rsidRDefault="00000000" w:rsidRPr="00000000" w14:paraId="000015F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face immediately fills with panic.</w:t>
      </w:r>
    </w:p>
    <w:p w:rsidR="00000000" w:rsidDel="00000000" w:rsidP="00000000" w:rsidRDefault="00000000" w:rsidRPr="00000000" w14:paraId="000015F6">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5F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Ay, hindi...</w:t>
      </w:r>
    </w:p>
    <w:p w:rsidR="00000000" w:rsidDel="00000000" w:rsidP="00000000" w:rsidRDefault="00000000" w:rsidRPr="00000000" w14:paraId="000015F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starts running.)</w:t>
      </w:r>
    </w:p>
    <w:p w:rsidR="00000000" w:rsidDel="00000000" w:rsidP="00000000" w:rsidRDefault="00000000" w:rsidRPr="00000000" w14:paraId="000015F9">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15FA">
      <w:pPr>
        <w:spacing w:after="240" w:before="240" w:lineRule="auto"/>
        <w:jc w:val="right"/>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CUT TO:</w:t>
      </w:r>
    </w:p>
    <w:p w:rsidR="00000000" w:rsidDel="00000000" w:rsidP="00000000" w:rsidRDefault="00000000" w:rsidRPr="00000000" w14:paraId="000015FB">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EXT. BARANGAY ROAD – MORNING</w:t>
      </w:r>
    </w:p>
    <w:p w:rsidR="00000000" w:rsidDel="00000000" w:rsidP="00000000" w:rsidRDefault="00000000" w:rsidRPr="00000000" w14:paraId="000015F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reaches the jeepney stop.</w:t>
      </w:r>
    </w:p>
    <w:p w:rsidR="00000000" w:rsidDel="00000000" w:rsidP="00000000" w:rsidRDefault="00000000" w:rsidRPr="00000000" w14:paraId="000015F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Just as she arrives...</w:t>
      </w:r>
    </w:p>
    <w:p w:rsidR="00000000" w:rsidDel="00000000" w:rsidP="00000000" w:rsidRDefault="00000000" w:rsidRPr="00000000" w14:paraId="000015F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usual jeepney pulls away.</w:t>
      </w:r>
    </w:p>
    <w:p w:rsidR="00000000" w:rsidDel="00000000" w:rsidP="00000000" w:rsidRDefault="00000000" w:rsidRPr="00000000" w14:paraId="000015F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raises her hand.</w:t>
      </w:r>
    </w:p>
    <w:p w:rsidR="00000000" w:rsidDel="00000000" w:rsidP="00000000" w:rsidRDefault="00000000" w:rsidRPr="00000000" w14:paraId="00001600">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60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Kuya! Sandali!</w:t>
      </w:r>
    </w:p>
    <w:p w:rsidR="00000000" w:rsidDel="00000000" w:rsidP="00000000" w:rsidRDefault="00000000" w:rsidRPr="00000000" w14:paraId="0000160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driver doesn't hear her.</w:t>
      </w:r>
    </w:p>
    <w:p w:rsidR="00000000" w:rsidDel="00000000" w:rsidP="00000000" w:rsidRDefault="00000000" w:rsidRPr="00000000" w14:paraId="0000160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jeepney disappears into traffic.</w:t>
      </w:r>
    </w:p>
    <w:p w:rsidR="00000000" w:rsidDel="00000000" w:rsidP="00000000" w:rsidRDefault="00000000" w:rsidRPr="00000000" w14:paraId="0000160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exhales sharply.</w:t>
      </w:r>
    </w:p>
    <w:p w:rsidR="00000000" w:rsidDel="00000000" w:rsidP="00000000" w:rsidRDefault="00000000" w:rsidRPr="00000000" w14:paraId="0000160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looks around.</w:t>
      </w:r>
    </w:p>
    <w:p w:rsidR="00000000" w:rsidDel="00000000" w:rsidP="00000000" w:rsidRDefault="00000000" w:rsidRPr="00000000" w14:paraId="0000160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 vacant jeepneys.</w:t>
      </w:r>
    </w:p>
    <w:p w:rsidR="00000000" w:rsidDel="00000000" w:rsidP="00000000" w:rsidRDefault="00000000" w:rsidRPr="00000000" w14:paraId="0000160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 tricycles.</w:t>
      </w:r>
    </w:p>
    <w:p w:rsidR="00000000" w:rsidDel="00000000" w:rsidP="00000000" w:rsidRDefault="00000000" w:rsidRPr="00000000" w14:paraId="0000160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Only long lines of commuters.</w:t>
      </w:r>
    </w:p>
    <w:p w:rsidR="00000000" w:rsidDel="00000000" w:rsidP="00000000" w:rsidRDefault="00000000" w:rsidRPr="00000000" w14:paraId="0000160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nervously checks the time again.</w:t>
      </w:r>
    </w:p>
    <w:p w:rsidR="00000000" w:rsidDel="00000000" w:rsidP="00000000" w:rsidRDefault="00000000" w:rsidRPr="00000000" w14:paraId="0000160A">
      <w:pPr>
        <w:spacing w:after="240" w:before="240" w:lineRule="auto"/>
        <w:jc w:val="right"/>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CUT TO:</w:t>
      </w:r>
    </w:p>
    <w:p w:rsidR="00000000" w:rsidDel="00000000" w:rsidP="00000000" w:rsidRDefault="00000000" w:rsidRPr="00000000" w14:paraId="0000160B">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EXT. CITY STREETS – MORNING RUSH HOUR</w:t>
      </w:r>
    </w:p>
    <w:p w:rsidR="00000000" w:rsidDel="00000000" w:rsidP="00000000" w:rsidRDefault="00000000" w:rsidRPr="00000000" w14:paraId="0000160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roads are packed.</w:t>
      </w:r>
    </w:p>
    <w:p w:rsidR="00000000" w:rsidDel="00000000" w:rsidP="00000000" w:rsidRDefault="00000000" w:rsidRPr="00000000" w14:paraId="0000160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Jeepneys crawl through traffic.</w:t>
      </w:r>
    </w:p>
    <w:p w:rsidR="00000000" w:rsidDel="00000000" w:rsidP="00000000" w:rsidRDefault="00000000" w:rsidRPr="00000000" w14:paraId="0000160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Buses barely move.</w:t>
      </w:r>
    </w:p>
    <w:p w:rsidR="00000000" w:rsidDel="00000000" w:rsidP="00000000" w:rsidRDefault="00000000" w:rsidRPr="00000000" w14:paraId="0000160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Cars fill every intersection.</w:t>
      </w:r>
    </w:p>
    <w:p w:rsidR="00000000" w:rsidDel="00000000" w:rsidP="00000000" w:rsidRDefault="00000000" w:rsidRPr="00000000" w14:paraId="0000161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sits inside a crowded jeepney.</w:t>
      </w:r>
    </w:p>
    <w:p w:rsidR="00000000" w:rsidDel="00000000" w:rsidP="00000000" w:rsidRDefault="00000000" w:rsidRPr="00000000" w14:paraId="0000161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knee bounces uncontrollably.</w:t>
      </w:r>
    </w:p>
    <w:p w:rsidR="00000000" w:rsidDel="00000000" w:rsidP="00000000" w:rsidRDefault="00000000" w:rsidRPr="00000000" w14:paraId="0000161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keeps checking the clock on her phone.</w:t>
      </w:r>
    </w:p>
    <w:p w:rsidR="00000000" w:rsidDel="00000000" w:rsidP="00000000" w:rsidRDefault="00000000" w:rsidRPr="00000000" w14:paraId="0000161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Every minute feels heavier than the last.</w:t>
      </w:r>
    </w:p>
    <w:p w:rsidR="00000000" w:rsidDel="00000000" w:rsidP="00000000" w:rsidRDefault="00000000" w:rsidRPr="00000000" w14:paraId="0000161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phone buzzes.</w:t>
      </w:r>
    </w:p>
    <w:p w:rsidR="00000000" w:rsidDel="00000000" w:rsidP="00000000" w:rsidRDefault="00000000" w:rsidRPr="00000000" w14:paraId="00001615">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ETHAN:</w:t>
      </w:r>
    </w:p>
    <w:p w:rsidR="00000000" w:rsidDel="00000000" w:rsidP="00000000" w:rsidRDefault="00000000" w:rsidRPr="00000000" w14:paraId="00001616">
      <w:pPr>
        <w:spacing w:after="240" w:before="240" w:lineRule="auto"/>
        <w:jc w:val="center"/>
        <w:rPr>
          <w:rFonts w:ascii="Courier" w:cs="Courier" w:eastAsia="Courier" w:hAnsi="Courier"/>
          <w:i w:val="1"/>
          <w:iCs w:val="1"/>
          <w:color w:val="ff0000"/>
          <w:sz w:val="24"/>
          <w:szCs w:val="24"/>
        </w:rPr>
      </w:pPr>
      <w:r w:rsidDel="00000000" w:rsidR="00000000" w:rsidRPr="00000000">
        <w:rPr>
          <w:rFonts w:ascii="Courier" w:cs="Courier" w:eastAsia="Courier" w:hAnsi="Courier"/>
          <w:i w:val="1"/>
          <w:iCs w:val="1"/>
          <w:color w:val="ff0000"/>
          <w:sz w:val="24"/>
          <w:szCs w:val="24"/>
          <w:rtl w:val="0"/>
        </w:rPr>
        <w:t xml:space="preserve">"Good luck! Kaya mo 'yan."</w:t>
      </w:r>
    </w:p>
    <w:p w:rsidR="00000000" w:rsidDel="00000000" w:rsidP="00000000" w:rsidRDefault="00000000" w:rsidRPr="00000000" w14:paraId="0000161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stares at the message.)</w:t>
      </w:r>
    </w:p>
    <w:p w:rsidR="00000000" w:rsidDel="00000000" w:rsidP="00000000" w:rsidRDefault="00000000" w:rsidRPr="00000000" w14:paraId="0000161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doesn't reply.</w:t>
      </w:r>
    </w:p>
    <w:p w:rsidR="00000000" w:rsidDel="00000000" w:rsidP="00000000" w:rsidRDefault="00000000" w:rsidRPr="00000000" w14:paraId="0000161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simply locks her phone.</w:t>
      </w:r>
    </w:p>
    <w:p w:rsidR="00000000" w:rsidDel="00000000" w:rsidP="00000000" w:rsidRDefault="00000000" w:rsidRPr="00000000" w14:paraId="0000161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And looks out the window.</w:t>
      </w:r>
    </w:p>
    <w:p w:rsidR="00000000" w:rsidDel="00000000" w:rsidP="00000000" w:rsidRDefault="00000000" w:rsidRPr="00000000" w14:paraId="0000161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Traffic remains completely still.</w:t>
      </w:r>
    </w:p>
    <w:p w:rsidR="00000000" w:rsidDel="00000000" w:rsidP="00000000" w:rsidRDefault="00000000" w:rsidRPr="00000000" w14:paraId="0000161C">
      <w:pPr>
        <w:spacing w:after="240" w:before="240" w:lineRule="auto"/>
        <w:jc w:val="right"/>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CUT TO:</w:t>
      </w:r>
    </w:p>
    <w:p w:rsidR="00000000" w:rsidDel="00000000" w:rsidP="00000000" w:rsidRDefault="00000000" w:rsidRPr="00000000" w14:paraId="0000161D">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EXT. UNIVERSITY CAMPUS – LATE MORNING</w:t>
      </w:r>
    </w:p>
    <w:p w:rsidR="00000000" w:rsidDel="00000000" w:rsidP="00000000" w:rsidRDefault="00000000" w:rsidRPr="00000000" w14:paraId="0000161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sprints through the campus.</w:t>
      </w:r>
    </w:p>
    <w:p w:rsidR="00000000" w:rsidDel="00000000" w:rsidP="00000000" w:rsidRDefault="00000000" w:rsidRPr="00000000" w14:paraId="0000161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Students are already leaving the examination building.</w:t>
      </w:r>
    </w:p>
    <w:p w:rsidR="00000000" w:rsidDel="00000000" w:rsidP="00000000" w:rsidRDefault="00000000" w:rsidRPr="00000000" w14:paraId="0000162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Some laugh.</w:t>
      </w:r>
    </w:p>
    <w:p w:rsidR="00000000" w:rsidDel="00000000" w:rsidP="00000000" w:rsidRDefault="00000000" w:rsidRPr="00000000" w14:paraId="0000162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Others discuss the exam.</w:t>
      </w:r>
    </w:p>
    <w:p w:rsidR="00000000" w:rsidDel="00000000" w:rsidP="00000000" w:rsidRDefault="00000000" w:rsidRPr="00000000" w14:paraId="0000162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slows down.</w:t>
      </w:r>
    </w:p>
    <w:p w:rsidR="00000000" w:rsidDel="00000000" w:rsidP="00000000" w:rsidRDefault="00000000" w:rsidRPr="00000000" w14:paraId="0000162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Confused.</w:t>
      </w:r>
    </w:p>
    <w:p w:rsidR="00000000" w:rsidDel="00000000" w:rsidP="00000000" w:rsidRDefault="00000000" w:rsidRPr="00000000" w14:paraId="0000162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Then...</w:t>
      </w:r>
    </w:p>
    <w:p w:rsidR="00000000" w:rsidDel="00000000" w:rsidP="00000000" w:rsidRDefault="00000000" w:rsidRPr="00000000" w14:paraId="0000162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eyes widen.</w:t>
      </w:r>
    </w:p>
    <w:p w:rsidR="00000000" w:rsidDel="00000000" w:rsidP="00000000" w:rsidRDefault="00000000" w:rsidRPr="00000000" w14:paraId="0000162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looks at the time.</w:t>
      </w:r>
    </w:p>
    <w:p w:rsidR="00000000" w:rsidDel="00000000" w:rsidP="00000000" w:rsidRDefault="00000000" w:rsidRPr="00000000" w14:paraId="0000162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Then toward the classroom.</w:t>
      </w:r>
    </w:p>
    <w:p w:rsidR="00000000" w:rsidDel="00000000" w:rsidP="00000000" w:rsidRDefault="00000000" w:rsidRPr="00000000" w14:paraId="0000162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w:t>
      </w:r>
    </w:p>
    <w:p w:rsidR="00000000" w:rsidDel="00000000" w:rsidP="00000000" w:rsidRDefault="00000000" w:rsidRPr="00000000" w14:paraId="00001629">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EXAMINATION BUILDING – CONTINUOUS</w:t>
      </w:r>
    </w:p>
    <w:p w:rsidR="00000000" w:rsidDel="00000000" w:rsidP="00000000" w:rsidRDefault="00000000" w:rsidRPr="00000000" w14:paraId="0000162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rushes toward the classroom.</w:t>
      </w:r>
    </w:p>
    <w:p w:rsidR="00000000" w:rsidDel="00000000" w:rsidP="00000000" w:rsidRDefault="00000000" w:rsidRPr="00000000" w14:paraId="0000162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door is already open.</w:t>
      </w:r>
    </w:p>
    <w:p w:rsidR="00000000" w:rsidDel="00000000" w:rsidP="00000000" w:rsidRDefault="00000000" w:rsidRPr="00000000" w14:paraId="0000162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Most of the seats are empty.</w:t>
      </w:r>
    </w:p>
    <w:p w:rsidR="00000000" w:rsidDel="00000000" w:rsidP="00000000" w:rsidRDefault="00000000" w:rsidRPr="00000000" w14:paraId="0000162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professor gathers the remaining test papers.</w:t>
      </w:r>
    </w:p>
    <w:p w:rsidR="00000000" w:rsidDel="00000000" w:rsidP="00000000" w:rsidRDefault="00000000" w:rsidRPr="00000000" w14:paraId="0000162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stands at the doorway.</w:t>
      </w:r>
    </w:p>
    <w:p w:rsidR="00000000" w:rsidDel="00000000" w:rsidP="00000000" w:rsidRDefault="00000000" w:rsidRPr="00000000" w14:paraId="0000162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Completely out of breath.</w:t>
      </w:r>
    </w:p>
    <w:p w:rsidR="00000000" w:rsidDel="00000000" w:rsidP="00000000" w:rsidRDefault="00000000" w:rsidRPr="00000000" w14:paraId="00001630">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63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Sir...</w:t>
      </w:r>
    </w:p>
    <w:p w:rsidR="00000000" w:rsidDel="00000000" w:rsidP="00000000" w:rsidRDefault="00000000" w:rsidRPr="00000000" w14:paraId="0000163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Sorry po...</w:t>
      </w:r>
    </w:p>
    <w:p w:rsidR="00000000" w:rsidDel="00000000" w:rsidP="00000000" w:rsidRDefault="00000000" w:rsidRPr="00000000" w14:paraId="0000163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Na-late po ako.</w:t>
      </w:r>
    </w:p>
    <w:p w:rsidR="00000000" w:rsidDel="00000000" w:rsidP="00000000" w:rsidRDefault="00000000" w:rsidRPr="00000000" w14:paraId="00001634">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professor looks at her sympathetically.)</w:t>
      </w:r>
    </w:p>
    <w:p w:rsidR="00000000" w:rsidDel="00000000" w:rsidP="00000000" w:rsidRDefault="00000000" w:rsidRPr="00000000" w14:paraId="00001635">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PROFESSOR</w:t>
      </w:r>
    </w:p>
    <w:p w:rsidR="00000000" w:rsidDel="00000000" w:rsidP="00000000" w:rsidRDefault="00000000" w:rsidRPr="00000000" w14:paraId="0000163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I'm sorry, MAYA.</w:t>
      </w:r>
    </w:p>
    <w:p w:rsidR="00000000" w:rsidDel="00000000" w:rsidP="00000000" w:rsidRDefault="00000000" w:rsidRPr="00000000" w14:paraId="0000163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examination period ended a few minutes ago.</w:t>
      </w:r>
    </w:p>
    <w:p w:rsidR="00000000" w:rsidDel="00000000" w:rsidP="00000000" w:rsidRDefault="00000000" w:rsidRPr="00000000" w14:paraId="0000163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(MAYA's face falls.)</w:t>
      </w:r>
    </w:p>
    <w:p w:rsidR="00000000" w:rsidDel="00000000" w:rsidP="00000000" w:rsidRDefault="00000000" w:rsidRPr="00000000" w14:paraId="00001639">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63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Sir...</w:t>
      </w:r>
    </w:p>
    <w:p w:rsidR="00000000" w:rsidDel="00000000" w:rsidP="00000000" w:rsidRDefault="00000000" w:rsidRPr="00000000" w14:paraId="0000163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Pwede pa po ba?</w:t>
      </w:r>
    </w:p>
    <w:p w:rsidR="00000000" w:rsidDel="00000000" w:rsidP="00000000" w:rsidRDefault="00000000" w:rsidRPr="00000000" w14:paraId="0000163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Please...</w:t>
      </w:r>
    </w:p>
    <w:p w:rsidR="00000000" w:rsidDel="00000000" w:rsidP="00000000" w:rsidRDefault="00000000" w:rsidRPr="00000000" w14:paraId="0000163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professor slowly shakes his head.)</w:t>
      </w:r>
    </w:p>
    <w:p w:rsidR="00000000" w:rsidDel="00000000" w:rsidP="00000000" w:rsidRDefault="00000000" w:rsidRPr="00000000" w14:paraId="0000163E">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PROFESSOR</w:t>
      </w:r>
    </w:p>
    <w:p w:rsidR="00000000" w:rsidDel="00000000" w:rsidP="00000000" w:rsidRDefault="00000000" w:rsidRPr="00000000" w14:paraId="0000163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exam has already been submitted.</w:t>
      </w:r>
    </w:p>
    <w:p w:rsidR="00000000" w:rsidDel="00000000" w:rsidP="00000000" w:rsidRDefault="00000000" w:rsidRPr="00000000" w14:paraId="0000164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You'll receive a zero for today's examination.</w:t>
      </w:r>
    </w:p>
    <w:p w:rsidR="00000000" w:rsidDel="00000000" w:rsidP="00000000" w:rsidRDefault="00000000" w:rsidRPr="00000000" w14:paraId="0000164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(Pause.)</w:t>
      </w:r>
    </w:p>
    <w:p w:rsidR="00000000" w:rsidDel="00000000" w:rsidP="00000000" w:rsidRDefault="00000000" w:rsidRPr="00000000" w14:paraId="0000164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You may apply for a make-up exam through the department office, but approval isn't guaranteed.</w:t>
      </w:r>
    </w:p>
    <w:p w:rsidR="00000000" w:rsidDel="00000000" w:rsidP="00000000" w:rsidRDefault="00000000" w:rsidRPr="00000000" w14:paraId="0000164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doesn't respond.)</w:t>
      </w:r>
    </w:p>
    <w:p w:rsidR="00000000" w:rsidDel="00000000" w:rsidP="00000000" w:rsidRDefault="00000000" w:rsidRPr="00000000" w14:paraId="0000164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simply stands there.</w:t>
      </w:r>
    </w:p>
    <w:p w:rsidR="00000000" w:rsidDel="00000000" w:rsidP="00000000" w:rsidRDefault="00000000" w:rsidRPr="00000000" w14:paraId="0000164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Frozen.</w:t>
      </w:r>
    </w:p>
    <w:p w:rsidR="00000000" w:rsidDel="00000000" w:rsidP="00000000" w:rsidRDefault="00000000" w:rsidRPr="00000000" w14:paraId="0000164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classroom suddenly feels much larger.</w:t>
      </w:r>
    </w:p>
    <w:p w:rsidR="00000000" w:rsidDel="00000000" w:rsidP="00000000" w:rsidRDefault="00000000" w:rsidRPr="00000000" w14:paraId="0000164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Much quieter.</w:t>
      </w:r>
    </w:p>
    <w:p w:rsidR="00000000" w:rsidDel="00000000" w:rsidP="00000000" w:rsidRDefault="00000000" w:rsidRPr="00000000" w14:paraId="0000164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words echo inside her head.</w:t>
      </w:r>
    </w:p>
    <w:p w:rsidR="00000000" w:rsidDel="00000000" w:rsidP="00000000" w:rsidRDefault="00000000" w:rsidRPr="00000000" w14:paraId="00001649">
      <w:pPr>
        <w:spacing w:after="240" w:before="240" w:lineRule="auto"/>
        <w:rPr>
          <w:rFonts w:ascii="Courier" w:cs="Courier" w:eastAsia="Courier" w:hAnsi="Courier"/>
          <w:i w:val="1"/>
          <w:iCs w:val="1"/>
          <w:color w:val="ff0000"/>
          <w:sz w:val="24"/>
          <w:szCs w:val="24"/>
        </w:rPr>
      </w:pPr>
      <w:r w:rsidDel="00000000" w:rsidR="00000000" w:rsidRPr="00000000">
        <w:rPr>
          <w:rFonts w:ascii="Courier" w:cs="Courier" w:eastAsia="Courier" w:hAnsi="Courier"/>
          <w:i w:val="1"/>
          <w:iCs w:val="1"/>
          <w:color w:val="ff0000"/>
          <w:sz w:val="24"/>
          <w:szCs w:val="24"/>
          <w:rtl w:val="0"/>
        </w:rPr>
        <w:t xml:space="preserve">Zero.</w:t>
      </w:r>
    </w:p>
    <w:p w:rsidR="00000000" w:rsidDel="00000000" w:rsidP="00000000" w:rsidRDefault="00000000" w:rsidRPr="00000000" w14:paraId="0000164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Make-up exam.</w:t>
      </w:r>
    </w:p>
    <w:p w:rsidR="00000000" w:rsidDel="00000000" w:rsidP="00000000" w:rsidRDefault="00000000" w:rsidRPr="00000000" w14:paraId="0000164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Not guaranteed.</w:t>
      </w:r>
    </w:p>
    <w:p w:rsidR="00000000" w:rsidDel="00000000" w:rsidP="00000000" w:rsidRDefault="00000000" w:rsidRPr="00000000" w14:paraId="0000164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grip on her backpack slowly loosens.</w:t>
      </w:r>
    </w:p>
    <w:p w:rsidR="00000000" w:rsidDel="00000000" w:rsidP="00000000" w:rsidRDefault="00000000" w:rsidRPr="00000000" w14:paraId="0000164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morning she thought she still had control over...</w:t>
      </w:r>
    </w:p>
    <w:p w:rsidR="00000000" w:rsidDel="00000000" w:rsidP="00000000" w:rsidRDefault="00000000" w:rsidRPr="00000000" w14:paraId="0000164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Has slipped away.</w:t>
      </w:r>
    </w:p>
    <w:p w:rsidR="00000000" w:rsidDel="00000000" w:rsidP="00000000" w:rsidRDefault="00000000" w:rsidRPr="00000000" w14:paraId="0000164F">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OUT.</w:t>
      </w:r>
    </w:p>
    <w:p w:rsidR="00000000" w:rsidDel="00000000" w:rsidP="00000000" w:rsidRDefault="00000000" w:rsidRPr="00000000" w14:paraId="00001650">
      <w:pPr>
        <w:spacing w:after="240" w:before="240" w:lineRule="auto"/>
        <w:jc w:val="right"/>
        <w:rPr>
          <w:rFonts w:ascii="Courier" w:cs="Courier" w:eastAsia="Courier" w:hAnsi="Courier"/>
          <w:b w:val="1"/>
          <w:bCs w:val="1"/>
          <w:color w:val="508839"/>
          <w:sz w:val="24"/>
          <w:szCs w:val="24"/>
        </w:rPr>
      </w:pPr>
      <w:r w:rsidDel="00000000" w:rsidR="00000000" w:rsidRPr="00000000">
        <w:rPr>
          <w:rtl w:val="0"/>
        </w:rPr>
      </w:r>
    </w:p>
    <w:p w:rsidR="00000000" w:rsidDel="00000000" w:rsidP="00000000" w:rsidRDefault="00000000" w:rsidRPr="00000000" w14:paraId="00001651">
      <w:pPr>
        <w:pStyle w:val="Heading1"/>
        <w:spacing w:after="240" w:before="240" w:lineRule="auto"/>
        <w:rPr>
          <w:rFonts w:ascii="Courier" w:cs="Courier" w:eastAsia="Courier" w:hAnsi="Courier"/>
          <w:b w:val="1"/>
          <w:bCs w:val="1"/>
          <w:sz w:val="34"/>
          <w:szCs w:val="34"/>
        </w:rPr>
      </w:pPr>
      <w:bookmarkStart w:colFirst="0" w:colLast="0" w:name="_3pbn6nbva47l" w:id="141"/>
      <w:bookmarkEnd w:id="141"/>
      <w:r w:rsidDel="00000000" w:rsidR="00000000" w:rsidRPr="00000000">
        <w:rPr>
          <w:rtl w:val="0"/>
        </w:rPr>
      </w:r>
    </w:p>
    <w:p w:rsidR="00000000" w:rsidDel="00000000" w:rsidP="00000000" w:rsidRDefault="00000000" w:rsidRPr="00000000" w14:paraId="00001652">
      <w:pPr>
        <w:pStyle w:val="Heading2"/>
        <w:spacing w:after="240" w:before="240" w:lineRule="auto"/>
        <w:rPr/>
      </w:pPr>
      <w:bookmarkStart w:colFirst="0" w:colLast="0" w:name="_b4i3u4lpjnul" w:id="142"/>
      <w:bookmarkEnd w:id="142"/>
      <w:r w:rsidDel="00000000" w:rsidR="00000000" w:rsidRPr="00000000">
        <w:rPr>
          <w:rtl w:val="0"/>
        </w:rPr>
        <w:t xml:space="preserve">ACT 2 - GROWING DISTANCE</w:t>
      </w:r>
    </w:p>
    <w:p w:rsidR="00000000" w:rsidDel="00000000" w:rsidP="00000000" w:rsidRDefault="00000000" w:rsidRPr="00000000" w14:paraId="00001653">
      <w:pPr>
        <w:pStyle w:val="Heading3"/>
        <w:keepNext w:val="0"/>
        <w:keepLines w:val="0"/>
        <w:spacing w:before="280" w:lineRule="auto"/>
        <w:rPr>
          <w:rFonts w:ascii="Courier" w:cs="Courier" w:eastAsia="Courier" w:hAnsi="Courier"/>
          <w:b w:val="1"/>
          <w:bCs w:val="1"/>
          <w:color w:val="000000"/>
          <w:sz w:val="26"/>
          <w:szCs w:val="26"/>
        </w:rPr>
      </w:pPr>
      <w:bookmarkStart w:colFirst="0" w:colLast="0" w:name="_rn7q3vzeq7z" w:id="143"/>
      <w:bookmarkEnd w:id="143"/>
      <w:r w:rsidDel="00000000" w:rsidR="00000000" w:rsidRPr="00000000">
        <w:rPr>
          <w:rFonts w:ascii="Courier" w:cs="Courier" w:eastAsia="Courier" w:hAnsi="Courier"/>
          <w:b w:val="1"/>
          <w:bCs w:val="1"/>
          <w:color w:val="000000"/>
          <w:sz w:val="26"/>
          <w:szCs w:val="26"/>
          <w:rtl w:val="0"/>
        </w:rPr>
        <w:t xml:space="preserve">MONTAGE – PASSAGE OF TIME</w:t>
      </w:r>
    </w:p>
    <w:p w:rsidR="00000000" w:rsidDel="00000000" w:rsidP="00000000" w:rsidRDefault="00000000" w:rsidRPr="00000000" w14:paraId="0000165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SCHOOL BELL rings.</w:t>
        <w:br w:type="textWrapping"/>
      </w:r>
    </w:p>
    <w:p w:rsidR="00000000" w:rsidDel="00000000" w:rsidP="00000000" w:rsidRDefault="00000000" w:rsidRPr="00000000" w14:paraId="0000165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656">
      <w:pPr>
        <w:pStyle w:val="Heading3"/>
        <w:keepNext w:val="0"/>
        <w:keepLines w:val="0"/>
        <w:spacing w:before="280" w:lineRule="auto"/>
        <w:rPr>
          <w:rFonts w:ascii="Courier" w:cs="Courier" w:eastAsia="Courier" w:hAnsi="Courier"/>
          <w:b w:val="1"/>
          <w:bCs w:val="1"/>
          <w:color w:val="000000"/>
          <w:sz w:val="26"/>
          <w:szCs w:val="26"/>
        </w:rPr>
      </w:pPr>
      <w:bookmarkStart w:colFirst="0" w:colLast="0" w:name="_pvkfgur2rsy" w:id="144"/>
      <w:bookmarkEnd w:id="144"/>
      <w:r w:rsidDel="00000000" w:rsidR="00000000" w:rsidRPr="00000000">
        <w:rPr>
          <w:rFonts w:ascii="Courier" w:cs="Courier" w:eastAsia="Courier" w:hAnsi="Courier"/>
          <w:b w:val="1"/>
          <w:bCs w:val="1"/>
          <w:color w:val="000000"/>
          <w:sz w:val="26"/>
          <w:szCs w:val="26"/>
          <w:rtl w:val="0"/>
        </w:rPr>
        <w:t xml:space="preserve">INT. MAYA'S BEDROOM – EVENING</w:t>
      </w:r>
    </w:p>
    <w:p w:rsidR="00000000" w:rsidDel="00000000" w:rsidP="00000000" w:rsidRDefault="00000000" w:rsidRPr="00000000" w14:paraId="0000165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calendar hangs above MAYA's desk.</w:t>
      </w:r>
    </w:p>
    <w:p w:rsidR="00000000" w:rsidDel="00000000" w:rsidP="00000000" w:rsidRDefault="00000000" w:rsidRPr="00000000" w14:paraId="0000165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SCRATCH.</w:t>
      </w:r>
    </w:p>
    <w:p w:rsidR="00000000" w:rsidDel="00000000" w:rsidP="00000000" w:rsidRDefault="00000000" w:rsidRPr="00000000" w14:paraId="0000165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One day is crossed out.</w:t>
        <w:br w:type="textWrapping"/>
      </w:r>
    </w:p>
    <w:p w:rsidR="00000000" w:rsidDel="00000000" w:rsidP="00000000" w:rsidRDefault="00000000" w:rsidRPr="00000000" w14:paraId="0000165A">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65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SCRATCH.</w:t>
      </w:r>
    </w:p>
    <w:p w:rsidR="00000000" w:rsidDel="00000000" w:rsidP="00000000" w:rsidRDefault="00000000" w:rsidRPr="00000000" w14:paraId="0000165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day disappears.</w:t>
      </w:r>
    </w:p>
    <w:p w:rsidR="00000000" w:rsidDel="00000000" w:rsidP="00000000" w:rsidRDefault="00000000" w:rsidRPr="00000000" w14:paraId="0000165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Assignments and lecture notes begin piling up on her desk.</w:t>
        <w:br w:type="textWrapping"/>
      </w:r>
    </w:p>
    <w:p w:rsidR="00000000" w:rsidDel="00000000" w:rsidP="00000000" w:rsidRDefault="00000000" w:rsidRPr="00000000" w14:paraId="0000165E">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65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SCRATCH.</w:t>
      </w:r>
    </w:p>
    <w:p w:rsidR="00000000" w:rsidDel="00000000" w:rsidP="00000000" w:rsidRDefault="00000000" w:rsidRPr="00000000" w14:paraId="0000166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day.</w:t>
      </w:r>
    </w:p>
    <w:p w:rsidR="00000000" w:rsidDel="00000000" w:rsidP="00000000" w:rsidRDefault="00000000" w:rsidRPr="00000000" w14:paraId="0000166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Coffee cups now sit beside unfinished reviewers and textbooks.</w:t>
      </w:r>
    </w:p>
    <w:p w:rsidR="00000000" w:rsidDel="00000000" w:rsidP="00000000" w:rsidRDefault="00000000" w:rsidRPr="00000000" w14:paraId="00001662">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types on her laptop while scribbling notes at the same time.</w:t>
        <w:br w:type="textWrapping"/>
      </w:r>
    </w:p>
    <w:p w:rsidR="00000000" w:rsidDel="00000000" w:rsidP="00000000" w:rsidRDefault="00000000" w:rsidRPr="00000000" w14:paraId="00001663">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664">
      <w:pPr>
        <w:pStyle w:val="Heading3"/>
        <w:keepNext w:val="0"/>
        <w:keepLines w:val="0"/>
        <w:spacing w:before="280" w:lineRule="auto"/>
        <w:rPr>
          <w:rFonts w:ascii="Courier" w:cs="Courier" w:eastAsia="Courier" w:hAnsi="Courier"/>
          <w:b w:val="1"/>
          <w:bCs w:val="1"/>
          <w:color w:val="000000"/>
          <w:sz w:val="26"/>
          <w:szCs w:val="26"/>
        </w:rPr>
      </w:pPr>
      <w:bookmarkStart w:colFirst="0" w:colLast="0" w:name="_p3v2nlnb6z3b" w:id="145"/>
      <w:bookmarkEnd w:id="145"/>
      <w:r w:rsidDel="00000000" w:rsidR="00000000" w:rsidRPr="00000000">
        <w:rPr>
          <w:rFonts w:ascii="Courier" w:cs="Courier" w:eastAsia="Courier" w:hAnsi="Courier"/>
          <w:b w:val="1"/>
          <w:bCs w:val="1"/>
          <w:color w:val="000000"/>
          <w:sz w:val="26"/>
          <w:szCs w:val="26"/>
          <w:rtl w:val="0"/>
        </w:rPr>
        <w:t xml:space="preserve">INT. COLLEGE LIBRARY – DAY</w:t>
      </w:r>
    </w:p>
    <w:p w:rsidR="00000000" w:rsidDel="00000000" w:rsidP="00000000" w:rsidRDefault="00000000" w:rsidRPr="00000000" w14:paraId="0000166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studies alone, surrounded by books and printed notes.</w:t>
      </w:r>
    </w:p>
    <w:p w:rsidR="00000000" w:rsidDel="00000000" w:rsidP="00000000" w:rsidRDefault="00000000" w:rsidRPr="00000000" w14:paraId="0000166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checks the time, sighs, and continues working.</w:t>
      </w:r>
    </w:p>
    <w:p w:rsidR="00000000" w:rsidDel="00000000" w:rsidP="00000000" w:rsidRDefault="00000000" w:rsidRPr="00000000" w14:paraId="00001667">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668">
      <w:pPr>
        <w:pStyle w:val="Heading3"/>
        <w:keepNext w:val="0"/>
        <w:keepLines w:val="0"/>
        <w:spacing w:before="280" w:lineRule="auto"/>
        <w:rPr>
          <w:rFonts w:ascii="Courier" w:cs="Courier" w:eastAsia="Courier" w:hAnsi="Courier"/>
          <w:b w:val="1"/>
          <w:bCs w:val="1"/>
          <w:color w:val="000000"/>
          <w:sz w:val="26"/>
          <w:szCs w:val="26"/>
        </w:rPr>
      </w:pPr>
      <w:bookmarkStart w:colFirst="0" w:colLast="0" w:name="_pf98rugsd278" w:id="146"/>
      <w:bookmarkEnd w:id="146"/>
      <w:r w:rsidDel="00000000" w:rsidR="00000000" w:rsidRPr="00000000">
        <w:rPr>
          <w:rFonts w:ascii="Courier" w:cs="Courier" w:eastAsia="Courier" w:hAnsi="Courier"/>
          <w:b w:val="1"/>
          <w:bCs w:val="1"/>
          <w:color w:val="000000"/>
          <w:sz w:val="26"/>
          <w:szCs w:val="26"/>
          <w:rtl w:val="0"/>
        </w:rPr>
        <w:t xml:space="preserve">INT. MAYA'S BEDROOM – NIGHT</w:t>
      </w:r>
    </w:p>
    <w:p w:rsidR="00000000" w:rsidDel="00000000" w:rsidP="00000000" w:rsidRDefault="00000000" w:rsidRPr="00000000" w14:paraId="0000166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SCRATCH.</w:t>
      </w:r>
    </w:p>
    <w:p w:rsidR="00000000" w:rsidDel="00000000" w:rsidP="00000000" w:rsidRDefault="00000000" w:rsidRPr="00000000" w14:paraId="0000166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day is crossed out.</w:t>
      </w:r>
    </w:p>
    <w:p w:rsidR="00000000" w:rsidDel="00000000" w:rsidP="00000000" w:rsidRDefault="00000000" w:rsidRPr="00000000" w14:paraId="0000166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calendar slowly fills with marked dates as the workload continues to grow.</w:t>
      </w:r>
    </w:p>
    <w:p w:rsidR="00000000" w:rsidDel="00000000" w:rsidP="00000000" w:rsidRDefault="00000000" w:rsidRPr="00000000" w14:paraId="0000166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stares at her long to-do list before taking a deep breath and getting back to work.</w:t>
      </w:r>
    </w:p>
    <w:p w:rsidR="00000000" w:rsidDel="00000000" w:rsidP="00000000" w:rsidRDefault="00000000" w:rsidRPr="00000000" w14:paraId="0000166D">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br w:type="textWrapping"/>
        <w:t xml:space="preserve">CUT TO:</w:t>
      </w:r>
    </w:p>
    <w:p w:rsidR="00000000" w:rsidDel="00000000" w:rsidP="00000000" w:rsidRDefault="00000000" w:rsidRPr="00000000" w14:paraId="0000166E">
      <w:pPr>
        <w:pStyle w:val="Heading3"/>
        <w:keepNext w:val="0"/>
        <w:keepLines w:val="0"/>
        <w:spacing w:before="280" w:lineRule="auto"/>
        <w:rPr>
          <w:rFonts w:ascii="Courier" w:cs="Courier" w:eastAsia="Courier" w:hAnsi="Courier"/>
          <w:b w:val="1"/>
          <w:bCs w:val="1"/>
          <w:color w:val="000000"/>
          <w:sz w:val="26"/>
          <w:szCs w:val="26"/>
        </w:rPr>
      </w:pPr>
      <w:bookmarkStart w:colFirst="0" w:colLast="0" w:name="_4qa5ro17ai3g" w:id="147"/>
      <w:bookmarkEnd w:id="147"/>
      <w:r w:rsidDel="00000000" w:rsidR="00000000" w:rsidRPr="00000000">
        <w:rPr>
          <w:rFonts w:ascii="Courier" w:cs="Courier" w:eastAsia="Courier" w:hAnsi="Courier"/>
          <w:b w:val="1"/>
          <w:bCs w:val="1"/>
          <w:color w:val="000000"/>
          <w:sz w:val="26"/>
          <w:szCs w:val="26"/>
          <w:rtl w:val="0"/>
        </w:rPr>
        <w:t xml:space="preserve">INT. COLLEGE LIBRARY – DAY</w:t>
      </w:r>
    </w:p>
    <w:p w:rsidR="00000000" w:rsidDel="00000000" w:rsidP="00000000" w:rsidRDefault="00000000" w:rsidRPr="00000000" w14:paraId="0000166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studies alone.</w:t>
      </w:r>
    </w:p>
    <w:p w:rsidR="00000000" w:rsidDel="00000000" w:rsidP="00000000" w:rsidRDefault="00000000" w:rsidRPr="00000000" w14:paraId="0000167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move across pages of notes.</w:t>
      </w:r>
    </w:p>
    <w:p w:rsidR="00000000" w:rsidDel="00000000" w:rsidP="00000000" w:rsidRDefault="00000000" w:rsidRPr="00000000" w14:paraId="0000167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text notification appears.</w:t>
      </w:r>
    </w:p>
    <w:p w:rsidR="00000000" w:rsidDel="00000000" w:rsidP="00000000" w:rsidRDefault="00000000" w:rsidRPr="00000000" w14:paraId="0000167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"Still alive?"</w:t>
      </w:r>
    </w:p>
    <w:p w:rsidR="00000000" w:rsidDel="00000000" w:rsidP="00000000" w:rsidRDefault="00000000" w:rsidRPr="00000000" w14:paraId="0000167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smiles.)</w:t>
      </w:r>
    </w:p>
    <w:p w:rsidR="00000000" w:rsidDel="00000000" w:rsidP="00000000" w:rsidRDefault="00000000" w:rsidRPr="00000000" w14:paraId="0000167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"Barely."</w:t>
        <w:br w:type="textWrapping"/>
      </w:r>
    </w:p>
    <w:p w:rsidR="00000000" w:rsidDel="00000000" w:rsidP="00000000" w:rsidRDefault="00000000" w:rsidRPr="00000000" w14:paraId="00001675">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676">
      <w:pPr>
        <w:spacing w:after="240" w:before="240" w:lineRule="auto"/>
        <w:jc w:val="righ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677">
      <w:pPr>
        <w:pStyle w:val="Heading3"/>
        <w:keepNext w:val="0"/>
        <w:keepLines w:val="0"/>
        <w:spacing w:before="280" w:lineRule="auto"/>
        <w:rPr>
          <w:rFonts w:ascii="Courier" w:cs="Courier" w:eastAsia="Courier" w:hAnsi="Courier"/>
          <w:b w:val="1"/>
          <w:bCs w:val="1"/>
          <w:color w:val="000000"/>
          <w:sz w:val="26"/>
          <w:szCs w:val="26"/>
        </w:rPr>
      </w:pPr>
      <w:bookmarkStart w:colFirst="0" w:colLast="0" w:name="_u5fzyys5w95c" w:id="148"/>
      <w:bookmarkEnd w:id="148"/>
      <w:r w:rsidDel="00000000" w:rsidR="00000000" w:rsidRPr="00000000">
        <w:rPr>
          <w:rFonts w:ascii="Courier" w:cs="Courier" w:eastAsia="Courier" w:hAnsi="Courier"/>
          <w:b w:val="1"/>
          <w:bCs w:val="1"/>
          <w:color w:val="000000"/>
          <w:sz w:val="26"/>
          <w:szCs w:val="26"/>
          <w:rtl w:val="0"/>
        </w:rPr>
        <w:t xml:space="preserve">INT. CLASSROOM – DAY</w:t>
      </w:r>
    </w:p>
    <w:p w:rsidR="00000000" w:rsidDel="00000000" w:rsidP="00000000" w:rsidRDefault="00000000" w:rsidRPr="00000000" w14:paraId="0000167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professor discusses a complicated lesson.</w:t>
      </w:r>
    </w:p>
    <w:p w:rsidR="00000000" w:rsidDel="00000000" w:rsidP="00000000" w:rsidRDefault="00000000" w:rsidRPr="00000000" w14:paraId="0000167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Students take notes.</w:t>
      </w:r>
    </w:p>
    <w:p w:rsidR="00000000" w:rsidDel="00000000" w:rsidP="00000000" w:rsidRDefault="00000000" w:rsidRPr="00000000" w14:paraId="0000167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stares at the projector.</w:t>
      </w:r>
    </w:p>
    <w:p w:rsidR="00000000" w:rsidDel="00000000" w:rsidP="00000000" w:rsidRDefault="00000000" w:rsidRPr="00000000" w14:paraId="0000167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Trying her best to keep up.</w:t>
        <w:br w:type="textWrapping"/>
      </w:r>
    </w:p>
    <w:p w:rsidR="00000000" w:rsidDel="00000000" w:rsidP="00000000" w:rsidRDefault="00000000" w:rsidRPr="00000000" w14:paraId="0000167C">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67D">
      <w:pPr>
        <w:pStyle w:val="Heading3"/>
        <w:keepNext w:val="0"/>
        <w:keepLines w:val="0"/>
        <w:spacing w:before="280" w:lineRule="auto"/>
        <w:rPr>
          <w:rFonts w:ascii="Courier" w:cs="Courier" w:eastAsia="Courier" w:hAnsi="Courier"/>
          <w:b w:val="1"/>
          <w:bCs w:val="1"/>
          <w:color w:val="000000"/>
          <w:sz w:val="26"/>
          <w:szCs w:val="26"/>
        </w:rPr>
      </w:pPr>
      <w:bookmarkStart w:colFirst="0" w:colLast="0" w:name="_2coaab6mhbww" w:id="149"/>
      <w:bookmarkEnd w:id="149"/>
      <w:r w:rsidDel="00000000" w:rsidR="00000000" w:rsidRPr="00000000">
        <w:rPr>
          <w:rFonts w:ascii="Courier" w:cs="Courier" w:eastAsia="Courier" w:hAnsi="Courier"/>
          <w:b w:val="1"/>
          <w:bCs w:val="1"/>
          <w:color w:val="000000"/>
          <w:sz w:val="26"/>
          <w:szCs w:val="26"/>
          <w:rtl w:val="0"/>
        </w:rPr>
        <w:t xml:space="preserve">INT. MAYA'S BEDROOM – NIGHT</w:t>
      </w:r>
    </w:p>
    <w:p w:rsidR="00000000" w:rsidDel="00000000" w:rsidP="00000000" w:rsidRDefault="00000000" w:rsidRPr="00000000" w14:paraId="0000167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12:43 A.M.</w:t>
      </w:r>
    </w:p>
    <w:p w:rsidR="00000000" w:rsidDel="00000000" w:rsidP="00000000" w:rsidRDefault="00000000" w:rsidRPr="00000000" w14:paraId="0000167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rubs her eyes.</w:t>
      </w:r>
    </w:p>
    <w:p w:rsidR="00000000" w:rsidDel="00000000" w:rsidP="00000000" w:rsidRDefault="00000000" w:rsidRPr="00000000" w14:paraId="0000168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laptop screen glows in the darkness.</w:t>
      </w:r>
    </w:p>
    <w:p w:rsidR="00000000" w:rsidDel="00000000" w:rsidP="00000000" w:rsidRDefault="00000000" w:rsidRPr="00000000" w14:paraId="0000168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 unfinished project remains open.</w:t>
      </w:r>
    </w:p>
    <w:p w:rsidR="00000000" w:rsidDel="00000000" w:rsidP="00000000" w:rsidRDefault="00000000" w:rsidRPr="00000000" w14:paraId="0000168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sighs heavily.</w:t>
        <w:br w:type="textWrapping"/>
      </w:r>
    </w:p>
    <w:p w:rsidR="00000000" w:rsidDel="00000000" w:rsidP="00000000" w:rsidRDefault="00000000" w:rsidRPr="00000000" w14:paraId="00001683">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684">
      <w:pPr>
        <w:pStyle w:val="Heading3"/>
        <w:keepNext w:val="0"/>
        <w:keepLines w:val="0"/>
        <w:spacing w:before="280" w:lineRule="auto"/>
        <w:rPr>
          <w:rFonts w:ascii="Courier" w:cs="Courier" w:eastAsia="Courier" w:hAnsi="Courier"/>
          <w:b w:val="1"/>
          <w:bCs w:val="1"/>
          <w:color w:val="000000"/>
          <w:sz w:val="26"/>
          <w:szCs w:val="26"/>
        </w:rPr>
      </w:pPr>
      <w:bookmarkStart w:colFirst="0" w:colLast="0" w:name="_3qdp9aagzxib" w:id="150"/>
      <w:bookmarkEnd w:id="150"/>
      <w:r w:rsidDel="00000000" w:rsidR="00000000" w:rsidRPr="00000000">
        <w:rPr>
          <w:rFonts w:ascii="Courier" w:cs="Courier" w:eastAsia="Courier" w:hAnsi="Courier"/>
          <w:b w:val="1"/>
          <w:bCs w:val="1"/>
          <w:color w:val="000000"/>
          <w:sz w:val="26"/>
          <w:szCs w:val="26"/>
          <w:rtl w:val="0"/>
        </w:rPr>
        <w:t xml:space="preserve">INT. COLLEGE HALLWAY – DAY</w:t>
      </w:r>
    </w:p>
    <w:p w:rsidR="00000000" w:rsidDel="00000000" w:rsidP="00000000" w:rsidRDefault="00000000" w:rsidRPr="00000000" w14:paraId="0000168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Students rush between classes.</w:t>
      </w:r>
    </w:p>
    <w:p w:rsidR="00000000" w:rsidDel="00000000" w:rsidP="00000000" w:rsidRDefault="00000000" w:rsidRPr="00000000" w14:paraId="0000168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and ETHAN walk together.</w:t>
      </w:r>
    </w:p>
    <w:p w:rsidR="00000000" w:rsidDel="00000000" w:rsidP="00000000" w:rsidRDefault="00000000" w:rsidRPr="00000000" w14:paraId="0000168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Talking.</w:t>
      </w:r>
    </w:p>
    <w:p w:rsidR="00000000" w:rsidDel="00000000" w:rsidP="00000000" w:rsidRDefault="00000000" w:rsidRPr="00000000" w14:paraId="0000168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Laughing.</w:t>
      </w:r>
    </w:p>
    <w:p w:rsidR="00000000" w:rsidDel="00000000" w:rsidP="00000000" w:rsidRDefault="00000000" w:rsidRPr="00000000" w14:paraId="0000168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a brief moment, MAYA forgets about deadlines.</w:t>
        <w:br w:type="textWrapping"/>
      </w:r>
    </w:p>
    <w:p w:rsidR="00000000" w:rsidDel="00000000" w:rsidP="00000000" w:rsidRDefault="00000000" w:rsidRPr="00000000" w14:paraId="0000168A">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68B">
      <w:pPr>
        <w:spacing w:after="240" w:before="240" w:lineRule="auto"/>
        <w:jc w:val="righ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68C">
      <w:pPr>
        <w:pStyle w:val="Heading3"/>
        <w:keepNext w:val="0"/>
        <w:keepLines w:val="0"/>
        <w:spacing w:before="280" w:lineRule="auto"/>
        <w:rPr>
          <w:rFonts w:ascii="Courier" w:cs="Courier" w:eastAsia="Courier" w:hAnsi="Courier"/>
          <w:b w:val="1"/>
          <w:bCs w:val="1"/>
          <w:color w:val="000000"/>
          <w:sz w:val="26"/>
          <w:szCs w:val="26"/>
        </w:rPr>
      </w:pPr>
      <w:bookmarkStart w:colFirst="0" w:colLast="0" w:name="_nx88ypocwnf0" w:id="151"/>
      <w:bookmarkEnd w:id="151"/>
      <w:r w:rsidDel="00000000" w:rsidR="00000000" w:rsidRPr="00000000">
        <w:rPr>
          <w:rFonts w:ascii="Courier" w:cs="Courier" w:eastAsia="Courier" w:hAnsi="Courier"/>
          <w:b w:val="1"/>
          <w:bCs w:val="1"/>
          <w:color w:val="000000"/>
          <w:sz w:val="26"/>
          <w:szCs w:val="26"/>
          <w:rtl w:val="0"/>
        </w:rPr>
        <w:t xml:space="preserve">INT. MAYA'S BEDROOM – NIGHT</w:t>
      </w:r>
    </w:p>
    <w:p w:rsidR="00000000" w:rsidDel="00000000" w:rsidP="00000000" w:rsidRDefault="00000000" w:rsidRPr="00000000" w14:paraId="0000168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calendar again.</w:t>
      </w:r>
    </w:p>
    <w:p w:rsidR="00000000" w:rsidDel="00000000" w:rsidP="00000000" w:rsidRDefault="00000000" w:rsidRPr="00000000" w14:paraId="0000168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More days crossed out.</w:t>
      </w:r>
    </w:p>
    <w:p w:rsidR="00000000" w:rsidDel="00000000" w:rsidP="00000000" w:rsidRDefault="00000000" w:rsidRPr="00000000" w14:paraId="0000168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end of the term slowly creeps closer.</w:t>
      </w:r>
    </w:p>
    <w:p w:rsidR="00000000" w:rsidDel="00000000" w:rsidP="00000000" w:rsidRDefault="00000000" w:rsidRPr="00000000" w14:paraId="00001690">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MONTAGE ENDS. FADE OUT.</w:t>
      </w:r>
    </w:p>
    <w:p w:rsidR="00000000" w:rsidDel="00000000" w:rsidP="00000000" w:rsidRDefault="00000000" w:rsidRPr="00000000" w14:paraId="0000169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br w:type="textWrapping"/>
        <w:t xml:space="preserve">FADE IN:</w:t>
      </w:r>
    </w:p>
    <w:p w:rsidR="00000000" w:rsidDel="00000000" w:rsidP="00000000" w:rsidRDefault="00000000" w:rsidRPr="00000000" w14:paraId="00001692">
      <w:pPr>
        <w:pStyle w:val="Heading3"/>
        <w:keepNext w:val="0"/>
        <w:keepLines w:val="0"/>
        <w:spacing w:before="280" w:lineRule="auto"/>
        <w:rPr>
          <w:rFonts w:ascii="Courier" w:cs="Courier" w:eastAsia="Courier" w:hAnsi="Courier"/>
          <w:b w:val="1"/>
          <w:bCs w:val="1"/>
          <w:color w:val="000000"/>
          <w:sz w:val="26"/>
          <w:szCs w:val="26"/>
        </w:rPr>
      </w:pPr>
      <w:bookmarkStart w:colFirst="0" w:colLast="0" w:name="_76ch8a7evxx0" w:id="152"/>
      <w:bookmarkEnd w:id="152"/>
      <w:r w:rsidDel="00000000" w:rsidR="00000000" w:rsidRPr="00000000">
        <w:rPr>
          <w:rFonts w:ascii="Courier" w:cs="Courier" w:eastAsia="Courier" w:hAnsi="Courier"/>
          <w:b w:val="1"/>
          <w:bCs w:val="1"/>
          <w:color w:val="000000"/>
          <w:sz w:val="26"/>
          <w:szCs w:val="26"/>
          <w:rtl w:val="0"/>
        </w:rPr>
        <w:t xml:space="preserve">EXT. YAP RESIDENCE – EVENING</w:t>
      </w:r>
    </w:p>
    <w:p w:rsidR="00000000" w:rsidDel="00000000" w:rsidP="00000000" w:rsidRDefault="00000000" w:rsidRPr="00000000" w14:paraId="0000169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Warm lights glow from inside the house.</w:t>
      </w:r>
    </w:p>
    <w:p w:rsidR="00000000" w:rsidDel="00000000" w:rsidP="00000000" w:rsidRDefault="00000000" w:rsidRPr="00000000" w14:paraId="0000169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Several cars are parked outside.</w:t>
      </w:r>
    </w:p>
    <w:p w:rsidR="00000000" w:rsidDel="00000000" w:rsidP="00000000" w:rsidRDefault="00000000" w:rsidRPr="00000000" w14:paraId="0000169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Ilagans arrive carrying food containers and drinks.</w:t>
      </w:r>
    </w:p>
    <w:p w:rsidR="00000000" w:rsidDel="00000000" w:rsidP="00000000" w:rsidRDefault="00000000" w:rsidRPr="00000000" w14:paraId="0000169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adjusts her blouse.</w:t>
      </w:r>
    </w:p>
    <w:p w:rsidR="00000000" w:rsidDel="00000000" w:rsidP="00000000" w:rsidRDefault="00000000" w:rsidRPr="00000000" w14:paraId="0000169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carries a tray.</w:t>
      </w:r>
    </w:p>
    <w:p w:rsidR="00000000" w:rsidDel="00000000" w:rsidP="00000000" w:rsidRDefault="00000000" w:rsidRPr="00000000" w14:paraId="0000169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follows behind them.</w:t>
      </w:r>
    </w:p>
    <w:p w:rsidR="00000000" w:rsidDel="00000000" w:rsidP="00000000" w:rsidRDefault="00000000" w:rsidRPr="00000000" w14:paraId="0000169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Make sure to greet everyone properly.</w:t>
      </w:r>
    </w:p>
    <w:p w:rsidR="00000000" w:rsidDel="00000000" w:rsidP="00000000" w:rsidRDefault="00000000" w:rsidRPr="00000000" w14:paraId="0000169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Ma, ilang beses na tayong nagdi-dinner together.</w:t>
      </w:r>
    </w:p>
    <w:p w:rsidR="00000000" w:rsidDel="00000000" w:rsidP="00000000" w:rsidRDefault="00000000" w:rsidRPr="00000000" w14:paraId="0000169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And?</w:t>
      </w:r>
    </w:p>
    <w:p w:rsidR="00000000" w:rsidDel="00000000" w:rsidP="00000000" w:rsidRDefault="00000000" w:rsidRPr="00000000" w14:paraId="0000169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Nothing.</w:t>
      </w:r>
    </w:p>
    <w:p w:rsidR="00000000" w:rsidDel="00000000" w:rsidP="00000000" w:rsidRDefault="00000000" w:rsidRPr="00000000" w14:paraId="0000169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(Laughing)</w:t>
        <w:br w:type="textWrapping"/>
        <w:t xml:space="preserve">Your mother just likes reminding people.</w:t>
      </w:r>
    </w:p>
    <w:p w:rsidR="00000000" w:rsidDel="00000000" w:rsidP="00000000" w:rsidRDefault="00000000" w:rsidRPr="00000000" w14:paraId="0000169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shoots him a look.</w:t>
      </w:r>
    </w:p>
    <w:p w:rsidR="00000000" w:rsidDel="00000000" w:rsidP="00000000" w:rsidRDefault="00000000" w:rsidRPr="00000000" w14:paraId="0000169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They enter the house.</w:t>
        <w:br w:type="textWrapping"/>
      </w:r>
    </w:p>
    <w:p w:rsidR="00000000" w:rsidDel="00000000" w:rsidP="00000000" w:rsidRDefault="00000000" w:rsidRPr="00000000" w14:paraId="000016A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6A1">
      <w:pPr>
        <w:pStyle w:val="Heading3"/>
        <w:keepNext w:val="0"/>
        <w:keepLines w:val="0"/>
        <w:spacing w:before="280" w:lineRule="auto"/>
        <w:rPr>
          <w:rFonts w:ascii="Courier" w:cs="Courier" w:eastAsia="Courier" w:hAnsi="Courier"/>
          <w:b w:val="1"/>
          <w:bCs w:val="1"/>
          <w:color w:val="000000"/>
          <w:sz w:val="26"/>
          <w:szCs w:val="26"/>
        </w:rPr>
      </w:pPr>
      <w:bookmarkStart w:colFirst="0" w:colLast="0" w:name="_epvouixjpfim" w:id="153"/>
      <w:bookmarkEnd w:id="153"/>
      <w:r w:rsidDel="00000000" w:rsidR="00000000" w:rsidRPr="00000000">
        <w:rPr>
          <w:rFonts w:ascii="Courier" w:cs="Courier" w:eastAsia="Courier" w:hAnsi="Courier"/>
          <w:b w:val="1"/>
          <w:bCs w:val="1"/>
          <w:color w:val="000000"/>
          <w:sz w:val="26"/>
          <w:szCs w:val="26"/>
          <w:rtl w:val="0"/>
        </w:rPr>
        <w:t xml:space="preserve">INT. YAP RESIDENCE – DINING ROOM – EVENING</w:t>
      </w:r>
    </w:p>
    <w:p w:rsidR="00000000" w:rsidDel="00000000" w:rsidP="00000000" w:rsidRDefault="00000000" w:rsidRPr="00000000" w14:paraId="000016A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Dinner is already underway.</w:t>
      </w:r>
    </w:p>
    <w:p w:rsidR="00000000" w:rsidDel="00000000" w:rsidP="00000000" w:rsidRDefault="00000000" w:rsidRPr="00000000" w14:paraId="000016A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table is crowded with food.</w:t>
      </w:r>
    </w:p>
    <w:p w:rsidR="00000000" w:rsidDel="00000000" w:rsidP="00000000" w:rsidRDefault="00000000" w:rsidRPr="00000000" w14:paraId="000016A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Conversations overlap.</w:t>
      </w:r>
    </w:p>
    <w:p w:rsidR="00000000" w:rsidDel="00000000" w:rsidP="00000000" w:rsidRDefault="00000000" w:rsidRPr="00000000" w14:paraId="000016A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Laughter occasionally fills the room.</w:t>
      </w:r>
    </w:p>
    <w:p w:rsidR="00000000" w:rsidDel="00000000" w:rsidP="00000000" w:rsidRDefault="00000000" w:rsidRPr="00000000" w14:paraId="000016A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TITA MARIE sits near JENNIFER while discussing work and family matters.</w:t>
      </w:r>
    </w:p>
    <w:p w:rsidR="00000000" w:rsidDel="00000000" w:rsidP="00000000" w:rsidRDefault="00000000" w:rsidRPr="00000000" w14:paraId="000016A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sits beside ETHAN.)</w:t>
      </w:r>
    </w:p>
    <w:p w:rsidR="00000000" w:rsidDel="00000000" w:rsidP="00000000" w:rsidRDefault="00000000" w:rsidRPr="00000000" w14:paraId="000016A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Glad you came.</w:t>
      </w:r>
    </w:p>
    <w:p w:rsidR="00000000" w:rsidDel="00000000" w:rsidP="00000000" w:rsidRDefault="00000000" w:rsidRPr="00000000" w14:paraId="000016A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As if I had a choice.</w:t>
      </w:r>
    </w:p>
    <w:p w:rsidR="00000000" w:rsidDel="00000000" w:rsidP="00000000" w:rsidRDefault="00000000" w:rsidRPr="00000000" w14:paraId="000016A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Fair.</w:t>
      </w:r>
    </w:p>
    <w:p w:rsidR="00000000" w:rsidDel="00000000" w:rsidP="00000000" w:rsidRDefault="00000000" w:rsidRPr="00000000" w14:paraId="000016A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You?</w:t>
      </w:r>
    </w:p>
    <w:p w:rsidR="00000000" w:rsidDel="00000000" w:rsidP="00000000" w:rsidRDefault="00000000" w:rsidRPr="00000000" w14:paraId="000016A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Definitely had no choice.</w:t>
      </w:r>
    </w:p>
    <w:p w:rsidR="00000000" w:rsidDel="00000000" w:rsidP="00000000" w:rsidRDefault="00000000" w:rsidRPr="00000000" w14:paraId="000016A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two laugh.)</w:t>
      </w:r>
    </w:p>
    <w:p w:rsidR="00000000" w:rsidDel="00000000" w:rsidP="00000000" w:rsidRDefault="00000000" w:rsidRPr="00000000" w14:paraId="000016A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Across the table, RICARDO notices.</w:t>
      </w:r>
    </w:p>
    <w:p w:rsidR="00000000" w:rsidDel="00000000" w:rsidP="00000000" w:rsidRDefault="00000000" w:rsidRPr="00000000" w14:paraId="000016A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You two never run out of things to talk about, no?</w:t>
      </w:r>
    </w:p>
    <w:p w:rsidR="00000000" w:rsidDel="00000000" w:rsidP="00000000" w:rsidRDefault="00000000" w:rsidRPr="00000000" w14:paraId="000016B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We've had years of practice, Tito.</w:t>
      </w:r>
    </w:p>
    <w:p w:rsidR="00000000" w:rsidDel="00000000" w:rsidP="00000000" w:rsidRDefault="00000000" w:rsidRPr="00000000" w14:paraId="000016B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Good answer.</w:t>
      </w:r>
    </w:p>
    <w:p w:rsidR="00000000" w:rsidDel="00000000" w:rsidP="00000000" w:rsidRDefault="00000000" w:rsidRPr="00000000" w14:paraId="000016B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conversation continues.</w:t>
      </w:r>
    </w:p>
    <w:p w:rsidR="00000000" w:rsidDel="00000000" w:rsidP="00000000" w:rsidRDefault="00000000" w:rsidRPr="00000000" w14:paraId="000016B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People begin finishing their meals.</w:t>
      </w:r>
    </w:p>
    <w:p w:rsidR="00000000" w:rsidDel="00000000" w:rsidP="00000000" w:rsidRDefault="00000000" w:rsidRPr="00000000" w14:paraId="000016B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w:t>
      </w:r>
    </w:p>
    <w:p w:rsidR="00000000" w:rsidDel="00000000" w:rsidP="00000000" w:rsidRDefault="00000000" w:rsidRPr="00000000" w14:paraId="000016B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(TITA MARIE smiles toward ETHAN.)</w:t>
      </w:r>
    </w:p>
    <w:p w:rsidR="00000000" w:rsidDel="00000000" w:rsidP="00000000" w:rsidRDefault="00000000" w:rsidRPr="00000000" w14:paraId="000016B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MARIE</w:t>
      </w:r>
      <w:r w:rsidDel="00000000" w:rsidR="00000000" w:rsidRPr="00000000">
        <w:rPr>
          <w:rFonts w:ascii="Courier" w:cs="Courier" w:eastAsia="Courier" w:hAnsi="Courier"/>
          <w:sz w:val="24"/>
          <w:szCs w:val="24"/>
          <w:rtl w:val="0"/>
        </w:rPr>
        <w:br w:type="textWrapping"/>
        <w:t xml:space="preserve">So, ETHAN.</w:t>
      </w:r>
    </w:p>
    <w:p w:rsidR="00000000" w:rsidDel="00000000" w:rsidP="00000000" w:rsidRDefault="00000000" w:rsidRPr="00000000" w14:paraId="000016B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How's school?</w:t>
      </w:r>
    </w:p>
    <w:p w:rsidR="00000000" w:rsidDel="00000000" w:rsidP="00000000" w:rsidRDefault="00000000" w:rsidRPr="00000000" w14:paraId="000016B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It's going okay, Ma.</w:t>
      </w:r>
    </w:p>
    <w:p w:rsidR="00000000" w:rsidDel="00000000" w:rsidP="00000000" w:rsidRDefault="00000000" w:rsidRPr="00000000" w14:paraId="000016B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MARIE</w:t>
      </w:r>
      <w:r w:rsidDel="00000000" w:rsidR="00000000" w:rsidRPr="00000000">
        <w:rPr>
          <w:rFonts w:ascii="Courier" w:cs="Courier" w:eastAsia="Courier" w:hAnsi="Courier"/>
          <w:sz w:val="24"/>
          <w:szCs w:val="24"/>
          <w:rtl w:val="0"/>
        </w:rPr>
        <w:br w:type="textWrapping"/>
        <w:t xml:space="preserve">Just okay?</w:t>
      </w:r>
    </w:p>
    <w:p w:rsidR="00000000" w:rsidDel="00000000" w:rsidP="00000000" w:rsidRDefault="00000000" w:rsidRPr="00000000" w14:paraId="000016B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Okay and stressful.</w:t>
      </w:r>
    </w:p>
    <w:p w:rsidR="00000000" w:rsidDel="00000000" w:rsidP="00000000" w:rsidRDefault="00000000" w:rsidRPr="00000000" w14:paraId="000016B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(Everyone chuckles.)</w:t>
      </w:r>
    </w:p>
    <w:p w:rsidR="00000000" w:rsidDel="00000000" w:rsidP="00000000" w:rsidRDefault="00000000" w:rsidRPr="00000000" w14:paraId="000016B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Computer?</w:t>
      </w:r>
    </w:p>
    <w:p w:rsidR="00000000" w:rsidDel="00000000" w:rsidP="00000000" w:rsidRDefault="00000000" w:rsidRPr="00000000" w14:paraId="000016B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Yes po, computer science!</w:t>
      </w:r>
    </w:p>
    <w:p w:rsidR="00000000" w:rsidDel="00000000" w:rsidP="00000000" w:rsidRDefault="00000000" w:rsidRPr="00000000" w14:paraId="000016B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Makes sense, talino mo kasi.</w:t>
      </w:r>
    </w:p>
    <w:p w:rsidR="00000000" w:rsidDel="00000000" w:rsidP="00000000" w:rsidRDefault="00000000" w:rsidRPr="00000000" w14:paraId="000016B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Grades are doing alright though.</w:t>
      </w:r>
    </w:p>
    <w:p w:rsidR="00000000" w:rsidDel="00000000" w:rsidP="00000000" w:rsidRDefault="00000000" w:rsidRPr="00000000" w14:paraId="000016C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That's good,  kaya mo yan anak.</w:t>
      </w:r>
    </w:p>
    <w:p w:rsidR="00000000" w:rsidDel="00000000" w:rsidP="00000000" w:rsidRDefault="00000000" w:rsidRPr="00000000" w14:paraId="000016C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Hopefully I can keep them there.</w:t>
      </w:r>
    </w:p>
    <w:p w:rsidR="00000000" w:rsidDel="00000000" w:rsidP="00000000" w:rsidRDefault="00000000" w:rsidRPr="00000000" w14:paraId="000016C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I'm sure you will.</w:t>
      </w:r>
    </w:p>
    <w:p w:rsidR="00000000" w:rsidDel="00000000" w:rsidP="00000000" w:rsidRDefault="00000000" w:rsidRPr="00000000" w14:paraId="000016C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smiles politely.)</w:t>
      </w:r>
    </w:p>
    <w:p w:rsidR="00000000" w:rsidDel="00000000" w:rsidP="00000000" w:rsidRDefault="00000000" w:rsidRPr="00000000" w14:paraId="000016C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suddenly...</w:t>
      </w:r>
    </w:p>
    <w:p w:rsidR="00000000" w:rsidDel="00000000" w:rsidP="00000000" w:rsidRDefault="00000000" w:rsidRPr="00000000" w14:paraId="000016C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(Everyone looks toward MAYA.)</w:t>
      </w:r>
    </w:p>
    <w:p w:rsidR="00000000" w:rsidDel="00000000" w:rsidP="00000000" w:rsidRDefault="00000000" w:rsidRPr="00000000" w14:paraId="000016C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immediately notices and freezes.)</w:t>
      </w:r>
    </w:p>
    <w:p w:rsidR="00000000" w:rsidDel="00000000" w:rsidP="00000000" w:rsidRDefault="00000000" w:rsidRPr="00000000" w14:paraId="000016C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Ikaw naman, MAYA.</w:t>
      </w:r>
    </w:p>
    <w:p w:rsidR="00000000" w:rsidDel="00000000" w:rsidP="00000000" w:rsidRDefault="00000000" w:rsidRPr="00000000" w14:paraId="000016C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Huh?</w:t>
      </w:r>
    </w:p>
    <w:p w:rsidR="00000000" w:rsidDel="00000000" w:rsidP="00000000" w:rsidRDefault="00000000" w:rsidRPr="00000000" w14:paraId="000016C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r>
      <w:r w:rsidDel="00000000" w:rsidR="00000000" w:rsidRPr="00000000">
        <w:rPr>
          <w:rFonts w:ascii="Courier" w:cs="Courier" w:eastAsia="Courier" w:hAnsi="Courier"/>
          <w:sz w:val="24"/>
          <w:szCs w:val="24"/>
          <w:rtl w:val="0"/>
        </w:rPr>
        <w:br w:type="textWrapping"/>
        <w:t xml:space="preserve">How are your classes?</w:t>
      </w:r>
    </w:p>
    <w:p w:rsidR="00000000" w:rsidDel="00000000" w:rsidP="00000000" w:rsidRDefault="00000000" w:rsidRPr="00000000" w14:paraId="000016C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Oh.</w:t>
      </w:r>
    </w:p>
    <w:p w:rsidR="00000000" w:rsidDel="00000000" w:rsidP="00000000" w:rsidRDefault="00000000" w:rsidRPr="00000000" w14:paraId="000016C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brief silence.</w:t>
      </w:r>
    </w:p>
    <w:p w:rsidR="00000000" w:rsidDel="00000000" w:rsidP="00000000" w:rsidRDefault="00000000" w:rsidRPr="00000000" w14:paraId="000016C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glances down.)</w:t>
      </w:r>
    </w:p>
    <w:p w:rsidR="00000000" w:rsidDel="00000000" w:rsidP="00000000" w:rsidRDefault="00000000" w:rsidRPr="00000000" w14:paraId="000016C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(Then answers with a lie.)</w:t>
      </w:r>
    </w:p>
    <w:p w:rsidR="00000000" w:rsidDel="00000000" w:rsidP="00000000" w:rsidRDefault="00000000" w:rsidRPr="00000000" w14:paraId="000016CE">
      <w:pPr>
        <w:spacing w:after="240" w:before="240" w:lineRule="auto"/>
        <w:jc w:val="center"/>
        <w:rPr>
          <w:rFonts w:ascii="Courier" w:cs="Courier" w:eastAsia="Courier" w:hAnsi="Courier"/>
          <w:i w:val="1"/>
          <w:i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br w:type="textWrapping"/>
      </w:r>
      <w:r w:rsidDel="00000000" w:rsidR="00000000" w:rsidRPr="00000000">
        <w:rPr>
          <w:rFonts w:ascii="Courier" w:cs="Courier" w:eastAsia="Courier" w:hAnsi="Courier"/>
          <w:i w:val="1"/>
          <w:iCs w:val="1"/>
          <w:color w:val="ff0000"/>
          <w:sz w:val="24"/>
          <w:szCs w:val="24"/>
          <w:rtl w:val="0"/>
        </w:rPr>
        <w:t xml:space="preserve">(Chuckling.)</w:t>
      </w:r>
    </w:p>
    <w:p w:rsidR="00000000" w:rsidDel="00000000" w:rsidP="00000000" w:rsidRDefault="00000000" w:rsidRPr="00000000" w14:paraId="000016C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Aba syempre...</w:t>
      </w:r>
    </w:p>
    <w:p w:rsidR="00000000" w:rsidDel="00000000" w:rsidP="00000000" w:rsidRDefault="00000000" w:rsidRPr="00000000" w14:paraId="000016D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Sabay kami ni ETHAN magga-graduate.</w:t>
      </w:r>
    </w:p>
    <w:p w:rsidR="00000000" w:rsidDel="00000000" w:rsidP="00000000" w:rsidRDefault="00000000" w:rsidRPr="00000000" w14:paraId="000016D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(Everyone around the table laughs.)</w:t>
      </w:r>
    </w:p>
    <w:p w:rsidR="00000000" w:rsidDel="00000000" w:rsidP="00000000" w:rsidRDefault="00000000" w:rsidRPr="00000000" w14:paraId="000016D2">
      <w:pPr>
        <w:spacing w:after="240" w:before="240" w:lineRule="auto"/>
        <w:jc w:val="center"/>
        <w:rPr>
          <w:rFonts w:ascii="Courier" w:cs="Courier" w:eastAsia="Courier" w:hAnsi="Courier"/>
          <w:i w:val="1"/>
          <w:iCs w:val="1"/>
          <w:color w:val="ff0000"/>
          <w:sz w:val="24"/>
          <w:szCs w:val="24"/>
        </w:rPr>
      </w:pPr>
      <w:r w:rsidDel="00000000" w:rsidR="00000000" w:rsidRPr="00000000">
        <w:rPr>
          <w:rFonts w:ascii="Courier" w:cs="Courier" w:eastAsia="Courier" w:hAnsi="Courier"/>
          <w:b w:val="1"/>
          <w:bCs w:val="1"/>
          <w:color w:val="ff0000"/>
          <w:sz w:val="24"/>
          <w:szCs w:val="24"/>
          <w:rtl w:val="0"/>
        </w:rPr>
        <w:t xml:space="preserve">ETHAN</w:t>
        <w:br w:type="textWrapping"/>
      </w:r>
      <w:r w:rsidDel="00000000" w:rsidR="00000000" w:rsidRPr="00000000">
        <w:rPr>
          <w:rFonts w:ascii="Courier" w:cs="Courier" w:eastAsia="Courier" w:hAnsi="Courier"/>
          <w:i w:val="1"/>
          <w:iCs w:val="1"/>
          <w:color w:val="ff0000"/>
          <w:sz w:val="24"/>
          <w:szCs w:val="24"/>
          <w:rtl w:val="0"/>
        </w:rPr>
        <w:t xml:space="preserve">(Smirking.)</w:t>
      </w:r>
    </w:p>
    <w:p w:rsidR="00000000" w:rsidDel="00000000" w:rsidP="00000000" w:rsidRDefault="00000000" w:rsidRPr="00000000" w14:paraId="000016D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Pressure naman.</w:t>
      </w:r>
    </w:p>
    <w:p w:rsidR="00000000" w:rsidDel="00000000" w:rsidP="00000000" w:rsidRDefault="00000000" w:rsidRPr="00000000" w14:paraId="000016D4">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MARIE</w:t>
      </w:r>
    </w:p>
    <w:p w:rsidR="00000000" w:rsidDel="00000000" w:rsidP="00000000" w:rsidRDefault="00000000" w:rsidRPr="00000000" w14:paraId="000016D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Ayan ang gusto kong marinig.</w:t>
      </w:r>
    </w:p>
    <w:p w:rsidR="00000000" w:rsidDel="00000000" w:rsidP="00000000" w:rsidRDefault="00000000" w:rsidRPr="00000000" w14:paraId="000016D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Maganda 'yan.</w:t>
      </w:r>
    </w:p>
    <w:p w:rsidR="00000000" w:rsidDel="00000000" w:rsidP="00000000" w:rsidRDefault="00000000" w:rsidRPr="00000000" w14:paraId="000016D7">
      <w:pPr>
        <w:spacing w:after="240" w:before="240" w:lineRule="auto"/>
        <w:jc w:val="center"/>
        <w:rPr>
          <w:rFonts w:ascii="Courier" w:cs="Courier" w:eastAsia="Courier" w:hAnsi="Courier"/>
          <w:i w:val="1"/>
          <w:i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w:t>
        <w:br w:type="textWrapping"/>
      </w:r>
      <w:r w:rsidDel="00000000" w:rsidR="00000000" w:rsidRPr="00000000">
        <w:rPr>
          <w:rFonts w:ascii="Courier" w:cs="Courier" w:eastAsia="Courier" w:hAnsi="Courier"/>
          <w:i w:val="1"/>
          <w:iCs w:val="1"/>
          <w:color w:val="ff0000"/>
          <w:sz w:val="24"/>
          <w:szCs w:val="24"/>
          <w:rtl w:val="0"/>
        </w:rPr>
        <w:t xml:space="preserve">(Smiling proudly.)</w:t>
      </w:r>
    </w:p>
    <w:p w:rsidR="00000000" w:rsidDel="00000000" w:rsidP="00000000" w:rsidRDefault="00000000" w:rsidRPr="00000000" w14:paraId="000016D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'Yan ang anak ko.</w:t>
      </w:r>
    </w:p>
    <w:p w:rsidR="00000000" w:rsidDel="00000000" w:rsidP="00000000" w:rsidRDefault="00000000" w:rsidRPr="00000000" w14:paraId="000016D9">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16D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Exactly.</w:t>
      </w:r>
    </w:p>
    <w:p w:rsidR="00000000" w:rsidDel="00000000" w:rsidP="00000000" w:rsidRDefault="00000000" w:rsidRPr="00000000" w14:paraId="000016D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Kaya alam kong kaya mo rin.</w:t>
      </w:r>
    </w:p>
    <w:p w:rsidR="00000000" w:rsidDel="00000000" w:rsidP="00000000" w:rsidRDefault="00000000" w:rsidRPr="00000000" w14:paraId="000016D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laughs along.)</w:t>
      </w:r>
    </w:p>
    <w:p w:rsidR="00000000" w:rsidDel="00000000" w:rsidP="00000000" w:rsidRDefault="00000000" w:rsidRPr="00000000" w14:paraId="000016D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nods confidently.</w:t>
      </w:r>
    </w:p>
    <w:p w:rsidR="00000000" w:rsidDel="00000000" w:rsidP="00000000" w:rsidRDefault="00000000" w:rsidRPr="00000000" w14:paraId="000016D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As if everything is going according to plan.</w:t>
      </w:r>
    </w:p>
    <w:p w:rsidR="00000000" w:rsidDel="00000000" w:rsidP="00000000" w:rsidRDefault="00000000" w:rsidRPr="00000000" w14:paraId="000016DF">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6E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Kakayanin po.</w:t>
      </w:r>
    </w:p>
    <w:p w:rsidR="00000000" w:rsidDel="00000000" w:rsidP="00000000" w:rsidRDefault="00000000" w:rsidRPr="00000000" w14:paraId="000016E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 worries.</w:t>
      </w:r>
    </w:p>
    <w:p w:rsidR="00000000" w:rsidDel="00000000" w:rsidP="00000000" w:rsidRDefault="00000000" w:rsidRPr="00000000" w14:paraId="000016E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smiles, satisfied.)</w:t>
      </w:r>
    </w:p>
    <w:p w:rsidR="00000000" w:rsidDel="00000000" w:rsidP="00000000" w:rsidRDefault="00000000" w:rsidRPr="00000000" w14:paraId="000016E3">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16E4">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Good.</w:t>
      </w:r>
    </w:p>
    <w:p w:rsidR="00000000" w:rsidDel="00000000" w:rsidP="00000000" w:rsidRDefault="00000000" w:rsidRPr="00000000" w14:paraId="000016E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Stay focused lang.</w:t>
      </w:r>
    </w:p>
    <w:p w:rsidR="00000000" w:rsidDel="00000000" w:rsidP="00000000" w:rsidRDefault="00000000" w:rsidRPr="00000000" w14:paraId="000016E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Graduation na ang susunod nating ipagdiwang.</w:t>
      </w:r>
    </w:p>
    <w:p w:rsidR="00000000" w:rsidDel="00000000" w:rsidP="00000000" w:rsidRDefault="00000000" w:rsidRPr="00000000" w14:paraId="000016E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nods.)</w:t>
      </w:r>
    </w:p>
    <w:p w:rsidR="00000000" w:rsidDel="00000000" w:rsidP="00000000" w:rsidRDefault="00000000" w:rsidRPr="00000000" w14:paraId="000016E8">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6E9">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Opo.</w:t>
      </w:r>
    </w:p>
    <w:p w:rsidR="00000000" w:rsidDel="00000000" w:rsidP="00000000" w:rsidRDefault="00000000" w:rsidRPr="00000000" w14:paraId="000016E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conversation naturally moves on.)</w:t>
      </w:r>
    </w:p>
    <w:p w:rsidR="00000000" w:rsidDel="00000000" w:rsidP="00000000" w:rsidRDefault="00000000" w:rsidRPr="00000000" w14:paraId="000016E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Marie begins talking about graduation preparations.</w:t>
      </w:r>
    </w:p>
    <w:p w:rsidR="00000000" w:rsidDel="00000000" w:rsidP="00000000" w:rsidRDefault="00000000" w:rsidRPr="00000000" w14:paraId="000016E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excitedly asks ETHAN about his plans after college.</w:t>
      </w:r>
    </w:p>
    <w:p w:rsidR="00000000" w:rsidDel="00000000" w:rsidP="00000000" w:rsidRDefault="00000000" w:rsidRPr="00000000" w14:paraId="000016E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joins the conversation.</w:t>
      </w:r>
    </w:p>
    <w:p w:rsidR="00000000" w:rsidDel="00000000" w:rsidP="00000000" w:rsidRDefault="00000000" w:rsidRPr="00000000" w14:paraId="000016E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Already imagining MAYA reaching the same milestone.</w:t>
      </w:r>
    </w:p>
    <w:p w:rsidR="00000000" w:rsidDel="00000000" w:rsidP="00000000" w:rsidRDefault="00000000" w:rsidRPr="00000000" w14:paraId="000016E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quietly listens.)</w:t>
      </w:r>
    </w:p>
    <w:p w:rsidR="00000000" w:rsidDel="00000000" w:rsidP="00000000" w:rsidRDefault="00000000" w:rsidRPr="00000000" w14:paraId="000016F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smiles.</w:t>
      </w:r>
    </w:p>
    <w:p w:rsidR="00000000" w:rsidDel="00000000" w:rsidP="00000000" w:rsidRDefault="00000000" w:rsidRPr="00000000" w14:paraId="000016F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laughs when everyone else laughs.</w:t>
      </w:r>
    </w:p>
    <w:p w:rsidR="00000000" w:rsidDel="00000000" w:rsidP="00000000" w:rsidRDefault="00000000" w:rsidRPr="00000000" w14:paraId="000016F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agrees whenever someone mentions her future.</w:t>
      </w:r>
    </w:p>
    <w:p w:rsidR="00000000" w:rsidDel="00000000" w:rsidP="00000000" w:rsidRDefault="00000000" w:rsidRPr="00000000" w14:paraId="000016F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 one notices...</w:t>
      </w:r>
    </w:p>
    <w:p w:rsidR="00000000" w:rsidDel="00000000" w:rsidP="00000000" w:rsidRDefault="00000000" w:rsidRPr="00000000" w14:paraId="000016F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That the confidence in her voice was only a performance.</w:t>
      </w:r>
    </w:p>
    <w:p w:rsidR="00000000" w:rsidDel="00000000" w:rsidP="00000000" w:rsidRDefault="00000000" w:rsidRPr="00000000" w14:paraId="000016F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By pretending everything is under control...</w:t>
      </w:r>
    </w:p>
    <w:p w:rsidR="00000000" w:rsidDel="00000000" w:rsidP="00000000" w:rsidRDefault="00000000" w:rsidRPr="00000000" w14:paraId="000016F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unknowingly gives everyone another reason to believe she doesn't need help.</w:t>
      </w:r>
    </w:p>
    <w:p w:rsidR="00000000" w:rsidDel="00000000" w:rsidP="00000000" w:rsidRDefault="00000000" w:rsidRPr="00000000" w14:paraId="000016F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pressure remains.</w:t>
      </w:r>
    </w:p>
    <w:p w:rsidR="00000000" w:rsidDel="00000000" w:rsidP="00000000" w:rsidRDefault="00000000" w:rsidRPr="00000000" w14:paraId="000016F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Only now...</w:t>
      </w:r>
    </w:p>
    <w:p w:rsidR="00000000" w:rsidDel="00000000" w:rsidP="00000000" w:rsidRDefault="00000000" w:rsidRPr="00000000" w14:paraId="000016F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has buried it even deeper.</w:t>
      </w:r>
    </w:p>
    <w:p w:rsidR="00000000" w:rsidDel="00000000" w:rsidP="00000000" w:rsidRDefault="00000000" w:rsidRPr="00000000" w14:paraId="000016FA">
      <w:pPr>
        <w:spacing w:after="240" w:before="240" w:lineRule="auto"/>
        <w:jc w:val="right"/>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CUT TO:</w:t>
      </w:r>
    </w:p>
    <w:p w:rsidR="00000000" w:rsidDel="00000000" w:rsidP="00000000" w:rsidRDefault="00000000" w:rsidRPr="00000000" w14:paraId="000016FB">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YAP RESIDENCE – SALA – LATER THAT EVENING</w:t>
      </w:r>
    </w:p>
    <w:p w:rsidR="00000000" w:rsidDel="00000000" w:rsidP="00000000" w:rsidRDefault="00000000" w:rsidRPr="00000000" w14:paraId="000016F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adults remain at the dining table.</w:t>
      </w:r>
    </w:p>
    <w:p w:rsidR="00000000" w:rsidDel="00000000" w:rsidP="00000000" w:rsidRDefault="00000000" w:rsidRPr="00000000" w14:paraId="000016F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sound of their conversation continues faintly in the background.</w:t>
      </w:r>
    </w:p>
    <w:p w:rsidR="00000000" w:rsidDel="00000000" w:rsidP="00000000" w:rsidRDefault="00000000" w:rsidRPr="00000000" w14:paraId="000016F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and ETHAN settle into the living room.</w:t>
      </w:r>
    </w:p>
    <w:p w:rsidR="00000000" w:rsidDel="00000000" w:rsidP="00000000" w:rsidRDefault="00000000" w:rsidRPr="00000000" w14:paraId="000016F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Each holding a drink.</w:t>
      </w:r>
    </w:p>
    <w:p w:rsidR="00000000" w:rsidDel="00000000" w:rsidP="00000000" w:rsidRDefault="00000000" w:rsidRPr="00000000" w14:paraId="0000170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atmosphere is quieter.</w:t>
      </w:r>
    </w:p>
    <w:p w:rsidR="00000000" w:rsidDel="00000000" w:rsidP="00000000" w:rsidRDefault="00000000" w:rsidRPr="00000000" w14:paraId="0000170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More relaxed.</w:t>
      </w:r>
    </w:p>
    <w:p w:rsidR="00000000" w:rsidDel="00000000" w:rsidP="00000000" w:rsidRDefault="00000000" w:rsidRPr="00000000" w14:paraId="00001702">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ETHAN</w:t>
      </w:r>
    </w:p>
    <w:p w:rsidR="00000000" w:rsidDel="00000000" w:rsidP="00000000" w:rsidRDefault="00000000" w:rsidRPr="00000000" w14:paraId="0000170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Grabe.</w:t>
      </w:r>
    </w:p>
    <w:p w:rsidR="00000000" w:rsidDel="00000000" w:rsidP="00000000" w:rsidRDefault="00000000" w:rsidRPr="00000000" w14:paraId="00001704">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Oscar-worthy performance ah.</w:t>
      </w:r>
    </w:p>
    <w:p w:rsidR="00000000" w:rsidDel="00000000" w:rsidP="00000000" w:rsidRDefault="00000000" w:rsidRPr="00000000" w14:paraId="0000170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lets out a small laugh.)</w:t>
      </w:r>
    </w:p>
    <w:p w:rsidR="00000000" w:rsidDel="00000000" w:rsidP="00000000" w:rsidRDefault="00000000" w:rsidRPr="00000000" w14:paraId="00001706">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70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Ha?</w:t>
      </w:r>
    </w:p>
    <w:p w:rsidR="00000000" w:rsidDel="00000000" w:rsidP="00000000" w:rsidRDefault="00000000" w:rsidRPr="00000000" w14:paraId="00001708">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ETHAN</w:t>
      </w:r>
    </w:p>
    <w:p w:rsidR="00000000" w:rsidDel="00000000" w:rsidP="00000000" w:rsidRDefault="00000000" w:rsidRPr="00000000" w14:paraId="00001709">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Kanina.</w:t>
      </w:r>
    </w:p>
    <w:p w:rsidR="00000000" w:rsidDel="00000000" w:rsidP="00000000" w:rsidRDefault="00000000" w:rsidRPr="00000000" w14:paraId="0000170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Parang wala kang problema.</w:t>
      </w:r>
    </w:p>
    <w:p w:rsidR="00000000" w:rsidDel="00000000" w:rsidP="00000000" w:rsidRDefault="00000000" w:rsidRPr="00000000" w14:paraId="0000170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shrugs.)</w:t>
      </w:r>
    </w:p>
    <w:p w:rsidR="00000000" w:rsidDel="00000000" w:rsidP="00000000" w:rsidRDefault="00000000" w:rsidRPr="00000000" w14:paraId="0000170C">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70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Mas madali na 'yun.</w:t>
      </w:r>
    </w:p>
    <w:p w:rsidR="00000000" w:rsidDel="00000000" w:rsidP="00000000" w:rsidRDefault="00000000" w:rsidRPr="00000000" w14:paraId="0000170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(ETHAN studies her for a moment.)</w:t>
      </w:r>
    </w:p>
    <w:p w:rsidR="00000000" w:rsidDel="00000000" w:rsidP="00000000" w:rsidRDefault="00000000" w:rsidRPr="00000000" w14:paraId="0000170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 senses something is off.</w:t>
      </w:r>
    </w:p>
    <w:p w:rsidR="00000000" w:rsidDel="00000000" w:rsidP="00000000" w:rsidRDefault="00000000" w:rsidRPr="00000000" w14:paraId="0000171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But MAYA quickly forces another smile.</w:t>
      </w:r>
    </w:p>
    <w:p w:rsidR="00000000" w:rsidDel="00000000" w:rsidP="00000000" w:rsidRDefault="00000000" w:rsidRPr="00000000" w14:paraId="00001711">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 (CONT'D)</w:t>
      </w:r>
    </w:p>
    <w:p w:rsidR="00000000" w:rsidDel="00000000" w:rsidP="00000000" w:rsidRDefault="00000000" w:rsidRPr="00000000" w14:paraId="0000171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Okay lang ako.</w:t>
      </w:r>
    </w:p>
    <w:p w:rsidR="00000000" w:rsidDel="00000000" w:rsidP="00000000" w:rsidRDefault="00000000" w:rsidRPr="00000000" w14:paraId="0000171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Promise.</w:t>
      </w:r>
    </w:p>
    <w:p w:rsidR="00000000" w:rsidDel="00000000" w:rsidP="00000000" w:rsidRDefault="00000000" w:rsidRPr="00000000" w14:paraId="00001714">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(ETHAN slowly nods.)</w:t>
      </w:r>
    </w:p>
    <w:p w:rsidR="00000000" w:rsidDel="00000000" w:rsidP="00000000" w:rsidRDefault="00000000" w:rsidRPr="00000000" w14:paraId="0000171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Not fully convinced.</w:t>
      </w:r>
    </w:p>
    <w:p w:rsidR="00000000" w:rsidDel="00000000" w:rsidP="00000000" w:rsidRDefault="00000000" w:rsidRPr="00000000" w14:paraId="0000171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But he lets it go.</w:t>
      </w:r>
    </w:p>
    <w:p w:rsidR="00000000" w:rsidDel="00000000" w:rsidP="00000000" w:rsidRDefault="00000000" w:rsidRPr="00000000" w14:paraId="0000171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For now.</w:t>
      </w:r>
    </w:p>
    <w:p w:rsidR="00000000" w:rsidDel="00000000" w:rsidP="00000000" w:rsidRDefault="00000000" w:rsidRPr="00000000" w14:paraId="00001718">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color w:val="ff0000"/>
          <w:sz w:val="24"/>
          <w:szCs w:val="24"/>
          <w:rtl w:val="0"/>
        </w:rPr>
        <w:t xml:space="preserve">A quiet silence settles between them.</w:t>
        <w:br w:type="textWrapping"/>
        <w:br w:type="textWrapping"/>
      </w:r>
      <w:r w:rsidDel="00000000" w:rsidR="00000000" w:rsidRPr="00000000">
        <w:rPr>
          <w:rFonts w:ascii="Courier" w:cs="Courier" w:eastAsia="Courier" w:hAnsi="Courier"/>
          <w:b w:val="1"/>
          <w:bCs w:val="1"/>
          <w:color w:val="ff0000"/>
          <w:sz w:val="24"/>
          <w:szCs w:val="24"/>
          <w:rtl w:val="0"/>
        </w:rPr>
        <w:t xml:space="preserve">ETHAN</w:t>
      </w:r>
    </w:p>
    <w:p w:rsidR="00000000" w:rsidDel="00000000" w:rsidP="00000000" w:rsidRDefault="00000000" w:rsidRPr="00000000" w14:paraId="00001719">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w:t>
      </w:r>
    </w:p>
    <w:p w:rsidR="00000000" w:rsidDel="00000000" w:rsidP="00000000" w:rsidRDefault="00000000" w:rsidRPr="00000000" w14:paraId="0000171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w:t>
      </w:r>
    </w:p>
    <w:p w:rsidR="00000000" w:rsidDel="00000000" w:rsidP="00000000" w:rsidRDefault="00000000" w:rsidRPr="00000000" w14:paraId="0000171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looks up.)</w:t>
      </w:r>
    </w:p>
    <w:p w:rsidR="00000000" w:rsidDel="00000000" w:rsidP="00000000" w:rsidRDefault="00000000" w:rsidRPr="00000000" w14:paraId="0000171C">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71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Hmm?</w:t>
      </w:r>
    </w:p>
    <w:p w:rsidR="00000000" w:rsidDel="00000000" w:rsidP="00000000" w:rsidRDefault="00000000" w:rsidRPr="00000000" w14:paraId="0000171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(ETHAN swirls the ice in his glass.)</w:t>
      </w:r>
    </w:p>
    <w:p w:rsidR="00000000" w:rsidDel="00000000" w:rsidP="00000000" w:rsidRDefault="00000000" w:rsidRPr="00000000" w14:paraId="0000171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 speaks casually.</w:t>
      </w:r>
    </w:p>
    <w:p w:rsidR="00000000" w:rsidDel="00000000" w:rsidP="00000000" w:rsidRDefault="00000000" w:rsidRPr="00000000" w14:paraId="0000172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But there's genuine concern in his voice.</w:t>
      </w:r>
    </w:p>
    <w:p w:rsidR="00000000" w:rsidDel="00000000" w:rsidP="00000000" w:rsidRDefault="00000000" w:rsidRPr="00000000" w14:paraId="00001721">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ETHAN</w:t>
      </w:r>
    </w:p>
    <w:p w:rsidR="00000000" w:rsidDel="00000000" w:rsidP="00000000" w:rsidRDefault="00000000" w:rsidRPr="00000000" w14:paraId="0000172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You seemed out of it kanina.</w:t>
      </w:r>
    </w:p>
    <w:p w:rsidR="00000000" w:rsidDel="00000000" w:rsidP="00000000" w:rsidRDefault="00000000" w:rsidRPr="00000000" w14:paraId="0000172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(Pause.)</w:t>
      </w:r>
    </w:p>
    <w:p w:rsidR="00000000" w:rsidDel="00000000" w:rsidP="00000000" w:rsidRDefault="00000000" w:rsidRPr="00000000" w14:paraId="0000172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hesitates for the briefest moment.</w:t>
      </w:r>
    </w:p>
    <w:p w:rsidR="00000000" w:rsidDel="00000000" w:rsidP="00000000" w:rsidRDefault="00000000" w:rsidRPr="00000000" w14:paraId="0000172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looks toward the dining room.</w:t>
      </w:r>
    </w:p>
    <w:p w:rsidR="00000000" w:rsidDel="00000000" w:rsidP="00000000" w:rsidRDefault="00000000" w:rsidRPr="00000000" w14:paraId="0000172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adults are still chatting.</w:t>
      </w:r>
    </w:p>
    <w:p w:rsidR="00000000" w:rsidDel="00000000" w:rsidP="00000000" w:rsidRDefault="00000000" w:rsidRPr="00000000" w14:paraId="0000172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Laughing.</w:t>
      </w:r>
    </w:p>
    <w:p w:rsidR="00000000" w:rsidDel="00000000" w:rsidP="00000000" w:rsidRDefault="00000000" w:rsidRPr="00000000" w14:paraId="0000172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Talking about graduation.</w:t>
      </w:r>
    </w:p>
    <w:p w:rsidR="00000000" w:rsidDel="00000000" w:rsidP="00000000" w:rsidRDefault="00000000" w:rsidRPr="00000000" w14:paraId="0000172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About the future.</w:t>
      </w:r>
    </w:p>
    <w:p w:rsidR="00000000" w:rsidDel="00000000" w:rsidP="00000000" w:rsidRDefault="00000000" w:rsidRPr="00000000" w14:paraId="0000172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forces a small smile before looking back at ETHAN.</w:t>
      </w:r>
    </w:p>
    <w:p w:rsidR="00000000" w:rsidDel="00000000" w:rsidP="00000000" w:rsidRDefault="00000000" w:rsidRPr="00000000" w14:paraId="0000172B">
      <w:pPr>
        <w:spacing w:after="240" w:before="240" w:lineRule="auto"/>
        <w:jc w:val="center"/>
        <w:rPr>
          <w:rFonts w:ascii="Courier" w:cs="Courier" w:eastAsia="Courier" w:hAnsi="Courier"/>
          <w:i w:val="1"/>
          <w:i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br w:type="textWrapping"/>
      </w:r>
      <w:r w:rsidDel="00000000" w:rsidR="00000000" w:rsidRPr="00000000">
        <w:rPr>
          <w:rFonts w:ascii="Courier" w:cs="Courier" w:eastAsia="Courier" w:hAnsi="Courier"/>
          <w:i w:val="1"/>
          <w:iCs w:val="1"/>
          <w:color w:val="ff0000"/>
          <w:sz w:val="24"/>
          <w:szCs w:val="24"/>
          <w:rtl w:val="0"/>
        </w:rPr>
        <w:t xml:space="preserve">(Shrugging.)</w:t>
      </w:r>
    </w:p>
    <w:p w:rsidR="00000000" w:rsidDel="00000000" w:rsidP="00000000" w:rsidRDefault="00000000" w:rsidRPr="00000000" w14:paraId="0000172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Nothing much naman, ETHAN.</w:t>
      </w:r>
    </w:p>
    <w:p w:rsidR="00000000" w:rsidDel="00000000" w:rsidP="00000000" w:rsidRDefault="00000000" w:rsidRPr="00000000" w14:paraId="0000172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Baka napagod lang.</w:t>
      </w:r>
    </w:p>
    <w:p w:rsidR="00000000" w:rsidDel="00000000" w:rsidP="00000000" w:rsidRDefault="00000000" w:rsidRPr="00000000" w14:paraId="0000172E">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ETHAN</w:t>
      </w:r>
    </w:p>
    <w:p w:rsidR="00000000" w:rsidDel="00000000" w:rsidP="00000000" w:rsidRDefault="00000000" w:rsidRPr="00000000" w14:paraId="0000172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Sure?</w:t>
      </w:r>
    </w:p>
    <w:p w:rsidR="00000000" w:rsidDel="00000000" w:rsidP="00000000" w:rsidRDefault="00000000" w:rsidRPr="00000000" w14:paraId="00001730">
      <w:pPr>
        <w:spacing w:after="240" w:before="240" w:lineRule="auto"/>
        <w:jc w:val="center"/>
        <w:rPr>
          <w:rFonts w:ascii="Courier" w:cs="Courier" w:eastAsia="Courier" w:hAnsi="Courier"/>
          <w:i w:val="1"/>
          <w:i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br w:type="textWrapping"/>
      </w:r>
      <w:r w:rsidDel="00000000" w:rsidR="00000000" w:rsidRPr="00000000">
        <w:rPr>
          <w:rFonts w:ascii="Courier" w:cs="Courier" w:eastAsia="Courier" w:hAnsi="Courier"/>
          <w:i w:val="1"/>
          <w:iCs w:val="1"/>
          <w:color w:val="ff0000"/>
          <w:sz w:val="24"/>
          <w:szCs w:val="24"/>
          <w:rtl w:val="0"/>
        </w:rPr>
        <w:t xml:space="preserve">(Chuckling lightly.)</w:t>
      </w:r>
    </w:p>
    <w:p w:rsidR="00000000" w:rsidDel="00000000" w:rsidP="00000000" w:rsidRDefault="00000000" w:rsidRPr="00000000" w14:paraId="0000173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Oo.</w:t>
      </w:r>
    </w:p>
    <w:p w:rsidR="00000000" w:rsidDel="00000000" w:rsidP="00000000" w:rsidRDefault="00000000" w:rsidRPr="00000000" w14:paraId="0000173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Overthinking ka na naman.</w:t>
      </w:r>
    </w:p>
    <w:p w:rsidR="00000000" w:rsidDel="00000000" w:rsidP="00000000" w:rsidRDefault="00000000" w:rsidRPr="00000000" w14:paraId="0000173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(ETHAN lets out a small smile.)</w:t>
      </w:r>
    </w:p>
    <w:p w:rsidR="00000000" w:rsidDel="00000000" w:rsidP="00000000" w:rsidRDefault="00000000" w:rsidRPr="00000000" w14:paraId="0000173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Not fully convinced.</w:t>
      </w:r>
    </w:p>
    <w:p w:rsidR="00000000" w:rsidDel="00000000" w:rsidP="00000000" w:rsidRDefault="00000000" w:rsidRPr="00000000" w14:paraId="0000173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But he knows MAYA well enough to recognize when she doesn't want to talk.</w:t>
      </w:r>
    </w:p>
    <w:p w:rsidR="00000000" w:rsidDel="00000000" w:rsidP="00000000" w:rsidRDefault="00000000" w:rsidRPr="00000000" w14:paraId="0000173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 could push.</w:t>
      </w:r>
    </w:p>
    <w:p w:rsidR="00000000" w:rsidDel="00000000" w:rsidP="00000000" w:rsidRDefault="00000000" w:rsidRPr="00000000" w14:paraId="0000173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 could keep asking.</w:t>
      </w:r>
    </w:p>
    <w:p w:rsidR="00000000" w:rsidDel="00000000" w:rsidP="00000000" w:rsidRDefault="00000000" w:rsidRPr="00000000" w14:paraId="0000173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Instead...</w:t>
      </w:r>
    </w:p>
    <w:p w:rsidR="00000000" w:rsidDel="00000000" w:rsidP="00000000" w:rsidRDefault="00000000" w:rsidRPr="00000000" w14:paraId="00001739">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ETHAN</w:t>
      </w:r>
    </w:p>
    <w:p w:rsidR="00000000" w:rsidDel="00000000" w:rsidP="00000000" w:rsidRDefault="00000000" w:rsidRPr="00000000" w14:paraId="0000173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Okay.</w:t>
      </w:r>
    </w:p>
    <w:p w:rsidR="00000000" w:rsidDel="00000000" w:rsidP="00000000" w:rsidRDefault="00000000" w:rsidRPr="00000000" w14:paraId="0000173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(Pause.)</w:t>
      </w:r>
    </w:p>
    <w:p w:rsidR="00000000" w:rsidDel="00000000" w:rsidP="00000000" w:rsidRDefault="00000000" w:rsidRPr="00000000" w14:paraId="0000173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Just...</w:t>
      </w:r>
    </w:p>
    <w:p w:rsidR="00000000" w:rsidDel="00000000" w:rsidP="00000000" w:rsidRDefault="00000000" w:rsidRPr="00000000" w14:paraId="0000173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You know.</w:t>
      </w:r>
    </w:p>
    <w:p w:rsidR="00000000" w:rsidDel="00000000" w:rsidP="00000000" w:rsidRDefault="00000000" w:rsidRPr="00000000" w14:paraId="0000173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I'm here if you need me.</w:t>
      </w:r>
    </w:p>
    <w:p w:rsidR="00000000" w:rsidDel="00000000" w:rsidP="00000000" w:rsidRDefault="00000000" w:rsidRPr="00000000" w14:paraId="0000173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nods.)</w:t>
      </w:r>
    </w:p>
    <w:p w:rsidR="00000000" w:rsidDel="00000000" w:rsidP="00000000" w:rsidRDefault="00000000" w:rsidRPr="00000000" w14:paraId="00001740">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74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 know.</w:t>
      </w:r>
    </w:p>
    <w:p w:rsidR="00000000" w:rsidDel="00000000" w:rsidP="00000000" w:rsidRDefault="00000000" w:rsidRPr="00000000" w14:paraId="0000174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Thanks.</w:t>
      </w:r>
    </w:p>
    <w:p w:rsidR="00000000" w:rsidDel="00000000" w:rsidP="00000000" w:rsidRDefault="00000000" w:rsidRPr="00000000" w14:paraId="0000174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 quiet silence settles between them.)</w:t>
      </w:r>
    </w:p>
    <w:p w:rsidR="00000000" w:rsidDel="00000000" w:rsidP="00000000" w:rsidRDefault="00000000" w:rsidRPr="00000000" w14:paraId="0000174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Neither of them speaks.</w:t>
      </w:r>
    </w:p>
    <w:p w:rsidR="00000000" w:rsidDel="00000000" w:rsidP="00000000" w:rsidRDefault="00000000" w:rsidRPr="00000000" w14:paraId="0000174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television plays softly in the background.</w:t>
      </w:r>
    </w:p>
    <w:p w:rsidR="00000000" w:rsidDel="00000000" w:rsidP="00000000" w:rsidRDefault="00000000" w:rsidRPr="00000000" w14:paraId="0000174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muffled laughter of their parents drifts in from the dining room.</w:t>
      </w:r>
    </w:p>
    <w:p w:rsidR="00000000" w:rsidDel="00000000" w:rsidP="00000000" w:rsidRDefault="00000000" w:rsidRPr="00000000" w14:paraId="0000174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stares absentmindedly at the melting ice in her drink.</w:t>
      </w:r>
    </w:p>
    <w:p w:rsidR="00000000" w:rsidDel="00000000" w:rsidP="00000000" w:rsidRDefault="00000000" w:rsidRPr="00000000" w14:paraId="0000174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ETHAN glances at her every now and then.</w:t>
      </w:r>
    </w:p>
    <w:p w:rsidR="00000000" w:rsidDel="00000000" w:rsidP="00000000" w:rsidRDefault="00000000" w:rsidRPr="00000000" w14:paraId="0000174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 can tell something is wrong.</w:t>
      </w:r>
    </w:p>
    <w:p w:rsidR="00000000" w:rsidDel="00000000" w:rsidP="00000000" w:rsidRDefault="00000000" w:rsidRPr="00000000" w14:paraId="0000174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 just doesn't know what.</w:t>
      </w:r>
    </w:p>
    <w:p w:rsidR="00000000" w:rsidDel="00000000" w:rsidP="00000000" w:rsidRDefault="00000000" w:rsidRPr="00000000" w14:paraId="0000174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After a while...</w:t>
      </w:r>
    </w:p>
    <w:p w:rsidR="00000000" w:rsidDel="00000000" w:rsidP="00000000" w:rsidRDefault="00000000" w:rsidRPr="00000000" w14:paraId="0000174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forces another smile.</w:t>
      </w:r>
    </w:p>
    <w:p w:rsidR="00000000" w:rsidDel="00000000" w:rsidP="00000000" w:rsidRDefault="00000000" w:rsidRPr="00000000" w14:paraId="0000174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One that comes easier now.</w:t>
      </w:r>
    </w:p>
    <w:p w:rsidR="00000000" w:rsidDel="00000000" w:rsidP="00000000" w:rsidRDefault="00000000" w:rsidRPr="00000000" w14:paraId="0000174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Almost practiced.</w:t>
      </w:r>
    </w:p>
    <w:p w:rsidR="00000000" w:rsidDel="00000000" w:rsidP="00000000" w:rsidRDefault="00000000" w:rsidRPr="00000000" w14:paraId="0000174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ETHAN notices it.</w:t>
      </w:r>
    </w:p>
    <w:p w:rsidR="00000000" w:rsidDel="00000000" w:rsidP="00000000" w:rsidRDefault="00000000" w:rsidRPr="00000000" w14:paraId="0000175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But chooses not to question it.</w:t>
      </w:r>
    </w:p>
    <w:p w:rsidR="00000000" w:rsidDel="00000000" w:rsidP="00000000" w:rsidRDefault="00000000" w:rsidRPr="00000000" w14:paraId="0000175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conversation never continues.</w:t>
      </w:r>
    </w:p>
    <w:p w:rsidR="00000000" w:rsidDel="00000000" w:rsidP="00000000" w:rsidRDefault="00000000" w:rsidRPr="00000000" w14:paraId="0000175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And the feelings MAYA wanted to hide...</w:t>
      </w:r>
    </w:p>
    <w:p w:rsidR="00000000" w:rsidDel="00000000" w:rsidP="00000000" w:rsidRDefault="00000000" w:rsidRPr="00000000" w14:paraId="0000175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Remain exactly where they've always been.</w:t>
      </w:r>
    </w:p>
    <w:p w:rsidR="00000000" w:rsidDel="00000000" w:rsidP="00000000" w:rsidRDefault="00000000" w:rsidRPr="00000000" w14:paraId="0000175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Unspoken.</w:t>
      </w:r>
    </w:p>
    <w:p w:rsidR="00000000" w:rsidDel="00000000" w:rsidP="00000000" w:rsidRDefault="00000000" w:rsidRPr="00000000" w14:paraId="0000175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few moments later...</w:t>
      </w:r>
    </w:p>
    <w:p w:rsidR="00000000" w:rsidDel="00000000" w:rsidP="00000000" w:rsidRDefault="00000000" w:rsidRPr="00000000" w14:paraId="0000175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enters carrying a glass.)</w:t>
      </w:r>
    </w:p>
    <w:p w:rsidR="00000000" w:rsidDel="00000000" w:rsidP="00000000" w:rsidRDefault="00000000" w:rsidRPr="00000000" w14:paraId="0000175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Mind if I join?</w:t>
      </w:r>
    </w:p>
    <w:p w:rsidR="00000000" w:rsidDel="00000000" w:rsidP="00000000" w:rsidRDefault="00000000" w:rsidRPr="00000000" w14:paraId="0000175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Of course not, Tito.</w:t>
      </w:r>
    </w:p>
    <w:p w:rsidR="00000000" w:rsidDel="00000000" w:rsidP="00000000" w:rsidRDefault="00000000" w:rsidRPr="00000000" w14:paraId="0000175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sits beside MAYA.)</w:t>
      </w:r>
    </w:p>
    <w:p w:rsidR="00000000" w:rsidDel="00000000" w:rsidP="00000000" w:rsidRDefault="00000000" w:rsidRPr="00000000" w14:paraId="0000175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three enjoy a comfortable silence.</w:t>
      </w:r>
    </w:p>
    <w:p w:rsidR="00000000" w:rsidDel="00000000" w:rsidP="00000000" w:rsidRDefault="00000000" w:rsidRPr="00000000" w14:paraId="0000175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a moment.</w:t>
      </w:r>
    </w:p>
    <w:p w:rsidR="00000000" w:rsidDel="00000000" w:rsidP="00000000" w:rsidRDefault="00000000" w:rsidRPr="00000000" w14:paraId="0000175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ETHAN speaks.)</w:t>
      </w:r>
    </w:p>
    <w:p w:rsidR="00000000" w:rsidDel="00000000" w:rsidP="00000000" w:rsidRDefault="00000000" w:rsidRPr="00000000" w14:paraId="0000175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Actually...</w:t>
      </w:r>
    </w:p>
    <w:p w:rsidR="00000000" w:rsidDel="00000000" w:rsidP="00000000" w:rsidRDefault="00000000" w:rsidRPr="00000000" w14:paraId="0000175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There's something I've been thinking about.</w:t>
      </w:r>
    </w:p>
    <w:p w:rsidR="00000000" w:rsidDel="00000000" w:rsidP="00000000" w:rsidRDefault="00000000" w:rsidRPr="00000000" w14:paraId="0000175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over.)</w:t>
      </w:r>
    </w:p>
    <w:p w:rsidR="00000000" w:rsidDel="00000000" w:rsidP="00000000" w:rsidRDefault="00000000" w:rsidRPr="00000000" w14:paraId="0000176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listens.)</w:t>
      </w:r>
    </w:p>
    <w:p w:rsidR="00000000" w:rsidDel="00000000" w:rsidP="00000000" w:rsidRDefault="00000000" w:rsidRPr="00000000" w14:paraId="0000176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(CONT'D)</w:t>
      </w:r>
      <w:r w:rsidDel="00000000" w:rsidR="00000000" w:rsidRPr="00000000">
        <w:rPr>
          <w:rFonts w:ascii="Courier" w:cs="Courier" w:eastAsia="Courier" w:hAnsi="Courier"/>
          <w:sz w:val="24"/>
          <w:szCs w:val="24"/>
          <w:rtl w:val="0"/>
        </w:rPr>
        <w:br w:type="textWrapping"/>
        <w:t xml:space="preserve">I've been looking for a part-time job.</w:t>
      </w:r>
    </w:p>
    <w:p w:rsidR="00000000" w:rsidDel="00000000" w:rsidP="00000000" w:rsidRDefault="00000000" w:rsidRPr="00000000" w14:paraId="0000176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Really?</w:t>
      </w:r>
    </w:p>
    <w:p w:rsidR="00000000" w:rsidDel="00000000" w:rsidP="00000000" w:rsidRDefault="00000000" w:rsidRPr="00000000" w14:paraId="0000176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Yeah.</w:t>
      </w:r>
    </w:p>
    <w:p w:rsidR="00000000" w:rsidDel="00000000" w:rsidP="00000000" w:rsidRDefault="00000000" w:rsidRPr="00000000" w14:paraId="0000176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Why?</w:t>
      </w:r>
    </w:p>
    <w:p w:rsidR="00000000" w:rsidDel="00000000" w:rsidP="00000000" w:rsidRDefault="00000000" w:rsidRPr="00000000" w14:paraId="0000176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hesitates.)</w:t>
      </w:r>
    </w:p>
    <w:p w:rsidR="00000000" w:rsidDel="00000000" w:rsidP="00000000" w:rsidRDefault="00000000" w:rsidRPr="00000000" w14:paraId="0000176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His usual composure slips slightly.</w:t>
      </w:r>
    </w:p>
    <w:p w:rsidR="00000000" w:rsidDel="00000000" w:rsidP="00000000" w:rsidRDefault="00000000" w:rsidRPr="00000000" w14:paraId="0000176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I want to help Ma.</w:t>
      </w:r>
    </w:p>
    <w:p w:rsidR="00000000" w:rsidDel="00000000" w:rsidP="00000000" w:rsidRDefault="00000000" w:rsidRPr="00000000" w14:paraId="0000176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(RICARDO's expression softens.)</w:t>
      </w:r>
    </w:p>
    <w:p w:rsidR="00000000" w:rsidDel="00000000" w:rsidP="00000000" w:rsidRDefault="00000000" w:rsidRPr="00000000" w14:paraId="0000176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(CONT'D)</w:t>
      </w:r>
      <w:r w:rsidDel="00000000" w:rsidR="00000000" w:rsidRPr="00000000">
        <w:rPr>
          <w:rFonts w:ascii="Courier" w:cs="Courier" w:eastAsia="Courier" w:hAnsi="Courier"/>
          <w:sz w:val="24"/>
          <w:szCs w:val="24"/>
          <w:rtl w:val="0"/>
        </w:rPr>
        <w:br w:type="textWrapping"/>
        <w:t xml:space="preserve">Things haven't been easy lately.</w:t>
      </w:r>
    </w:p>
    <w:p w:rsidR="00000000" w:rsidDel="00000000" w:rsidP="00000000" w:rsidRDefault="00000000" w:rsidRPr="00000000" w14:paraId="0000176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Because of...</w:t>
      </w:r>
    </w:p>
    <w:p w:rsidR="00000000" w:rsidDel="00000000" w:rsidP="00000000" w:rsidRDefault="00000000" w:rsidRPr="00000000" w14:paraId="0000176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Yeah.</w:t>
      </w:r>
    </w:p>
    <w:p w:rsidR="00000000" w:rsidDel="00000000" w:rsidP="00000000" w:rsidRDefault="00000000" w:rsidRPr="00000000" w14:paraId="0000176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separation.</w:t>
      </w:r>
    </w:p>
    <w:p w:rsidR="00000000" w:rsidDel="00000000" w:rsidP="00000000" w:rsidRDefault="00000000" w:rsidRPr="00000000" w14:paraId="0000176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(Silence.)</w:t>
      </w:r>
    </w:p>
    <w:p w:rsidR="00000000" w:rsidDel="00000000" w:rsidP="00000000" w:rsidRDefault="00000000" w:rsidRPr="00000000" w14:paraId="0000176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(CONT'D)</w:t>
      </w:r>
      <w:r w:rsidDel="00000000" w:rsidR="00000000" w:rsidRPr="00000000">
        <w:rPr>
          <w:rFonts w:ascii="Courier" w:cs="Courier" w:eastAsia="Courier" w:hAnsi="Courier"/>
          <w:sz w:val="24"/>
          <w:szCs w:val="24"/>
          <w:rtl w:val="0"/>
        </w:rPr>
        <w:br w:type="textWrapping"/>
        <w:t xml:space="preserve">She's trying her best, but finding work again hasn't exactly been easy.</w:t>
      </w:r>
    </w:p>
    <w:p w:rsidR="00000000" w:rsidDel="00000000" w:rsidP="00000000" w:rsidRDefault="00000000" w:rsidRPr="00000000" w14:paraId="0000176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I'm sorry.</w:t>
      </w:r>
    </w:p>
    <w:p w:rsidR="00000000" w:rsidDel="00000000" w:rsidP="00000000" w:rsidRDefault="00000000" w:rsidRPr="00000000" w14:paraId="0000177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It's okay.</w:t>
      </w:r>
    </w:p>
    <w:p w:rsidR="00000000" w:rsidDel="00000000" w:rsidP="00000000" w:rsidRDefault="00000000" w:rsidRPr="00000000" w14:paraId="0000177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We're managing.</w:t>
      </w:r>
    </w:p>
    <w:p w:rsidR="00000000" w:rsidDel="00000000" w:rsidP="00000000" w:rsidRDefault="00000000" w:rsidRPr="00000000" w14:paraId="0000177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nods thoughtfully, taking everything in.)</w:t>
      </w:r>
    </w:p>
    <w:p w:rsidR="00000000" w:rsidDel="00000000" w:rsidP="00000000" w:rsidRDefault="00000000" w:rsidRPr="00000000" w14:paraId="0000177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w:t>
      </w:r>
    </w:p>
    <w:p w:rsidR="00000000" w:rsidDel="00000000" w:rsidP="00000000" w:rsidRDefault="00000000" w:rsidRPr="00000000" w14:paraId="0000177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Actually.</w:t>
      </w:r>
    </w:p>
    <w:p w:rsidR="00000000" w:rsidDel="00000000" w:rsidP="00000000" w:rsidRDefault="00000000" w:rsidRPr="00000000" w14:paraId="0000177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looks up.)</w:t>
      </w:r>
    </w:p>
    <w:p w:rsidR="00000000" w:rsidDel="00000000" w:rsidP="00000000" w:rsidRDefault="00000000" w:rsidRPr="00000000" w14:paraId="0000177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 (CONT'D)</w:t>
      </w:r>
      <w:r w:rsidDel="00000000" w:rsidR="00000000" w:rsidRPr="00000000">
        <w:rPr>
          <w:rFonts w:ascii="Courier" w:cs="Courier" w:eastAsia="Courier" w:hAnsi="Courier"/>
          <w:sz w:val="24"/>
          <w:szCs w:val="24"/>
          <w:rtl w:val="0"/>
        </w:rPr>
        <w:br w:type="textWrapping"/>
        <w:t xml:space="preserve">There might be something.</w:t>
      </w:r>
    </w:p>
    <w:p w:rsidR="00000000" w:rsidDel="00000000" w:rsidP="00000000" w:rsidRDefault="00000000" w:rsidRPr="00000000" w14:paraId="0000177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Yes po, Tito?</w:t>
      </w:r>
    </w:p>
    <w:p w:rsidR="00000000" w:rsidDel="00000000" w:rsidP="00000000" w:rsidRDefault="00000000" w:rsidRPr="00000000" w14:paraId="0000177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Ung auto repair shop ko.</w:t>
      </w:r>
    </w:p>
    <w:p w:rsidR="00000000" w:rsidDel="00000000" w:rsidP="00000000" w:rsidRDefault="00000000" w:rsidRPr="00000000" w14:paraId="0000177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blinks.)</w:t>
      </w:r>
    </w:p>
    <w:p w:rsidR="00000000" w:rsidDel="00000000" w:rsidP="00000000" w:rsidRDefault="00000000" w:rsidRPr="00000000" w14:paraId="0000177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 (CONT'D)</w:t>
      </w:r>
      <w:r w:rsidDel="00000000" w:rsidR="00000000" w:rsidRPr="00000000">
        <w:rPr>
          <w:rFonts w:ascii="Courier" w:cs="Courier" w:eastAsia="Courier" w:hAnsi="Courier"/>
          <w:sz w:val="24"/>
          <w:szCs w:val="24"/>
          <w:rtl w:val="0"/>
        </w:rPr>
        <w:br w:type="textWrapping"/>
        <w:t xml:space="preserve">We're looking for extra help.</w:t>
      </w:r>
    </w:p>
    <w:p w:rsidR="00000000" w:rsidDel="00000000" w:rsidP="00000000" w:rsidRDefault="00000000" w:rsidRPr="00000000" w14:paraId="0000177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Nothing too crazy.</w:t>
      </w:r>
    </w:p>
    <w:p w:rsidR="00000000" w:rsidDel="00000000" w:rsidP="00000000" w:rsidRDefault="00000000" w:rsidRPr="00000000" w14:paraId="0000177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Oh—</w:t>
      </w:r>
    </w:p>
    <w:p w:rsidR="00000000" w:rsidDel="00000000" w:rsidP="00000000" w:rsidRDefault="00000000" w:rsidRPr="00000000" w14:paraId="0000177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I can teach you.</w:t>
      </w:r>
    </w:p>
    <w:p w:rsidR="00000000" w:rsidDel="00000000" w:rsidP="00000000" w:rsidRDefault="00000000" w:rsidRPr="00000000" w14:paraId="0000177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Show you how everything works.</w:t>
      </w:r>
    </w:p>
    <w:p w:rsidR="00000000" w:rsidDel="00000000" w:rsidP="00000000" w:rsidRDefault="00000000" w:rsidRPr="00000000" w14:paraId="0000177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immediately shakes his head.)</w:t>
      </w:r>
    </w:p>
    <w:p w:rsidR="00000000" w:rsidDel="00000000" w:rsidP="00000000" w:rsidRDefault="00000000" w:rsidRPr="00000000" w14:paraId="0000178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No, Tito, it's okay.</w:t>
      </w:r>
    </w:p>
    <w:p w:rsidR="00000000" w:rsidDel="00000000" w:rsidP="00000000" w:rsidRDefault="00000000" w:rsidRPr="00000000" w14:paraId="0000178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couldn't—</w:t>
      </w:r>
    </w:p>
    <w:p w:rsidR="00000000" w:rsidDel="00000000" w:rsidP="00000000" w:rsidRDefault="00000000" w:rsidRPr="00000000" w14:paraId="0000178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Couldn't what?</w:t>
      </w:r>
    </w:p>
    <w:p w:rsidR="00000000" w:rsidDel="00000000" w:rsidP="00000000" w:rsidRDefault="00000000" w:rsidRPr="00000000" w14:paraId="0000178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I don't want to impose.</w:t>
      </w:r>
    </w:p>
    <w:p w:rsidR="00000000" w:rsidDel="00000000" w:rsidP="00000000" w:rsidRDefault="00000000" w:rsidRPr="00000000" w14:paraId="0000178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You're not imposing.</w:t>
      </w:r>
    </w:p>
    <w:p w:rsidR="00000000" w:rsidDel="00000000" w:rsidP="00000000" w:rsidRDefault="00000000" w:rsidRPr="00000000" w14:paraId="0000178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Still...</w:t>
      </w:r>
    </w:p>
    <w:p w:rsidR="00000000" w:rsidDel="00000000" w:rsidP="00000000" w:rsidRDefault="00000000" w:rsidRPr="00000000" w14:paraId="0000178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ETHAN.</w:t>
      </w:r>
    </w:p>
    <w:p w:rsidR="00000000" w:rsidDel="00000000" w:rsidP="00000000" w:rsidRDefault="00000000" w:rsidRPr="00000000" w14:paraId="0000178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leans forward.)</w:t>
      </w:r>
    </w:p>
    <w:p w:rsidR="00000000" w:rsidDel="00000000" w:rsidP="00000000" w:rsidRDefault="00000000" w:rsidRPr="00000000" w14:paraId="0000178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 (CONT'D)</w:t>
      </w:r>
      <w:r w:rsidDel="00000000" w:rsidR="00000000" w:rsidRPr="00000000">
        <w:rPr>
          <w:rFonts w:ascii="Courier" w:cs="Courier" w:eastAsia="Courier" w:hAnsi="Courier"/>
          <w:sz w:val="24"/>
          <w:szCs w:val="24"/>
          <w:rtl w:val="0"/>
        </w:rPr>
        <w:br w:type="textWrapping"/>
        <w:t xml:space="preserve">You've always been hardworking.</w:t>
      </w:r>
    </w:p>
    <w:p w:rsidR="00000000" w:rsidDel="00000000" w:rsidP="00000000" w:rsidRDefault="00000000" w:rsidRPr="00000000" w14:paraId="0000178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Responsible.</w:t>
      </w:r>
    </w:p>
    <w:p w:rsidR="00000000" w:rsidDel="00000000" w:rsidP="00000000" w:rsidRDefault="00000000" w:rsidRPr="00000000" w14:paraId="0000178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And willing to learn.</w:t>
      </w:r>
    </w:p>
    <w:p w:rsidR="00000000" w:rsidDel="00000000" w:rsidP="00000000" w:rsidRDefault="00000000" w:rsidRPr="00000000" w14:paraId="0000178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That's more important than experience.</w:t>
      </w:r>
    </w:p>
    <w:p w:rsidR="00000000" w:rsidDel="00000000" w:rsidP="00000000" w:rsidRDefault="00000000" w:rsidRPr="00000000" w14:paraId="0000178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remains unsure.)</w:t>
      </w:r>
    </w:p>
    <w:p w:rsidR="00000000" w:rsidDel="00000000" w:rsidP="00000000" w:rsidRDefault="00000000" w:rsidRPr="00000000" w14:paraId="0000178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I don't know anything about cars.</w:t>
      </w:r>
    </w:p>
    <w:p w:rsidR="00000000" w:rsidDel="00000000" w:rsidP="00000000" w:rsidRDefault="00000000" w:rsidRPr="00000000" w14:paraId="0000178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Neither did I when I started.</w:t>
      </w:r>
    </w:p>
    <w:p w:rsidR="00000000" w:rsidDel="00000000" w:rsidP="00000000" w:rsidRDefault="00000000" w:rsidRPr="00000000" w14:paraId="0000178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laughs.)</w:t>
      </w:r>
    </w:p>
    <w:p w:rsidR="00000000" w:rsidDel="00000000" w:rsidP="00000000" w:rsidRDefault="00000000" w:rsidRPr="00000000" w14:paraId="0000179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 (CONT'D)</w:t>
      </w:r>
      <w:r w:rsidDel="00000000" w:rsidR="00000000" w:rsidRPr="00000000">
        <w:rPr>
          <w:rFonts w:ascii="Courier" w:cs="Courier" w:eastAsia="Courier" w:hAnsi="Courier"/>
          <w:sz w:val="24"/>
          <w:szCs w:val="24"/>
          <w:rtl w:val="0"/>
        </w:rPr>
        <w:br w:type="textWrapping"/>
        <w:t xml:space="preserve">I'll teach you everything.</w:t>
      </w:r>
    </w:p>
    <w:p w:rsidR="00000000" w:rsidDel="00000000" w:rsidP="00000000" w:rsidRDefault="00000000" w:rsidRPr="00000000" w14:paraId="0000179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Step by step.</w:t>
      </w:r>
    </w:p>
    <w:p w:rsidR="00000000" w:rsidDel="00000000" w:rsidP="00000000" w:rsidRDefault="00000000" w:rsidRPr="00000000" w14:paraId="0000179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Think of it as an apprenticeship.</w:t>
      </w:r>
    </w:p>
    <w:p w:rsidR="00000000" w:rsidDel="00000000" w:rsidP="00000000" w:rsidRDefault="00000000" w:rsidRPr="00000000" w14:paraId="0000179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glances toward MAYA.)</w:t>
      </w:r>
    </w:p>
    <w:p w:rsidR="00000000" w:rsidDel="00000000" w:rsidP="00000000" w:rsidRDefault="00000000" w:rsidRPr="00000000" w14:paraId="0000179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nods encouragingly.)</w:t>
      </w:r>
    </w:p>
    <w:p w:rsidR="00000000" w:rsidDel="00000000" w:rsidP="00000000" w:rsidRDefault="00000000" w:rsidRPr="00000000" w14:paraId="0000179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You'd be good at it.</w:t>
      </w:r>
    </w:p>
    <w:p w:rsidR="00000000" w:rsidDel="00000000" w:rsidP="00000000" w:rsidRDefault="00000000" w:rsidRPr="00000000" w14:paraId="0000179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You haven't even seen me fix anything this big at all.</w:t>
      </w:r>
    </w:p>
    <w:p w:rsidR="00000000" w:rsidDel="00000000" w:rsidP="00000000" w:rsidRDefault="00000000" w:rsidRPr="00000000" w14:paraId="0000179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r>
      <w:r w:rsidDel="00000000" w:rsidR="00000000" w:rsidRPr="00000000">
        <w:rPr>
          <w:rFonts w:ascii="Courier" w:cs="Courier" w:eastAsia="Courier" w:hAnsi="Courier"/>
          <w:sz w:val="24"/>
          <w:szCs w:val="24"/>
          <w:rtl w:val="0"/>
        </w:rPr>
        <w:br w:type="textWrapping"/>
        <w:t xml:space="preserve">Exactly.</w:t>
      </w:r>
    </w:p>
    <w:p w:rsidR="00000000" w:rsidDel="00000000" w:rsidP="00000000" w:rsidRDefault="00000000" w:rsidRPr="00000000" w14:paraId="0000179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It'll be entertaining.</w:t>
      </w:r>
    </w:p>
    <w:p w:rsidR="00000000" w:rsidDel="00000000" w:rsidP="00000000" w:rsidRDefault="00000000" w:rsidRPr="00000000" w14:paraId="0000179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Wow.</w:t>
      </w:r>
    </w:p>
    <w:p w:rsidR="00000000" w:rsidDel="00000000" w:rsidP="00000000" w:rsidRDefault="00000000" w:rsidRPr="00000000" w14:paraId="0000179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Some friend you are.</w:t>
      </w:r>
    </w:p>
    <w:p w:rsidR="00000000" w:rsidDel="00000000" w:rsidP="00000000" w:rsidRDefault="00000000" w:rsidRPr="00000000" w14:paraId="0000179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three laugh.)</w:t>
      </w:r>
    </w:p>
    <w:p w:rsidR="00000000" w:rsidDel="00000000" w:rsidP="00000000" w:rsidRDefault="00000000" w:rsidRPr="00000000" w14:paraId="0000179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smiles.</w:t>
      </w:r>
    </w:p>
    <w:p w:rsidR="00000000" w:rsidDel="00000000" w:rsidP="00000000" w:rsidRDefault="00000000" w:rsidRPr="00000000" w14:paraId="0000179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See?</w:t>
      </w:r>
    </w:p>
    <w:p w:rsidR="00000000" w:rsidDel="00000000" w:rsidP="00000000" w:rsidRDefault="00000000" w:rsidRPr="00000000" w14:paraId="0000179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Already part of the team.</w:t>
      </w:r>
    </w:p>
    <w:p w:rsidR="00000000" w:rsidDel="00000000" w:rsidP="00000000" w:rsidRDefault="00000000" w:rsidRPr="00000000" w14:paraId="0000179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I still don't know...</w:t>
      </w:r>
    </w:p>
    <w:p w:rsidR="00000000" w:rsidDel="00000000" w:rsidP="00000000" w:rsidRDefault="00000000" w:rsidRPr="00000000" w14:paraId="000017A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Take the opportunity.</w:t>
      </w:r>
    </w:p>
    <w:p w:rsidR="00000000" w:rsidDel="00000000" w:rsidP="00000000" w:rsidRDefault="00000000" w:rsidRPr="00000000" w14:paraId="000017A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Help your mom.</w:t>
      </w:r>
    </w:p>
    <w:p w:rsidR="00000000" w:rsidDel="00000000" w:rsidP="00000000" w:rsidRDefault="00000000" w:rsidRPr="00000000" w14:paraId="000017A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Learn something new.</w:t>
      </w:r>
    </w:p>
    <w:p w:rsidR="00000000" w:rsidDel="00000000" w:rsidP="00000000" w:rsidRDefault="00000000" w:rsidRPr="00000000" w14:paraId="000017A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And honestly...</w:t>
      </w:r>
    </w:p>
    <w:p w:rsidR="00000000" w:rsidDel="00000000" w:rsidP="00000000" w:rsidRDefault="00000000" w:rsidRPr="00000000" w14:paraId="000017A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(beat)</w:t>
      </w:r>
    </w:p>
    <w:p w:rsidR="00000000" w:rsidDel="00000000" w:rsidP="00000000" w:rsidRDefault="00000000" w:rsidRPr="00000000" w14:paraId="000017A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It would help us too.</w:t>
      </w:r>
    </w:p>
    <w:p w:rsidR="00000000" w:rsidDel="00000000" w:rsidP="00000000" w:rsidRDefault="00000000" w:rsidRPr="00000000" w14:paraId="000017A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finally falls silent, thinking.)</w:t>
      </w:r>
    </w:p>
    <w:p w:rsidR="00000000" w:rsidDel="00000000" w:rsidP="00000000" w:rsidRDefault="00000000" w:rsidRPr="00000000" w14:paraId="000017A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w:t>
      </w:r>
    </w:p>
    <w:p w:rsidR="00000000" w:rsidDel="00000000" w:rsidP="00000000" w:rsidRDefault="00000000" w:rsidRPr="00000000" w14:paraId="000017A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small smile appears.)</w:t>
      </w:r>
    </w:p>
    <w:p w:rsidR="00000000" w:rsidDel="00000000" w:rsidP="00000000" w:rsidRDefault="00000000" w:rsidRPr="00000000" w14:paraId="000017A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r>
      <w:r w:rsidDel="00000000" w:rsidR="00000000" w:rsidRPr="00000000">
        <w:rPr>
          <w:rFonts w:ascii="Courier" w:cs="Courier" w:eastAsia="Courier" w:hAnsi="Courier"/>
          <w:sz w:val="24"/>
          <w:szCs w:val="24"/>
          <w:rtl w:val="0"/>
        </w:rPr>
        <w:br w:type="textWrapping"/>
        <w:t xml:space="preserve">Okay.</w:t>
      </w:r>
    </w:p>
    <w:p w:rsidR="00000000" w:rsidDel="00000000" w:rsidP="00000000" w:rsidRDefault="00000000" w:rsidRPr="00000000" w14:paraId="000017A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grins.)</w:t>
      </w:r>
    </w:p>
    <w:p w:rsidR="00000000" w:rsidDel="00000000" w:rsidP="00000000" w:rsidRDefault="00000000" w:rsidRPr="00000000" w14:paraId="000017A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 (CONT'D)</w:t>
      </w:r>
      <w:r w:rsidDel="00000000" w:rsidR="00000000" w:rsidRPr="00000000">
        <w:rPr>
          <w:rFonts w:ascii="Courier" w:cs="Courier" w:eastAsia="Courier" w:hAnsi="Courier"/>
          <w:sz w:val="24"/>
          <w:szCs w:val="24"/>
          <w:rtl w:val="0"/>
        </w:rPr>
        <w:br w:type="textWrapping"/>
        <w:t xml:space="preserve">Thank you, Tito.</w:t>
      </w:r>
    </w:p>
    <w:p w:rsidR="00000000" w:rsidDel="00000000" w:rsidP="00000000" w:rsidRDefault="00000000" w:rsidRPr="00000000" w14:paraId="000017A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really appreciate it.</w:t>
      </w:r>
    </w:p>
    <w:p w:rsidR="00000000" w:rsidDel="00000000" w:rsidP="00000000" w:rsidRDefault="00000000" w:rsidRPr="00000000" w14:paraId="000017A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r>
      <w:r w:rsidDel="00000000" w:rsidR="00000000" w:rsidRPr="00000000">
        <w:rPr>
          <w:rFonts w:ascii="Courier" w:cs="Courier" w:eastAsia="Courier" w:hAnsi="Courier"/>
          <w:sz w:val="24"/>
          <w:szCs w:val="24"/>
          <w:rtl w:val="0"/>
        </w:rPr>
        <w:br w:type="textWrapping"/>
        <w:t xml:space="preserve">Good.</w:t>
      </w:r>
    </w:p>
    <w:p w:rsidR="00000000" w:rsidDel="00000000" w:rsidP="00000000" w:rsidRDefault="00000000" w:rsidRPr="00000000" w14:paraId="000017A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pats ETHAN firmly on the back.)</w:t>
      </w:r>
    </w:p>
    <w:p w:rsidR="00000000" w:rsidDel="00000000" w:rsidP="00000000" w:rsidRDefault="00000000" w:rsidRPr="00000000" w14:paraId="000017A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 (CONT'D)</w:t>
      </w:r>
      <w:r w:rsidDel="00000000" w:rsidR="00000000" w:rsidRPr="00000000">
        <w:rPr>
          <w:rFonts w:ascii="Courier" w:cs="Courier" w:eastAsia="Courier" w:hAnsi="Courier"/>
          <w:sz w:val="24"/>
          <w:szCs w:val="24"/>
          <w:rtl w:val="0"/>
        </w:rPr>
        <w:br w:type="textWrapping"/>
        <w:t xml:space="preserve">You'll do great.</w:t>
      </w:r>
    </w:p>
    <w:p w:rsidR="00000000" w:rsidDel="00000000" w:rsidP="00000000" w:rsidRDefault="00000000" w:rsidRPr="00000000" w14:paraId="000017B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laughs.)</w:t>
      </w:r>
    </w:p>
    <w:p w:rsidR="00000000" w:rsidDel="00000000" w:rsidP="00000000" w:rsidRDefault="00000000" w:rsidRPr="00000000" w14:paraId="000017B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watches quietly from her seat.</w:t>
      </w:r>
    </w:p>
    <w:p w:rsidR="00000000" w:rsidDel="00000000" w:rsidP="00000000" w:rsidRDefault="00000000" w:rsidRPr="00000000" w14:paraId="000017B2">
      <w:pPr>
        <w:spacing w:after="240" w:before="240" w:lineRule="auto"/>
        <w:rPr>
          <w:rFonts w:ascii="Courier" w:cs="Courier" w:eastAsia="Courier" w:hAnsi="Courier"/>
          <w:color w:val="38761d"/>
          <w:sz w:val="24"/>
          <w:szCs w:val="24"/>
        </w:rPr>
      </w:pPr>
      <w:r w:rsidDel="00000000" w:rsidR="00000000" w:rsidRPr="00000000">
        <w:rPr>
          <w:rFonts w:ascii="Courier" w:cs="Courier" w:eastAsia="Courier" w:hAnsi="Courier"/>
          <w:sz w:val="24"/>
          <w:szCs w:val="24"/>
          <w:rtl w:val="0"/>
        </w:rPr>
        <w:t xml:space="preserve">As RICARDO continues praising ETHAN's work ethic and determination.</w:t>
      </w:r>
      <w:r w:rsidDel="00000000" w:rsidR="00000000" w:rsidRPr="00000000">
        <w:rPr>
          <w:rtl w:val="0"/>
        </w:rPr>
      </w:r>
    </w:p>
    <w:p w:rsidR="00000000" w:rsidDel="00000000" w:rsidP="00000000" w:rsidRDefault="00000000" w:rsidRPr="00000000" w14:paraId="000017B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crosses her arms and just looks away.</w:t>
      </w:r>
    </w:p>
    <w:p w:rsidR="00000000" w:rsidDel="00000000" w:rsidP="00000000" w:rsidRDefault="00000000" w:rsidRPr="00000000" w14:paraId="000017B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can’t help but feel jealousy spread through her.</w:t>
      </w:r>
    </w:p>
    <w:p w:rsidR="00000000" w:rsidDel="00000000" w:rsidP="00000000" w:rsidRDefault="00000000" w:rsidRPr="00000000" w14:paraId="000017B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tries to ignore it, but ends up muttering to herself—</w:t>
      </w:r>
    </w:p>
    <w:p w:rsidR="00000000" w:rsidDel="00000000" w:rsidP="00000000" w:rsidRDefault="00000000" w:rsidRPr="00000000" w14:paraId="000017B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“This is so unfair, </w:t>
      </w:r>
      <w:r w:rsidDel="00000000" w:rsidR="00000000" w:rsidRPr="00000000">
        <w:rPr>
          <w:rFonts w:ascii="Courier" w:cs="Courier" w:eastAsia="Courier" w:hAnsi="Courier"/>
          <w:color w:val="ff0000"/>
          <w:sz w:val="24"/>
          <w:szCs w:val="24"/>
          <w:rtl w:val="0"/>
        </w:rPr>
        <w:t xml:space="preserve">how ETHAN just...”</w:t>
      </w:r>
      <w:r w:rsidDel="00000000" w:rsidR="00000000" w:rsidRPr="00000000">
        <w:rPr>
          <w:rtl w:val="0"/>
        </w:rPr>
      </w:r>
    </w:p>
    <w:p w:rsidR="00000000" w:rsidDel="00000000" w:rsidP="00000000" w:rsidRDefault="00000000" w:rsidRPr="00000000" w14:paraId="000017B7">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17B8">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OUT.</w:t>
      </w:r>
    </w:p>
    <w:p w:rsidR="00000000" w:rsidDel="00000000" w:rsidP="00000000" w:rsidRDefault="00000000" w:rsidRPr="00000000" w14:paraId="000017B9">
      <w:pPr>
        <w:spacing w:after="240" w:before="240" w:lineRule="auto"/>
        <w:jc w:val="righ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7BA">
      <w:pPr>
        <w:pStyle w:val="Heading2"/>
        <w:keepNext w:val="0"/>
        <w:keepLines w:val="0"/>
        <w:rPr/>
      </w:pPr>
      <w:bookmarkStart w:colFirst="0" w:colLast="0" w:name="_kpcphgb0mdmc" w:id="154"/>
      <w:bookmarkEnd w:id="154"/>
      <w:r w:rsidDel="00000000" w:rsidR="00000000" w:rsidRPr="00000000">
        <w:rPr>
          <w:rtl w:val="0"/>
        </w:rPr>
        <w:t xml:space="preserve">ACT 3 - DISTRUST</w:t>
      </w:r>
    </w:p>
    <w:p w:rsidR="00000000" w:rsidDel="00000000" w:rsidP="00000000" w:rsidRDefault="00000000" w:rsidRPr="00000000" w14:paraId="000017BB">
      <w:pPr>
        <w:spacing w:after="240" w:before="240" w:lineRule="auto"/>
        <w:rPr>
          <w:rFonts w:ascii="Courier" w:cs="Courier" w:eastAsia="Courier" w:hAnsi="Courier"/>
          <w:b w:val="1"/>
          <w:bCs w:val="1"/>
          <w:sz w:val="26"/>
          <w:szCs w:val="26"/>
        </w:rPr>
      </w:pPr>
      <w:r w:rsidDel="00000000" w:rsidR="00000000" w:rsidRPr="00000000">
        <w:rPr>
          <w:rFonts w:ascii="Courier" w:cs="Courier" w:eastAsia="Courier" w:hAnsi="Courier"/>
          <w:b w:val="1"/>
          <w:bCs w:val="1"/>
          <w:sz w:val="26"/>
          <w:szCs w:val="26"/>
          <w:rtl w:val="0"/>
        </w:rPr>
        <w:t xml:space="preserve">EXT. AUTO REPAIR SHOP - DAY</w:t>
      </w:r>
    </w:p>
    <w:p w:rsidR="00000000" w:rsidDel="00000000" w:rsidP="00000000" w:rsidRDefault="00000000" w:rsidRPr="00000000" w14:paraId="000017B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afternoon sun shines over a modest neighborhood auto repair shop. The sound of passing vehicles mixes with the clanking of tools, revving engines, and the occasional laughter of mechanics at work.</w:t>
      </w:r>
    </w:p>
    <w:p w:rsidR="00000000" w:rsidDel="00000000" w:rsidP="00000000" w:rsidRDefault="00000000" w:rsidRPr="00000000" w14:paraId="000017B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sedan sits in one of the service bays with its hood propped open. Several mechanics work around the shop while customers wait nearby.</w:t>
      </w:r>
    </w:p>
    <w:p w:rsidR="00000000" w:rsidDel="00000000" w:rsidP="00000000" w:rsidRDefault="00000000" w:rsidRPr="00000000" w14:paraId="000017B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stands beside ETHAN, both wearing work gloves. ETHAN's shirt already has a few grease stains, showing he's been working for quite some time.</w:t>
      </w:r>
    </w:p>
    <w:p w:rsidR="00000000" w:rsidDel="00000000" w:rsidP="00000000" w:rsidRDefault="00000000" w:rsidRPr="00000000" w14:paraId="000017B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points toward a section of the engine.</w:t>
      </w:r>
    </w:p>
    <w:p w:rsidR="00000000" w:rsidDel="00000000" w:rsidP="00000000" w:rsidRDefault="00000000" w:rsidRPr="00000000" w14:paraId="000017C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Okay, anak. Before you tighten that bolt, make sure aligned muna 'yung bracket.</w:t>
      </w:r>
    </w:p>
    <w:p w:rsidR="00000000" w:rsidDel="00000000" w:rsidP="00000000" w:rsidRDefault="00000000" w:rsidRPr="00000000" w14:paraId="000017C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(Leaning closer.)</w:t>
      </w:r>
    </w:p>
    <w:p w:rsidR="00000000" w:rsidDel="00000000" w:rsidP="00000000" w:rsidRDefault="00000000" w:rsidRPr="00000000" w14:paraId="000017C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Ito po ba?</w:t>
      </w:r>
    </w:p>
    <w:p w:rsidR="00000000" w:rsidDel="00000000" w:rsidP="00000000" w:rsidRDefault="00000000" w:rsidRPr="00000000" w14:paraId="000017C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A little more to the left.</w:t>
      </w:r>
    </w:p>
    <w:p w:rsidR="00000000" w:rsidDel="00000000" w:rsidP="00000000" w:rsidRDefault="00000000" w:rsidRPr="00000000" w14:paraId="000017C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carefully adjusts the part.)</w:t>
      </w:r>
    </w:p>
    <w:p w:rsidR="00000000" w:rsidDel="00000000" w:rsidP="00000000" w:rsidRDefault="00000000" w:rsidRPr="00000000" w14:paraId="000017C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 (CONT'D)</w:t>
        <w:br w:type="textWrapping"/>
      </w:r>
      <w:r w:rsidDel="00000000" w:rsidR="00000000" w:rsidRPr="00000000">
        <w:rPr>
          <w:rFonts w:ascii="Courier" w:cs="Courier" w:eastAsia="Courier" w:hAnsi="Courier"/>
          <w:sz w:val="24"/>
          <w:szCs w:val="24"/>
          <w:rtl w:val="0"/>
        </w:rPr>
        <w:t xml:space="preserve">Ayan. Ngayon higpitan mo na.</w:t>
      </w:r>
    </w:p>
    <w:p w:rsidR="00000000" w:rsidDel="00000000" w:rsidP="00000000" w:rsidRDefault="00000000" w:rsidRPr="00000000" w14:paraId="000017C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uses the wrench, tightening the bolt with care.)</w:t>
      </w:r>
    </w:p>
    <w:p w:rsidR="00000000" w:rsidDel="00000000" w:rsidP="00000000" w:rsidRDefault="00000000" w:rsidRPr="00000000" w14:paraId="000017C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Okay...</w:t>
      </w:r>
    </w:p>
    <w:p w:rsidR="00000000" w:rsidDel="00000000" w:rsidP="00000000" w:rsidRDefault="00000000" w:rsidRPr="00000000" w14:paraId="000017C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steps back.)</w:t>
      </w:r>
    </w:p>
    <w:p w:rsidR="00000000" w:rsidDel="00000000" w:rsidP="00000000" w:rsidRDefault="00000000" w:rsidRPr="00000000" w14:paraId="000017C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Parang okay na, Tito.</w:t>
      </w:r>
    </w:p>
    <w:p w:rsidR="00000000" w:rsidDel="00000000" w:rsidP="00000000" w:rsidRDefault="00000000" w:rsidRPr="00000000" w14:paraId="000017C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inspects the repair for a few seconds before giving an approving nod.)</w:t>
      </w:r>
    </w:p>
    <w:p w:rsidR="00000000" w:rsidDel="00000000" w:rsidP="00000000" w:rsidRDefault="00000000" w:rsidRPr="00000000" w14:paraId="000017C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Not bad.</w:t>
      </w:r>
    </w:p>
    <w:p w:rsidR="00000000" w:rsidDel="00000000" w:rsidP="00000000" w:rsidRDefault="00000000" w:rsidRPr="00000000" w14:paraId="000017C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(Chuckles.)</w:t>
      </w:r>
    </w:p>
    <w:p w:rsidR="00000000" w:rsidDel="00000000" w:rsidP="00000000" w:rsidRDefault="00000000" w:rsidRPr="00000000" w14:paraId="000017C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Actually... tama lahat.</w:t>
      </w:r>
    </w:p>
    <w:p w:rsidR="00000000" w:rsidDel="00000000" w:rsidP="00000000" w:rsidRDefault="00000000" w:rsidRPr="00000000" w14:paraId="000017C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lets out a relieved sigh.)</w:t>
      </w:r>
    </w:p>
    <w:p w:rsidR="00000000" w:rsidDel="00000000" w:rsidP="00000000" w:rsidRDefault="00000000" w:rsidRPr="00000000" w14:paraId="000017C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Akala ko mali na naman.</w:t>
      </w:r>
    </w:p>
    <w:p w:rsidR="00000000" w:rsidDel="00000000" w:rsidP="00000000" w:rsidRDefault="00000000" w:rsidRPr="00000000" w14:paraId="000017D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(Laughing.)</w:t>
      </w:r>
    </w:p>
    <w:p w:rsidR="00000000" w:rsidDel="00000000" w:rsidP="00000000" w:rsidRDefault="00000000" w:rsidRPr="00000000" w14:paraId="000017D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Kung mali 'yan, pinapaulit kita.</w:t>
      </w:r>
    </w:p>
    <w:p w:rsidR="00000000" w:rsidDel="00000000" w:rsidP="00000000" w:rsidRDefault="00000000" w:rsidRPr="00000000" w14:paraId="000017D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Fair enough.</w:t>
      </w:r>
    </w:p>
    <w:p w:rsidR="00000000" w:rsidDel="00000000" w:rsidP="00000000" w:rsidRDefault="00000000" w:rsidRPr="00000000" w14:paraId="000017D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pats ETHAN's shoulder.)</w:t>
      </w:r>
    </w:p>
    <w:p w:rsidR="00000000" w:rsidDel="00000000" w:rsidP="00000000" w:rsidRDefault="00000000" w:rsidRPr="00000000" w14:paraId="000017D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You're learning fast.</w:t>
      </w:r>
    </w:p>
    <w:p w:rsidR="00000000" w:rsidDel="00000000" w:rsidP="00000000" w:rsidRDefault="00000000" w:rsidRPr="00000000" w14:paraId="000017D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ka takot magtanong, at marunong kang makinig.</w:t>
      </w:r>
    </w:p>
    <w:p w:rsidR="00000000" w:rsidDel="00000000" w:rsidP="00000000" w:rsidRDefault="00000000" w:rsidRPr="00000000" w14:paraId="000017D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Malaking bagay 'yan.</w:t>
      </w:r>
    </w:p>
    <w:p w:rsidR="00000000" w:rsidDel="00000000" w:rsidP="00000000" w:rsidRDefault="00000000" w:rsidRPr="00000000" w14:paraId="000017D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Salamat po.</w:t>
      </w:r>
    </w:p>
    <w:p w:rsidR="00000000" w:rsidDel="00000000" w:rsidP="00000000" w:rsidRDefault="00000000" w:rsidRPr="00000000" w14:paraId="000017D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Honestly, marami pa akong kailangang matutunan.</w:t>
      </w:r>
    </w:p>
    <w:p w:rsidR="00000000" w:rsidDel="00000000" w:rsidP="00000000" w:rsidRDefault="00000000" w:rsidRPr="00000000" w14:paraId="000017D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Lahat naman nagsisimula sa wala.</w:t>
      </w:r>
    </w:p>
    <w:p w:rsidR="00000000" w:rsidDel="00000000" w:rsidP="00000000" w:rsidRDefault="00000000" w:rsidRPr="00000000" w14:paraId="000017D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Ang importante, willing kang matuto.</w:t>
      </w:r>
    </w:p>
    <w:p w:rsidR="00000000" w:rsidDel="00000000" w:rsidP="00000000" w:rsidRDefault="00000000" w:rsidRPr="00000000" w14:paraId="000017D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smiles appreciatively.)</w:t>
      </w:r>
    </w:p>
    <w:p w:rsidR="00000000" w:rsidDel="00000000" w:rsidP="00000000" w:rsidRDefault="00000000" w:rsidRPr="00000000" w14:paraId="000017DC">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br w:type="textWrapping"/>
      </w:r>
    </w:p>
    <w:p w:rsidR="00000000" w:rsidDel="00000000" w:rsidP="00000000" w:rsidRDefault="00000000" w:rsidRPr="00000000" w14:paraId="000017DD">
      <w:pPr>
        <w:pStyle w:val="Heading3"/>
        <w:keepNext w:val="0"/>
        <w:keepLines w:val="0"/>
        <w:spacing w:before="280" w:lineRule="auto"/>
        <w:rPr>
          <w:rFonts w:ascii="Courier" w:cs="Courier" w:eastAsia="Courier" w:hAnsi="Courier"/>
          <w:b w:val="1"/>
          <w:bCs w:val="1"/>
          <w:color w:val="000000"/>
          <w:sz w:val="26"/>
          <w:szCs w:val="26"/>
        </w:rPr>
      </w:pPr>
      <w:bookmarkStart w:colFirst="0" w:colLast="0" w:name="_yd03st6qd6fp" w:id="155"/>
      <w:bookmarkEnd w:id="155"/>
      <w:r w:rsidDel="00000000" w:rsidR="00000000" w:rsidRPr="00000000">
        <w:rPr>
          <w:rFonts w:ascii="Courier" w:cs="Courier" w:eastAsia="Courier" w:hAnsi="Courier"/>
          <w:b w:val="1"/>
          <w:bCs w:val="1"/>
          <w:color w:val="000000"/>
          <w:sz w:val="26"/>
          <w:szCs w:val="26"/>
          <w:rtl w:val="0"/>
        </w:rPr>
        <w:t xml:space="preserve">INT. MAYA'S CLASSROOM - DAY</w:t>
      </w:r>
    </w:p>
    <w:p w:rsidR="00000000" w:rsidDel="00000000" w:rsidP="00000000" w:rsidRDefault="00000000" w:rsidRPr="00000000" w14:paraId="000017D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lecture is ongoing. The professor discusses a complex programming concept while students copy notes from the projector.</w:t>
      </w:r>
    </w:p>
    <w:p w:rsidR="00000000" w:rsidDel="00000000" w:rsidP="00000000" w:rsidRDefault="00000000" w:rsidRPr="00000000" w14:paraId="000017D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sits quietly near the back of the room.</w:t>
      </w:r>
    </w:p>
    <w:p w:rsidR="00000000" w:rsidDel="00000000" w:rsidP="00000000" w:rsidRDefault="00000000" w:rsidRPr="00000000" w14:paraId="000017E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notebook is filled with formulas and scribbled reminders.</w:t>
      </w:r>
    </w:p>
    <w:p w:rsidR="00000000" w:rsidDel="00000000" w:rsidP="00000000" w:rsidRDefault="00000000" w:rsidRPr="00000000" w14:paraId="000017E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phone vibrates.</w:t>
      </w:r>
    </w:p>
    <w:p w:rsidR="00000000" w:rsidDel="00000000" w:rsidP="00000000" w:rsidRDefault="00000000" w:rsidRPr="00000000" w14:paraId="000017E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discreetly glances beneath the desk.</w:t>
      </w:r>
    </w:p>
    <w:p w:rsidR="00000000" w:rsidDel="00000000" w:rsidP="00000000" w:rsidRDefault="00000000" w:rsidRPr="00000000" w14:paraId="000017E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message from ETHAN appears.</w:t>
      </w:r>
    </w:p>
    <w:p w:rsidR="00000000" w:rsidDel="00000000" w:rsidP="00000000" w:rsidRDefault="00000000" w:rsidRPr="00000000" w14:paraId="000017E4">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i w:val="1"/>
          <w:iCs w:val="1"/>
          <w:sz w:val="24"/>
          <w:szCs w:val="24"/>
          <w:rtl w:val="0"/>
        </w:rPr>
        <w:t xml:space="preserve">"Survived another day sa shop."</w:t>
      </w:r>
    </w:p>
    <w:p w:rsidR="00000000" w:rsidDel="00000000" w:rsidP="00000000" w:rsidRDefault="00000000" w:rsidRPr="00000000" w14:paraId="000017E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Attached is a selfie of ETHAN covered in grease.</w:t>
      </w:r>
    </w:p>
    <w:p w:rsidR="00000000" w:rsidDel="00000000" w:rsidP="00000000" w:rsidRDefault="00000000" w:rsidRPr="00000000" w14:paraId="000017E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smiles.)</w:t>
      </w:r>
    </w:p>
    <w:p w:rsidR="00000000" w:rsidDel="00000000" w:rsidP="00000000" w:rsidRDefault="00000000" w:rsidRPr="00000000" w14:paraId="000017E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quickly types back.</w:t>
      </w:r>
    </w:p>
    <w:p w:rsidR="00000000" w:rsidDel="00000000" w:rsidP="00000000" w:rsidRDefault="00000000" w:rsidRPr="00000000" w14:paraId="000017E8">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i w:val="1"/>
          <w:iCs w:val="1"/>
          <w:sz w:val="24"/>
          <w:szCs w:val="24"/>
          <w:rtl w:val="0"/>
        </w:rPr>
        <w:t xml:space="preserve">"Mukha kang tambay sa talyer."</w:t>
      </w:r>
    </w:p>
    <w:p w:rsidR="00000000" w:rsidDel="00000000" w:rsidP="00000000" w:rsidRDefault="00000000" w:rsidRPr="00000000" w14:paraId="000017E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Almost instantly—</w:t>
      </w:r>
    </w:p>
    <w:p w:rsidR="00000000" w:rsidDel="00000000" w:rsidP="00000000" w:rsidRDefault="00000000" w:rsidRPr="00000000" w14:paraId="000017EA">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i w:val="1"/>
          <w:iCs w:val="1"/>
          <w:sz w:val="24"/>
          <w:szCs w:val="24"/>
          <w:rtl w:val="0"/>
        </w:rPr>
        <w:t xml:space="preserve">"Excuse me. Professional grease 'to."</w:t>
      </w:r>
    </w:p>
    <w:p w:rsidR="00000000" w:rsidDel="00000000" w:rsidP="00000000" w:rsidRDefault="00000000" w:rsidRPr="00000000" w14:paraId="000017E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lets out a quiet laugh.)</w:t>
      </w:r>
    </w:p>
    <w:p w:rsidR="00000000" w:rsidDel="00000000" w:rsidP="00000000" w:rsidRDefault="00000000" w:rsidRPr="00000000" w14:paraId="000017E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student beside her glances over.</w:t>
      </w:r>
    </w:p>
    <w:p w:rsidR="00000000" w:rsidDel="00000000" w:rsidP="00000000" w:rsidRDefault="00000000" w:rsidRPr="00000000" w14:paraId="000017E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clears her throat and continues typing.</w:t>
      </w:r>
    </w:p>
    <w:p w:rsidR="00000000" w:rsidDel="00000000" w:rsidP="00000000" w:rsidRDefault="00000000" w:rsidRPr="00000000" w14:paraId="000017EE">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i w:val="1"/>
          <w:iCs w:val="1"/>
          <w:sz w:val="24"/>
          <w:szCs w:val="24"/>
          <w:rtl w:val="0"/>
        </w:rPr>
        <w:t xml:space="preserve">"Nasa shop ka pa ba?"</w:t>
      </w:r>
    </w:p>
    <w:p w:rsidR="00000000" w:rsidDel="00000000" w:rsidP="00000000" w:rsidRDefault="00000000" w:rsidRPr="00000000" w14:paraId="000017EF">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i w:val="1"/>
          <w:iCs w:val="1"/>
          <w:sz w:val="24"/>
          <w:szCs w:val="24"/>
          <w:rtl w:val="0"/>
        </w:rPr>
        <w:t xml:space="preserve">"Yep."</w:t>
      </w:r>
    </w:p>
    <w:p w:rsidR="00000000" w:rsidDel="00000000" w:rsidP="00000000" w:rsidRDefault="00000000" w:rsidRPr="00000000" w14:paraId="000017F0">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i w:val="1"/>
          <w:iCs w:val="1"/>
          <w:sz w:val="24"/>
          <w:szCs w:val="24"/>
          <w:rtl w:val="0"/>
        </w:rPr>
        <w:t xml:space="preserve">"Dadaan ka?"</w:t>
      </w:r>
    </w:p>
    <w:p w:rsidR="00000000" w:rsidDel="00000000" w:rsidP="00000000" w:rsidRDefault="00000000" w:rsidRPr="00000000" w14:paraId="000017F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at the classroom clock.)</w:t>
      </w:r>
    </w:p>
    <w:p w:rsidR="00000000" w:rsidDel="00000000" w:rsidP="00000000" w:rsidRDefault="00000000" w:rsidRPr="00000000" w14:paraId="000017F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Only a few minutes left.</w:t>
      </w:r>
    </w:p>
    <w:p w:rsidR="00000000" w:rsidDel="00000000" w:rsidP="00000000" w:rsidRDefault="00000000" w:rsidRPr="00000000" w14:paraId="000017F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replies.</w:t>
      </w:r>
    </w:p>
    <w:p w:rsidR="00000000" w:rsidDel="00000000" w:rsidP="00000000" w:rsidRDefault="00000000" w:rsidRPr="00000000" w14:paraId="000017F4">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i w:val="1"/>
          <w:iCs w:val="1"/>
          <w:sz w:val="24"/>
          <w:szCs w:val="24"/>
          <w:rtl w:val="0"/>
        </w:rPr>
        <w:t xml:space="preserve">"After class."</w:t>
      </w:r>
    </w:p>
    <w:p w:rsidR="00000000" w:rsidDel="00000000" w:rsidP="00000000" w:rsidRDefault="00000000" w:rsidRPr="00000000" w14:paraId="000017F5">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i w:val="1"/>
          <w:iCs w:val="1"/>
          <w:sz w:val="24"/>
          <w:szCs w:val="24"/>
          <w:rtl w:val="0"/>
        </w:rPr>
        <w:t xml:space="preserve">"Sige. Bilhan mo na rin ako ng pagkain."</w:t>
      </w:r>
    </w:p>
    <w:p w:rsidR="00000000" w:rsidDel="00000000" w:rsidP="00000000" w:rsidRDefault="00000000" w:rsidRPr="00000000" w14:paraId="000017F6">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i w:val="1"/>
          <w:iCs w:val="1"/>
          <w:sz w:val="24"/>
          <w:szCs w:val="24"/>
          <w:rtl w:val="0"/>
        </w:rPr>
        <w:t xml:space="preserve">"Libre mangarap."</w:t>
      </w:r>
    </w:p>
    <w:p w:rsidR="00000000" w:rsidDel="00000000" w:rsidP="00000000" w:rsidRDefault="00000000" w:rsidRPr="00000000" w14:paraId="000017F7">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i w:val="1"/>
          <w:iCs w:val="1"/>
          <w:sz w:val="24"/>
          <w:szCs w:val="24"/>
          <w:rtl w:val="0"/>
        </w:rPr>
        <w:t xml:space="preserve">"Worth a try."</w:t>
      </w:r>
    </w:p>
    <w:p w:rsidR="00000000" w:rsidDel="00000000" w:rsidP="00000000" w:rsidRDefault="00000000" w:rsidRPr="00000000" w14:paraId="000017F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locks her phone just as the professor turns around.)</w:t>
      </w:r>
    </w:p>
    <w:p w:rsidR="00000000" w:rsidDel="00000000" w:rsidP="00000000" w:rsidRDefault="00000000" w:rsidRPr="00000000" w14:paraId="000017F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quickly resumes taking notes.</w:t>
      </w:r>
    </w:p>
    <w:p w:rsidR="00000000" w:rsidDel="00000000" w:rsidP="00000000" w:rsidRDefault="00000000" w:rsidRPr="00000000" w14:paraId="000017FA">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7FB">
      <w:pPr>
        <w:pStyle w:val="Heading3"/>
        <w:keepNext w:val="0"/>
        <w:keepLines w:val="0"/>
        <w:spacing w:before="280" w:lineRule="auto"/>
        <w:rPr>
          <w:rFonts w:ascii="Courier" w:cs="Courier" w:eastAsia="Courier" w:hAnsi="Courier"/>
          <w:b w:val="1"/>
          <w:bCs w:val="1"/>
          <w:color w:val="000000"/>
          <w:sz w:val="26"/>
          <w:szCs w:val="26"/>
        </w:rPr>
      </w:pPr>
      <w:bookmarkStart w:colFirst="0" w:colLast="0" w:name="_x99a6agou1s0" w:id="156"/>
      <w:bookmarkEnd w:id="156"/>
      <w:r w:rsidDel="00000000" w:rsidR="00000000" w:rsidRPr="00000000">
        <w:rPr>
          <w:rFonts w:ascii="Courier" w:cs="Courier" w:eastAsia="Courier" w:hAnsi="Courier"/>
          <w:b w:val="1"/>
          <w:bCs w:val="1"/>
          <w:color w:val="000000"/>
          <w:sz w:val="26"/>
          <w:szCs w:val="26"/>
          <w:rtl w:val="0"/>
        </w:rPr>
        <w:t xml:space="preserve">EXT. AUTO REPAIR SHOP - LATE AFTERNOON</w:t>
      </w:r>
    </w:p>
    <w:p w:rsidR="00000000" w:rsidDel="00000000" w:rsidP="00000000" w:rsidRDefault="00000000" w:rsidRPr="00000000" w14:paraId="000017F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school day has ended.)</w:t>
      </w:r>
    </w:p>
    <w:p w:rsidR="00000000" w:rsidDel="00000000" w:rsidP="00000000" w:rsidRDefault="00000000" w:rsidRPr="00000000" w14:paraId="000017F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walks toward the auto repair shop with her backpack slung over one shoulder.</w:t>
      </w:r>
    </w:p>
    <w:p w:rsidR="00000000" w:rsidDel="00000000" w:rsidP="00000000" w:rsidRDefault="00000000" w:rsidRPr="00000000" w14:paraId="000017F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pauses outside for a moment before stepping in.</w:t>
      </w:r>
    </w:p>
    <w:p w:rsidR="00000000" w:rsidDel="00000000" w:rsidP="00000000" w:rsidRDefault="00000000" w:rsidRPr="00000000" w14:paraId="000017F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familiar scent of motor oil and rubber fills the air.</w:t>
      </w:r>
    </w:p>
    <w:p w:rsidR="00000000" w:rsidDel="00000000" w:rsidP="00000000" w:rsidRDefault="00000000" w:rsidRPr="00000000" w14:paraId="0000180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immediately spots ETHAN and RICARDO working together underneath the hood of the same sedan.</w:t>
      </w:r>
    </w:p>
    <w:p w:rsidR="00000000" w:rsidDel="00000000" w:rsidP="00000000" w:rsidRDefault="00000000" w:rsidRPr="00000000" w14:paraId="0000180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demonstrates another repair while ETHAN follows closely.</w:t>
      </w:r>
    </w:p>
    <w:p w:rsidR="00000000" w:rsidDel="00000000" w:rsidP="00000000" w:rsidRDefault="00000000" w:rsidRPr="00000000" w14:paraId="0000180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Supportahan mo muna dito.</w:t>
      </w:r>
    </w:p>
    <w:p w:rsidR="00000000" w:rsidDel="00000000" w:rsidP="00000000" w:rsidRDefault="00000000" w:rsidRPr="00000000" w14:paraId="0000180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Oo... ganyan.</w:t>
      </w:r>
    </w:p>
    <w:p w:rsidR="00000000" w:rsidDel="00000000" w:rsidP="00000000" w:rsidRDefault="00000000" w:rsidRPr="00000000" w14:paraId="0000180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steadies the component.)</w:t>
      </w:r>
    </w:p>
    <w:p w:rsidR="00000000" w:rsidDel="00000000" w:rsidP="00000000" w:rsidRDefault="00000000" w:rsidRPr="00000000" w14:paraId="0000180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Ready na po.</w:t>
      </w:r>
    </w:p>
    <w:p w:rsidR="00000000" w:rsidDel="00000000" w:rsidP="00000000" w:rsidRDefault="00000000" w:rsidRPr="00000000" w14:paraId="0000180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Sige.</w:t>
      </w:r>
    </w:p>
    <w:p w:rsidR="00000000" w:rsidDel="00000000" w:rsidP="00000000" w:rsidRDefault="00000000" w:rsidRPr="00000000" w14:paraId="0000180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Subukan natin.</w:t>
      </w:r>
    </w:p>
    <w:p w:rsidR="00000000" w:rsidDel="00000000" w:rsidP="00000000" w:rsidRDefault="00000000" w:rsidRPr="00000000" w14:paraId="0000180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(Together, they secure the part.)</w:t>
      </w:r>
    </w:p>
    <w:p w:rsidR="00000000" w:rsidDel="00000000" w:rsidP="00000000" w:rsidRDefault="00000000" w:rsidRPr="00000000" w14:paraId="0000180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satisfying CLICK echoes from the engine.</w:t>
      </w:r>
    </w:p>
    <w:p w:rsidR="00000000" w:rsidDel="00000000" w:rsidP="00000000" w:rsidRDefault="00000000" w:rsidRPr="00000000" w14:paraId="0000180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Both men pause.</w:t>
      </w:r>
    </w:p>
    <w:p w:rsidR="00000000" w:rsidDel="00000000" w:rsidP="00000000" w:rsidRDefault="00000000" w:rsidRPr="00000000" w14:paraId="0000180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180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Ayun ba 'yon?</w:t>
      </w:r>
    </w:p>
    <w:p w:rsidR="00000000" w:rsidDel="00000000" w:rsidP="00000000" w:rsidRDefault="00000000" w:rsidRPr="00000000" w14:paraId="0000180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checks the alignment before breaking into a grin.)</w:t>
      </w:r>
    </w:p>
    <w:p w:rsidR="00000000" w:rsidDel="00000000" w:rsidP="00000000" w:rsidRDefault="00000000" w:rsidRPr="00000000" w14:paraId="0000180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Ayun nga!</w:t>
      </w:r>
    </w:p>
    <w:p w:rsidR="00000000" w:rsidDel="00000000" w:rsidP="00000000" w:rsidRDefault="00000000" w:rsidRPr="00000000" w14:paraId="0000180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pumps his fist.)</w:t>
      </w:r>
    </w:p>
    <w:p w:rsidR="00000000" w:rsidDel="00000000" w:rsidP="00000000" w:rsidRDefault="00000000" w:rsidRPr="00000000" w14:paraId="0000181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Yes!</w:t>
      </w:r>
    </w:p>
    <w:p w:rsidR="00000000" w:rsidDel="00000000" w:rsidP="00000000" w:rsidRDefault="00000000" w:rsidRPr="00000000" w14:paraId="0000181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Akala ko uulitin na naman natin.</w:t>
      </w:r>
    </w:p>
    <w:p w:rsidR="00000000" w:rsidDel="00000000" w:rsidP="00000000" w:rsidRDefault="00000000" w:rsidRPr="00000000" w14:paraId="0000181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Hindi na.</w:t>
      </w:r>
    </w:p>
    <w:p w:rsidR="00000000" w:rsidDel="00000000" w:rsidP="00000000" w:rsidRDefault="00000000" w:rsidRPr="00000000" w14:paraId="0000181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Mukhang mabilis ka talagang matuto.</w:t>
      </w:r>
    </w:p>
    <w:p w:rsidR="00000000" w:rsidDel="00000000" w:rsidP="00000000" w:rsidRDefault="00000000" w:rsidRPr="00000000" w14:paraId="0000181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laughs.)</w:t>
      </w:r>
    </w:p>
    <w:p w:rsidR="00000000" w:rsidDel="00000000" w:rsidP="00000000" w:rsidRDefault="00000000" w:rsidRPr="00000000" w14:paraId="0000181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Only then does he notice MAYA standing nearby.</w:t>
      </w:r>
    </w:p>
    <w:p w:rsidR="00000000" w:rsidDel="00000000" w:rsidP="00000000" w:rsidRDefault="00000000" w:rsidRPr="00000000" w14:paraId="0000181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Uy!</w:t>
      </w:r>
    </w:p>
    <w:p w:rsidR="00000000" w:rsidDel="00000000" w:rsidP="00000000" w:rsidRDefault="00000000" w:rsidRPr="00000000" w14:paraId="0000181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w:t>
      </w:r>
    </w:p>
    <w:p w:rsidR="00000000" w:rsidDel="00000000" w:rsidP="00000000" w:rsidRDefault="00000000" w:rsidRPr="00000000" w14:paraId="0000181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raises a hand.)</w:t>
      </w:r>
    </w:p>
    <w:p w:rsidR="00000000" w:rsidDel="00000000" w:rsidP="00000000" w:rsidRDefault="00000000" w:rsidRPr="00000000" w14:paraId="0000181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Hi.</w:t>
      </w:r>
    </w:p>
    <w:p w:rsidR="00000000" w:rsidDel="00000000" w:rsidP="00000000" w:rsidRDefault="00000000" w:rsidRPr="00000000" w14:paraId="0000181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turns.)</w:t>
      </w:r>
    </w:p>
    <w:p w:rsidR="00000000" w:rsidDel="00000000" w:rsidP="00000000" w:rsidRDefault="00000000" w:rsidRPr="00000000" w14:paraId="0000181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Anak!</w:t>
      </w:r>
    </w:p>
    <w:p w:rsidR="00000000" w:rsidDel="00000000" w:rsidP="00000000" w:rsidRDefault="00000000" w:rsidRPr="00000000" w14:paraId="0000181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Kailan ka pa dumating?</w:t>
      </w:r>
    </w:p>
    <w:p w:rsidR="00000000" w:rsidDel="00000000" w:rsidP="00000000" w:rsidRDefault="00000000" w:rsidRPr="00000000" w14:paraId="0000181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Ngayon lang po.</w:t>
      </w:r>
    </w:p>
    <w:p w:rsidR="00000000" w:rsidDel="00000000" w:rsidP="00000000" w:rsidRDefault="00000000" w:rsidRPr="00000000" w14:paraId="0000181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Maaga natapos class namin.</w:t>
      </w:r>
    </w:p>
    <w:p w:rsidR="00000000" w:rsidDel="00000000" w:rsidP="00000000" w:rsidRDefault="00000000" w:rsidRPr="00000000" w14:paraId="0000181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Thought I'd stop by.</w:t>
      </w:r>
    </w:p>
    <w:p w:rsidR="00000000" w:rsidDel="00000000" w:rsidP="00000000" w:rsidRDefault="00000000" w:rsidRPr="00000000" w14:paraId="0000182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Buti naman.</w:t>
      </w:r>
    </w:p>
    <w:p w:rsidR="00000000" w:rsidDel="00000000" w:rsidP="00000000" w:rsidRDefault="00000000" w:rsidRPr="00000000" w14:paraId="0000182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Lumapit ka.</w:t>
      </w:r>
    </w:p>
    <w:p w:rsidR="00000000" w:rsidDel="00000000" w:rsidP="00000000" w:rsidRDefault="00000000" w:rsidRPr="00000000" w14:paraId="0000182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walks closer.)</w:t>
      </w:r>
    </w:p>
    <w:p w:rsidR="00000000" w:rsidDel="00000000" w:rsidP="00000000" w:rsidRDefault="00000000" w:rsidRPr="00000000" w14:paraId="0000182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gestures proudly toward ETHAN.)</w:t>
      </w:r>
    </w:p>
    <w:p w:rsidR="00000000" w:rsidDel="00000000" w:rsidP="00000000" w:rsidRDefault="00000000" w:rsidRPr="00000000" w14:paraId="0000182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 (CONT'D)</w:t>
        <w:br w:type="textWrapping"/>
      </w:r>
      <w:r w:rsidDel="00000000" w:rsidR="00000000" w:rsidRPr="00000000">
        <w:rPr>
          <w:rFonts w:ascii="Courier" w:cs="Courier" w:eastAsia="Courier" w:hAnsi="Courier"/>
          <w:sz w:val="24"/>
          <w:szCs w:val="24"/>
          <w:rtl w:val="0"/>
        </w:rPr>
        <w:t xml:space="preserve">Alam mo, ang bilis nitong matuto.</w:t>
      </w:r>
    </w:p>
    <w:p w:rsidR="00000000" w:rsidDel="00000000" w:rsidP="00000000" w:rsidRDefault="00000000" w:rsidRPr="00000000" w14:paraId="0000182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No'ng first week niya, puro tanong.</w:t>
      </w:r>
    </w:p>
    <w:p w:rsidR="00000000" w:rsidDel="00000000" w:rsidP="00000000" w:rsidRDefault="00000000" w:rsidRPr="00000000" w14:paraId="0000182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Ngayon, minsan nauunahan pa niya ako.</w:t>
      </w:r>
    </w:p>
    <w:p w:rsidR="00000000" w:rsidDel="00000000" w:rsidP="00000000" w:rsidRDefault="00000000" w:rsidRPr="00000000" w14:paraId="0000182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Tito...</w:t>
      </w:r>
    </w:p>
    <w:p w:rsidR="00000000" w:rsidDel="00000000" w:rsidP="00000000" w:rsidRDefault="00000000" w:rsidRPr="00000000" w14:paraId="0000182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Huwag naman po.</w:t>
      </w:r>
    </w:p>
    <w:p w:rsidR="00000000" w:rsidDel="00000000" w:rsidP="00000000" w:rsidRDefault="00000000" w:rsidRPr="00000000" w14:paraId="0000182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Ano?</w:t>
      </w:r>
    </w:p>
    <w:p w:rsidR="00000000" w:rsidDel="00000000" w:rsidP="00000000" w:rsidRDefault="00000000" w:rsidRPr="00000000" w14:paraId="0000182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Totoo naman.</w:t>
      </w:r>
    </w:p>
    <w:p w:rsidR="00000000" w:rsidDel="00000000" w:rsidP="00000000" w:rsidRDefault="00000000" w:rsidRPr="00000000" w14:paraId="0000182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scratches the back of his neck, embarrassed.)</w:t>
      </w:r>
    </w:p>
    <w:p w:rsidR="00000000" w:rsidDel="00000000" w:rsidP="00000000" w:rsidRDefault="00000000" w:rsidRPr="00000000" w14:paraId="0000182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 (CONT'D)</w:t>
        <w:br w:type="textWrapping"/>
      </w:r>
      <w:r w:rsidDel="00000000" w:rsidR="00000000" w:rsidRPr="00000000">
        <w:rPr>
          <w:rFonts w:ascii="Courier" w:cs="Courier" w:eastAsia="Courier" w:hAnsi="Courier"/>
          <w:sz w:val="24"/>
          <w:szCs w:val="24"/>
          <w:rtl w:val="0"/>
        </w:rPr>
        <w:t xml:space="preserve">Masipag.</w:t>
      </w:r>
    </w:p>
    <w:p w:rsidR="00000000" w:rsidDel="00000000" w:rsidP="00000000" w:rsidRDefault="00000000" w:rsidRPr="00000000" w14:paraId="0000182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Responsible.</w:t>
      </w:r>
    </w:p>
    <w:p w:rsidR="00000000" w:rsidDel="00000000" w:rsidP="00000000" w:rsidRDefault="00000000" w:rsidRPr="00000000" w14:paraId="0000182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reklamo nang reklamo.</w:t>
      </w:r>
    </w:p>
    <w:p w:rsidR="00000000" w:rsidDel="00000000" w:rsidP="00000000" w:rsidRDefault="00000000" w:rsidRPr="00000000" w14:paraId="0000182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At kapag may hindi alam, nagtatanong agad.</w:t>
      </w:r>
    </w:p>
    <w:p w:rsidR="00000000" w:rsidDel="00000000" w:rsidP="00000000" w:rsidRDefault="00000000" w:rsidRPr="00000000" w14:paraId="0000183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Mahirap makahanap ng ganyang tao.</w:t>
      </w:r>
    </w:p>
    <w:p w:rsidR="00000000" w:rsidDel="00000000" w:rsidP="00000000" w:rsidRDefault="00000000" w:rsidRPr="00000000" w14:paraId="0000183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glances at ETHAN.)</w:t>
      </w:r>
    </w:p>
    <w:p w:rsidR="00000000" w:rsidDel="00000000" w:rsidP="00000000" w:rsidRDefault="00000000" w:rsidRPr="00000000" w14:paraId="0000183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at her father.</w:t>
      </w:r>
    </w:p>
    <w:p w:rsidR="00000000" w:rsidDel="00000000" w:rsidP="00000000" w:rsidRDefault="00000000" w:rsidRPr="00000000" w14:paraId="0000183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forces a small smile.</w:t>
      </w:r>
    </w:p>
    <w:p w:rsidR="00000000" w:rsidDel="00000000" w:rsidP="00000000" w:rsidRDefault="00000000" w:rsidRPr="00000000" w14:paraId="0000183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Congrats.</w:t>
      </w:r>
    </w:p>
    <w:p w:rsidR="00000000" w:rsidDel="00000000" w:rsidP="00000000" w:rsidRDefault="00000000" w:rsidRPr="00000000" w14:paraId="0000183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Mukhang bagay sa'yo.</w:t>
      </w:r>
    </w:p>
    <w:p w:rsidR="00000000" w:rsidDel="00000000" w:rsidP="00000000" w:rsidRDefault="00000000" w:rsidRPr="00000000" w14:paraId="0000183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One month pa lang ako rito.</w:t>
      </w:r>
    </w:p>
    <w:p w:rsidR="00000000" w:rsidDel="00000000" w:rsidP="00000000" w:rsidRDefault="00000000" w:rsidRPr="00000000" w14:paraId="0000183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Still...</w:t>
      </w:r>
    </w:p>
    <w:p w:rsidR="00000000" w:rsidDel="00000000" w:rsidP="00000000" w:rsidRDefault="00000000" w:rsidRPr="00000000" w14:paraId="0000183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You're doing great.</w:t>
      </w:r>
    </w:p>
    <w:p w:rsidR="00000000" w:rsidDel="00000000" w:rsidP="00000000" w:rsidRDefault="00000000" w:rsidRPr="00000000" w14:paraId="0000183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gently pats ETHAN on the shoulder.)</w:t>
      </w:r>
    </w:p>
    <w:p w:rsidR="00000000" w:rsidDel="00000000" w:rsidP="00000000" w:rsidRDefault="00000000" w:rsidRPr="00000000" w14:paraId="0000183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smiles.)</w:t>
      </w:r>
    </w:p>
    <w:p w:rsidR="00000000" w:rsidDel="00000000" w:rsidP="00000000" w:rsidRDefault="00000000" w:rsidRPr="00000000" w14:paraId="0000183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Salamat.</w:t>
      </w:r>
    </w:p>
    <w:p w:rsidR="00000000" w:rsidDel="00000000" w:rsidP="00000000" w:rsidRDefault="00000000" w:rsidRPr="00000000" w14:paraId="0000183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Something flickers across MAYA's face.</w:t>
      </w:r>
    </w:p>
    <w:p w:rsidR="00000000" w:rsidDel="00000000" w:rsidP="00000000" w:rsidRDefault="00000000" w:rsidRPr="00000000" w14:paraId="0000183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smile.</w:t>
      </w:r>
    </w:p>
    <w:p w:rsidR="00000000" w:rsidDel="00000000" w:rsidP="00000000" w:rsidRDefault="00000000" w:rsidRPr="00000000" w14:paraId="0000183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not quite one that reaches her eyes.</w:t>
      </w:r>
    </w:p>
    <w:p w:rsidR="00000000" w:rsidDel="00000000" w:rsidP="00000000" w:rsidRDefault="00000000" w:rsidRPr="00000000" w14:paraId="0000183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watches as ETHAN and RICARDO naturally return to working side by side.</w:t>
      </w:r>
    </w:p>
    <w:p w:rsidR="00000000" w:rsidDel="00000000" w:rsidP="00000000" w:rsidRDefault="00000000" w:rsidRPr="00000000" w14:paraId="0000184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smile slowly fades.</w:t>
      </w:r>
    </w:p>
    <w:p w:rsidR="00000000" w:rsidDel="00000000" w:rsidP="00000000" w:rsidRDefault="00000000" w:rsidRPr="00000000" w14:paraId="00001841">
      <w:pPr>
        <w:spacing w:after="240" w:before="240" w:lineRule="auto"/>
        <w:jc w:val="right"/>
        <w:rPr>
          <w:rFonts w:ascii="Courier" w:cs="Courier" w:eastAsia="Courier" w:hAnsi="Courier"/>
          <w:b w:val="1"/>
          <w:bCs w:val="1"/>
          <w:sz w:val="26"/>
          <w:szCs w:val="26"/>
        </w:rPr>
      </w:pPr>
      <w:r w:rsidDel="00000000" w:rsidR="00000000" w:rsidRPr="00000000">
        <w:rPr>
          <w:rFonts w:ascii="Courier" w:cs="Courier" w:eastAsia="Courier" w:hAnsi="Courier"/>
          <w:sz w:val="24"/>
          <w:szCs w:val="24"/>
          <w:rtl w:val="0"/>
        </w:rPr>
        <w:t xml:space="preserve">FADE OUT.</w:t>
      </w:r>
      <w:r w:rsidDel="00000000" w:rsidR="00000000" w:rsidRPr="00000000">
        <w:rPr>
          <w:rtl w:val="0"/>
        </w:rPr>
      </w:r>
    </w:p>
    <w:p w:rsidR="00000000" w:rsidDel="00000000" w:rsidP="00000000" w:rsidRDefault="00000000" w:rsidRPr="00000000" w14:paraId="00001842">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EXT. AUTO REPAIR SHOP - LATE AFTERNOON</w:t>
      </w:r>
    </w:p>
    <w:p w:rsidR="00000000" w:rsidDel="00000000" w:rsidP="00000000" w:rsidRDefault="00000000" w:rsidRPr="00000000" w14:paraId="0000184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repair is finally finished.</w:t>
      </w:r>
    </w:p>
    <w:p w:rsidR="00000000" w:rsidDel="00000000" w:rsidP="00000000" w:rsidRDefault="00000000" w:rsidRPr="00000000" w14:paraId="0000184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wipes the grease off his hands with a rag while ETHAN stretches his sore arms.</w:t>
      </w:r>
    </w:p>
    <w:p w:rsidR="00000000" w:rsidDel="00000000" w:rsidP="00000000" w:rsidRDefault="00000000" w:rsidRPr="00000000" w14:paraId="0000184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Grabe...</w:t>
      </w:r>
    </w:p>
    <w:p w:rsidR="00000000" w:rsidDel="00000000" w:rsidP="00000000" w:rsidRDefault="00000000" w:rsidRPr="00000000" w14:paraId="0000184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Akala ko matatapos na likod ko.</w:t>
      </w:r>
    </w:p>
    <w:p w:rsidR="00000000" w:rsidDel="00000000" w:rsidP="00000000" w:rsidRDefault="00000000" w:rsidRPr="00000000" w14:paraId="0000184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(Laughs.)</w:t>
      </w:r>
    </w:p>
    <w:p w:rsidR="00000000" w:rsidDel="00000000" w:rsidP="00000000" w:rsidRDefault="00000000" w:rsidRPr="00000000" w14:paraId="0000184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Masasanay ka rin.</w:t>
      </w:r>
    </w:p>
    <w:p w:rsidR="00000000" w:rsidDel="00000000" w:rsidP="00000000" w:rsidRDefault="00000000" w:rsidRPr="00000000" w14:paraId="0000184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Biglang snaps his fingers.</w:t>
      </w:r>
    </w:p>
    <w:p w:rsidR="00000000" w:rsidDel="00000000" w:rsidP="00000000" w:rsidRDefault="00000000" w:rsidRPr="00000000" w14:paraId="0000184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Ay, oo nga!</w:t>
      </w:r>
    </w:p>
    <w:p w:rsidR="00000000" w:rsidDel="00000000" w:rsidP="00000000" w:rsidRDefault="00000000" w:rsidRPr="00000000" w14:paraId="0000184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up from her phone.)</w:t>
      </w:r>
    </w:p>
    <w:p w:rsidR="00000000" w:rsidDel="00000000" w:rsidP="00000000" w:rsidRDefault="00000000" w:rsidRPr="00000000" w14:paraId="0000184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Ano?</w:t>
      </w:r>
    </w:p>
    <w:p w:rsidR="00000000" w:rsidDel="00000000" w:rsidP="00000000" w:rsidRDefault="00000000" w:rsidRPr="00000000" w14:paraId="0000184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Mom asked me to send updates sa trabaho.</w:t>
      </w:r>
    </w:p>
    <w:p w:rsidR="00000000" w:rsidDel="00000000" w:rsidP="00000000" w:rsidRDefault="00000000" w:rsidRPr="00000000" w14:paraId="0000184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Sabi niya gusto niyang makita kung ano'ng ginagawa ko rito.</w:t>
      </w:r>
    </w:p>
    <w:p w:rsidR="00000000" w:rsidDel="00000000" w:rsidP="00000000" w:rsidRDefault="00000000" w:rsidRPr="00000000" w14:paraId="0000184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nods.)</w:t>
      </w:r>
    </w:p>
    <w:p w:rsidR="00000000" w:rsidDel="00000000" w:rsidP="00000000" w:rsidRDefault="00000000" w:rsidRPr="00000000" w14:paraId="0000185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Magandang idea 'yan.</w:t>
      </w:r>
    </w:p>
    <w:p w:rsidR="00000000" w:rsidDel="00000000" w:rsidP="00000000" w:rsidRDefault="00000000" w:rsidRPr="00000000" w14:paraId="0000185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remembrance ka rin.</w:t>
      </w:r>
    </w:p>
    <w:p w:rsidR="00000000" w:rsidDel="00000000" w:rsidP="00000000" w:rsidRDefault="00000000" w:rsidRPr="00000000" w14:paraId="0000185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turns toward MAYA.)</w:t>
      </w:r>
    </w:p>
    <w:p w:rsidR="00000000" w:rsidDel="00000000" w:rsidP="00000000" w:rsidRDefault="00000000" w:rsidRPr="00000000" w14:paraId="0000185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May...</w:t>
      </w:r>
    </w:p>
    <w:p w:rsidR="00000000" w:rsidDel="00000000" w:rsidP="00000000" w:rsidRDefault="00000000" w:rsidRPr="00000000" w14:paraId="0000185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Pwede bang ikaw na lang kumuha ng picture?</w:t>
      </w:r>
    </w:p>
    <w:p w:rsidR="00000000" w:rsidDel="00000000" w:rsidP="00000000" w:rsidRDefault="00000000" w:rsidRPr="00000000" w14:paraId="0000185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raises an eyebrow.)</w:t>
      </w:r>
    </w:p>
    <w:p w:rsidR="00000000" w:rsidDel="00000000" w:rsidP="00000000" w:rsidRDefault="00000000" w:rsidRPr="00000000" w14:paraId="0000185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Ako pa talaga?</w:t>
      </w:r>
    </w:p>
    <w:p w:rsidR="00000000" w:rsidDel="00000000" w:rsidP="00000000" w:rsidRDefault="00000000" w:rsidRPr="00000000" w14:paraId="0000185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Ikaw lang naman photographer dito.</w:t>
      </w:r>
    </w:p>
    <w:p w:rsidR="00000000" w:rsidDel="00000000" w:rsidP="00000000" w:rsidRDefault="00000000" w:rsidRPr="00000000" w14:paraId="0000185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Since when?</w:t>
      </w:r>
    </w:p>
    <w:p w:rsidR="00000000" w:rsidDel="00000000" w:rsidP="00000000" w:rsidRDefault="00000000" w:rsidRPr="00000000" w14:paraId="0000185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Since ngayon.</w:t>
      </w:r>
    </w:p>
    <w:p w:rsidR="00000000" w:rsidDel="00000000" w:rsidP="00000000" w:rsidRDefault="00000000" w:rsidRPr="00000000" w14:paraId="0000185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rolls her eyes with a small smile.)</w:t>
      </w:r>
    </w:p>
    <w:p w:rsidR="00000000" w:rsidDel="00000000" w:rsidP="00000000" w:rsidRDefault="00000000" w:rsidRPr="00000000" w14:paraId="0000185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Sige na nga.</w:t>
      </w:r>
    </w:p>
    <w:p w:rsidR="00000000" w:rsidDel="00000000" w:rsidP="00000000" w:rsidRDefault="00000000" w:rsidRPr="00000000" w14:paraId="0000185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takes out her phone.)</w:t>
      </w:r>
    </w:p>
    <w:p w:rsidR="00000000" w:rsidDel="00000000" w:rsidP="00000000" w:rsidRDefault="00000000" w:rsidRPr="00000000" w14:paraId="0000185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stands beside ETHAN.)</w:t>
      </w:r>
    </w:p>
    <w:p w:rsidR="00000000" w:rsidDel="00000000" w:rsidP="00000000" w:rsidRDefault="00000000" w:rsidRPr="00000000" w14:paraId="0000185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Ganito ba?</w:t>
      </w:r>
    </w:p>
    <w:p w:rsidR="00000000" w:rsidDel="00000000" w:rsidP="00000000" w:rsidRDefault="00000000" w:rsidRPr="00000000" w14:paraId="0000185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Tito, trabaho tayo.</w:t>
      </w:r>
    </w:p>
    <w:p w:rsidR="00000000" w:rsidDel="00000000" w:rsidP="00000000" w:rsidRDefault="00000000" w:rsidRPr="00000000" w14:paraId="0000186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pictorial.</w:t>
      </w:r>
    </w:p>
    <w:p w:rsidR="00000000" w:rsidDel="00000000" w:rsidP="00000000" w:rsidRDefault="00000000" w:rsidRPr="00000000" w14:paraId="0000186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Eh sabi mo picture.</w:t>
      </w:r>
    </w:p>
    <w:p w:rsidR="00000000" w:rsidDel="00000000" w:rsidP="00000000" w:rsidRDefault="00000000" w:rsidRPr="00000000" w14:paraId="0000186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Natural lang sana.</w:t>
      </w:r>
    </w:p>
    <w:p w:rsidR="00000000" w:rsidDel="00000000" w:rsidP="00000000" w:rsidRDefault="00000000" w:rsidRPr="00000000" w14:paraId="0000186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Natural na pogi naman ako.</w:t>
      </w:r>
    </w:p>
    <w:p w:rsidR="00000000" w:rsidDel="00000000" w:rsidP="00000000" w:rsidRDefault="00000000" w:rsidRPr="00000000" w14:paraId="0000186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laughs.)</w:t>
      </w:r>
    </w:p>
    <w:p w:rsidR="00000000" w:rsidDel="00000000" w:rsidP="00000000" w:rsidRDefault="00000000" w:rsidRPr="00000000" w14:paraId="0000186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Okay...</w:t>
      </w:r>
    </w:p>
    <w:p w:rsidR="00000000" w:rsidDel="00000000" w:rsidP="00000000" w:rsidRDefault="00000000" w:rsidRPr="00000000" w14:paraId="0000186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Smile.</w:t>
      </w:r>
    </w:p>
    <w:p w:rsidR="00000000" w:rsidDel="00000000" w:rsidP="00000000" w:rsidRDefault="00000000" w:rsidRPr="00000000" w14:paraId="0000186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(Click.)</w:t>
      </w:r>
    </w:p>
    <w:p w:rsidR="00000000" w:rsidDel="00000000" w:rsidP="00000000" w:rsidRDefault="00000000" w:rsidRPr="00000000" w14:paraId="0000186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shot.</w:t>
      </w:r>
    </w:p>
    <w:p w:rsidR="00000000" w:rsidDel="00000000" w:rsidP="00000000" w:rsidRDefault="00000000" w:rsidRPr="00000000" w14:paraId="0000186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(Click.)</w:t>
      </w:r>
    </w:p>
    <w:p w:rsidR="00000000" w:rsidDel="00000000" w:rsidP="00000000" w:rsidRDefault="00000000" w:rsidRPr="00000000" w14:paraId="0000186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One more.</w:t>
      </w:r>
    </w:p>
    <w:p w:rsidR="00000000" w:rsidDel="00000000" w:rsidP="00000000" w:rsidRDefault="00000000" w:rsidRPr="00000000" w14:paraId="0000186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(Click.)</w:t>
      </w:r>
    </w:p>
    <w:p w:rsidR="00000000" w:rsidDel="00000000" w:rsidP="00000000" w:rsidRDefault="00000000" w:rsidRPr="00000000" w14:paraId="0000186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Okay na.</w:t>
      </w:r>
    </w:p>
    <w:p w:rsidR="00000000" w:rsidDel="00000000" w:rsidP="00000000" w:rsidRDefault="00000000" w:rsidRPr="00000000" w14:paraId="0000186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Pero isa pa habang nagtatrabaho kayo.</w:t>
      </w:r>
    </w:p>
    <w:p w:rsidR="00000000" w:rsidDel="00000000" w:rsidP="00000000" w:rsidRDefault="00000000" w:rsidRPr="00000000" w14:paraId="0000186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and ETHAN return to the engine.)</w:t>
      </w:r>
    </w:p>
    <w:p w:rsidR="00000000" w:rsidDel="00000000" w:rsidP="00000000" w:rsidRDefault="00000000" w:rsidRPr="00000000" w14:paraId="0000186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They continue working while occasionally talking and laughing.)</w:t>
      </w:r>
    </w:p>
    <w:p w:rsidR="00000000" w:rsidDel="00000000" w:rsidP="00000000" w:rsidRDefault="00000000" w:rsidRPr="00000000" w14:paraId="0000187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quietly takes a few more candid shots.</w:t>
      </w:r>
    </w:p>
    <w:p w:rsidR="00000000" w:rsidDel="00000000" w:rsidP="00000000" w:rsidRDefault="00000000" w:rsidRPr="00000000" w14:paraId="0000187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Click.</w:t>
      </w:r>
    </w:p>
    <w:p w:rsidR="00000000" w:rsidDel="00000000" w:rsidP="00000000" w:rsidRDefault="00000000" w:rsidRPr="00000000" w14:paraId="0000187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Click.</w:t>
      </w:r>
    </w:p>
    <w:p w:rsidR="00000000" w:rsidDel="00000000" w:rsidP="00000000" w:rsidRDefault="00000000" w:rsidRPr="00000000" w14:paraId="0000187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Click.</w:t>
      </w:r>
    </w:p>
    <w:p w:rsidR="00000000" w:rsidDel="00000000" w:rsidP="00000000" w:rsidRDefault="00000000" w:rsidRPr="00000000" w14:paraId="0000187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lowers her phone and looks through the photos.</w:t>
      </w:r>
    </w:p>
    <w:p w:rsidR="00000000" w:rsidDel="00000000" w:rsidP="00000000" w:rsidRDefault="00000000" w:rsidRPr="00000000" w14:paraId="0000187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Most of them show RICARDO and ETHAN smiling while working side by side.</w:t>
      </w:r>
    </w:p>
    <w:p w:rsidR="00000000" w:rsidDel="00000000" w:rsidP="00000000" w:rsidRDefault="00000000" w:rsidRPr="00000000" w14:paraId="0000187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Without realizing it, they already look comfortable together.</w:t>
      </w:r>
    </w:p>
    <w:p w:rsidR="00000000" w:rsidDel="00000000" w:rsidP="00000000" w:rsidRDefault="00000000" w:rsidRPr="00000000" w14:paraId="0000187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Like they've been doing this for years.</w:t>
      </w:r>
    </w:p>
    <w:p w:rsidR="00000000" w:rsidDel="00000000" w:rsidP="00000000" w:rsidRDefault="00000000" w:rsidRPr="00000000" w14:paraId="0000187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pockets her phone.</w:t>
      </w:r>
    </w:p>
    <w:p w:rsidR="00000000" w:rsidDel="00000000" w:rsidP="00000000" w:rsidRDefault="00000000" w:rsidRPr="00000000" w14:paraId="0000187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glances at the two once more.</w:t>
      </w:r>
    </w:p>
    <w:p w:rsidR="00000000" w:rsidDel="00000000" w:rsidP="00000000" w:rsidRDefault="00000000" w:rsidRPr="00000000" w14:paraId="0000187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They're already focused on the car again.</w:t>
      </w:r>
    </w:p>
    <w:p w:rsidR="00000000" w:rsidDel="00000000" w:rsidP="00000000" w:rsidRDefault="00000000" w:rsidRPr="00000000" w14:paraId="0000187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quietly walks toward a nearby bench and sits down.</w:t>
      </w:r>
    </w:p>
    <w:p w:rsidR="00000000" w:rsidDel="00000000" w:rsidP="00000000" w:rsidRDefault="00000000" w:rsidRPr="00000000" w14:paraId="0000187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scrolls through social media, pretending to keep herself occupied.</w:t>
      </w:r>
    </w:p>
    <w:p w:rsidR="00000000" w:rsidDel="00000000" w:rsidP="00000000" w:rsidRDefault="00000000" w:rsidRPr="00000000" w14:paraId="0000187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sounds of laughter and conversation continue in the background.</w:t>
      </w:r>
    </w:p>
    <w:p w:rsidR="00000000" w:rsidDel="00000000" w:rsidP="00000000" w:rsidRDefault="00000000" w:rsidRPr="00000000" w14:paraId="0000187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hears them...</w:t>
      </w:r>
    </w:p>
    <w:p w:rsidR="00000000" w:rsidDel="00000000" w:rsidP="00000000" w:rsidRDefault="00000000" w:rsidRPr="00000000" w14:paraId="0000187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doesn't really listen.</w:t>
      </w:r>
    </w:p>
    <w:p w:rsidR="00000000" w:rsidDel="00000000" w:rsidP="00000000" w:rsidRDefault="00000000" w:rsidRPr="00000000" w14:paraId="00001880">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TO:</w:t>
      </w:r>
    </w:p>
    <w:p w:rsidR="00000000" w:rsidDel="00000000" w:rsidP="00000000" w:rsidRDefault="00000000" w:rsidRPr="00000000" w14:paraId="00001881">
      <w:pPr>
        <w:pStyle w:val="Heading3"/>
        <w:keepNext w:val="0"/>
        <w:keepLines w:val="0"/>
        <w:spacing w:before="280" w:lineRule="auto"/>
        <w:rPr>
          <w:rFonts w:ascii="Courier" w:cs="Courier" w:eastAsia="Courier" w:hAnsi="Courier"/>
          <w:b w:val="1"/>
          <w:bCs w:val="1"/>
          <w:color w:val="000000"/>
          <w:sz w:val="26"/>
          <w:szCs w:val="26"/>
        </w:rPr>
      </w:pPr>
      <w:bookmarkStart w:colFirst="0" w:colLast="0" w:name="_om6ka1dyalxg" w:id="157"/>
      <w:bookmarkEnd w:id="157"/>
      <w:r w:rsidDel="00000000" w:rsidR="00000000" w:rsidRPr="00000000">
        <w:rPr>
          <w:rFonts w:ascii="Courier" w:cs="Courier" w:eastAsia="Courier" w:hAnsi="Courier"/>
          <w:b w:val="1"/>
          <w:bCs w:val="1"/>
          <w:color w:val="000000"/>
          <w:sz w:val="26"/>
          <w:szCs w:val="26"/>
          <w:rtl w:val="0"/>
        </w:rPr>
        <w:t xml:space="preserve">INT. ILAGAN HOUSE - DINING ROOM - EVENING</w:t>
      </w:r>
    </w:p>
    <w:p w:rsidR="00000000" w:rsidDel="00000000" w:rsidP="00000000" w:rsidRDefault="00000000" w:rsidRPr="00000000" w14:paraId="0000188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dining table is filled with home-cooked dishes.</w:t>
      </w:r>
    </w:p>
    <w:p w:rsidR="00000000" w:rsidDel="00000000" w:rsidP="00000000" w:rsidRDefault="00000000" w:rsidRPr="00000000" w14:paraId="0000188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places another serving of food at the center of the table.</w:t>
      </w:r>
    </w:p>
    <w:p w:rsidR="00000000" w:rsidDel="00000000" w:rsidP="00000000" w:rsidRDefault="00000000" w:rsidRPr="00000000" w14:paraId="0000188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MAYA, JENNIFER, and ETHAN are already eating.</w:t>
      </w:r>
    </w:p>
    <w:p w:rsidR="00000000" w:rsidDel="00000000" w:rsidP="00000000" w:rsidRDefault="00000000" w:rsidRPr="00000000" w14:paraId="0000188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atmosphere is warm.</w:t>
      </w:r>
    </w:p>
    <w:p w:rsidR="00000000" w:rsidDel="00000000" w:rsidP="00000000" w:rsidRDefault="00000000" w:rsidRPr="00000000" w14:paraId="0000188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Comfortable.</w:t>
      </w:r>
    </w:p>
    <w:p w:rsidR="00000000" w:rsidDel="00000000" w:rsidP="00000000" w:rsidRDefault="00000000" w:rsidRPr="00000000" w14:paraId="0000188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By now, ETHAN has become a familiar face in the Ilagan household.</w:t>
      </w:r>
    </w:p>
    <w:p w:rsidR="00000000" w:rsidDel="00000000" w:rsidP="00000000" w:rsidRDefault="00000000" w:rsidRPr="00000000" w14:paraId="0000188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br w:type="textWrapping"/>
      </w:r>
      <w:r w:rsidDel="00000000" w:rsidR="00000000" w:rsidRPr="00000000">
        <w:rPr>
          <w:rFonts w:ascii="Courier" w:cs="Courier" w:eastAsia="Courier" w:hAnsi="Courier"/>
          <w:sz w:val="24"/>
          <w:szCs w:val="24"/>
          <w:rtl w:val="0"/>
        </w:rPr>
        <w:t xml:space="preserve">ETHAN, kumuha ka pa.</w:t>
      </w:r>
    </w:p>
    <w:p w:rsidR="00000000" w:rsidDel="00000000" w:rsidP="00000000" w:rsidRDefault="00000000" w:rsidRPr="00000000" w14:paraId="0000188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Huwag kang mahihiya.</w:t>
      </w:r>
    </w:p>
    <w:p w:rsidR="00000000" w:rsidDel="00000000" w:rsidP="00000000" w:rsidRDefault="00000000" w:rsidRPr="00000000" w14:paraId="0000188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Thank you po, Tita.</w:t>
      </w:r>
    </w:p>
    <w:p w:rsidR="00000000" w:rsidDel="00000000" w:rsidP="00000000" w:rsidRDefault="00000000" w:rsidRPr="00000000" w14:paraId="0000188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Pero okay na po ako.</w:t>
      </w:r>
    </w:p>
    <w:p w:rsidR="00000000" w:rsidDel="00000000" w:rsidP="00000000" w:rsidRDefault="00000000" w:rsidRPr="00000000" w14:paraId="0000188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br w:type="textWrapping"/>
      </w:r>
      <w:r w:rsidDel="00000000" w:rsidR="00000000" w:rsidRPr="00000000">
        <w:rPr>
          <w:rFonts w:ascii="Courier" w:cs="Courier" w:eastAsia="Courier" w:hAnsi="Courier"/>
          <w:sz w:val="24"/>
          <w:szCs w:val="24"/>
          <w:rtl w:val="0"/>
        </w:rPr>
        <w:t xml:space="preserve">Sure ka?</w:t>
      </w:r>
    </w:p>
    <w:p w:rsidR="00000000" w:rsidDel="00000000" w:rsidP="00000000" w:rsidRDefault="00000000" w:rsidRPr="00000000" w14:paraId="0000188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Opo.</w:t>
      </w:r>
    </w:p>
    <w:p w:rsidR="00000000" w:rsidDel="00000000" w:rsidP="00000000" w:rsidRDefault="00000000" w:rsidRPr="00000000" w14:paraId="0000188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Busog na busog na.</w:t>
      </w:r>
    </w:p>
    <w:p w:rsidR="00000000" w:rsidDel="00000000" w:rsidP="00000000" w:rsidRDefault="00000000" w:rsidRPr="00000000" w14:paraId="0000188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chuckles.)</w:t>
      </w:r>
    </w:p>
    <w:p w:rsidR="00000000" w:rsidDel="00000000" w:rsidP="00000000" w:rsidRDefault="00000000" w:rsidRPr="00000000" w14:paraId="0000189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Hindi pa 'yan busog.</w:t>
      </w:r>
    </w:p>
    <w:p w:rsidR="00000000" w:rsidDel="00000000" w:rsidP="00000000" w:rsidRDefault="00000000" w:rsidRPr="00000000" w14:paraId="0000189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Nahihiya lang 'yan.</w:t>
      </w:r>
    </w:p>
    <w:p w:rsidR="00000000" w:rsidDel="00000000" w:rsidP="00000000" w:rsidRDefault="00000000" w:rsidRPr="00000000" w14:paraId="0000189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laughs awkwardly.)</w:t>
      </w:r>
    </w:p>
    <w:p w:rsidR="00000000" w:rsidDel="00000000" w:rsidP="00000000" w:rsidRDefault="00000000" w:rsidRPr="00000000" w14:paraId="0000189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Konti lang po.</w:t>
      </w:r>
    </w:p>
    <w:p w:rsidR="00000000" w:rsidDel="00000000" w:rsidP="00000000" w:rsidRDefault="00000000" w:rsidRPr="00000000" w14:paraId="0000189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four continue eating.)</w:t>
      </w:r>
    </w:p>
    <w:p w:rsidR="00000000" w:rsidDel="00000000" w:rsidP="00000000" w:rsidRDefault="00000000" w:rsidRPr="00000000" w14:paraId="0000189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Small conversations fill the room.</w:t>
      </w:r>
    </w:p>
    <w:p w:rsidR="00000000" w:rsidDel="00000000" w:rsidP="00000000" w:rsidRDefault="00000000" w:rsidRPr="00000000" w14:paraId="0000189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School.</w:t>
      </w:r>
    </w:p>
    <w:p w:rsidR="00000000" w:rsidDel="00000000" w:rsidP="00000000" w:rsidRDefault="00000000" w:rsidRPr="00000000" w14:paraId="0000189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Work.</w:t>
      </w:r>
    </w:p>
    <w:p w:rsidR="00000000" w:rsidDel="00000000" w:rsidP="00000000" w:rsidRDefault="00000000" w:rsidRPr="00000000" w14:paraId="0000189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repair shop.</w:t>
      </w:r>
    </w:p>
    <w:p w:rsidR="00000000" w:rsidDel="00000000" w:rsidP="00000000" w:rsidRDefault="00000000" w:rsidRPr="00000000" w14:paraId="0000189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food.</w:t>
      </w:r>
    </w:p>
    <w:p w:rsidR="00000000" w:rsidDel="00000000" w:rsidP="00000000" w:rsidRDefault="00000000" w:rsidRPr="00000000" w14:paraId="0000189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comfortable silence follows.</w:t>
      </w:r>
    </w:p>
    <w:p w:rsidR="00000000" w:rsidDel="00000000" w:rsidP="00000000" w:rsidRDefault="00000000" w:rsidRPr="00000000" w14:paraId="0000189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w:t>
      </w:r>
    </w:p>
    <w:p w:rsidR="00000000" w:rsidDel="00000000" w:rsidP="00000000" w:rsidRDefault="00000000" w:rsidRPr="00000000" w14:paraId="0000189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slowly sets his spoon down.)</w:t>
      </w:r>
    </w:p>
    <w:p w:rsidR="00000000" w:rsidDel="00000000" w:rsidP="00000000" w:rsidRDefault="00000000" w:rsidRPr="00000000" w14:paraId="0000189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His expression becomes more serious.</w:t>
      </w:r>
    </w:p>
    <w:p w:rsidR="00000000" w:rsidDel="00000000" w:rsidP="00000000" w:rsidRDefault="00000000" w:rsidRPr="00000000" w14:paraId="0000189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Tito...</w:t>
      </w:r>
    </w:p>
    <w:p w:rsidR="00000000" w:rsidDel="00000000" w:rsidP="00000000" w:rsidRDefault="00000000" w:rsidRPr="00000000" w14:paraId="0000189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Tita...</w:t>
      </w:r>
    </w:p>
    <w:p w:rsidR="00000000" w:rsidDel="00000000" w:rsidP="00000000" w:rsidRDefault="00000000" w:rsidRPr="00000000" w14:paraId="000018A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gusto sana akong sabihin.</w:t>
      </w:r>
    </w:p>
    <w:p w:rsidR="00000000" w:rsidDel="00000000" w:rsidP="00000000" w:rsidRDefault="00000000" w:rsidRPr="00000000" w14:paraId="000018A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table quiets.)</w:t>
      </w:r>
    </w:p>
    <w:p w:rsidR="00000000" w:rsidDel="00000000" w:rsidP="00000000" w:rsidRDefault="00000000" w:rsidRPr="00000000" w14:paraId="000018A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looks at him.</w:t>
      </w:r>
    </w:p>
    <w:p w:rsidR="00000000" w:rsidDel="00000000" w:rsidP="00000000" w:rsidRDefault="00000000" w:rsidRPr="00000000" w14:paraId="000018A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nods.</w:t>
      </w:r>
    </w:p>
    <w:p w:rsidR="00000000" w:rsidDel="00000000" w:rsidP="00000000" w:rsidRDefault="00000000" w:rsidRPr="00000000" w14:paraId="000018A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Ano 'yon, hijo?</w:t>
      </w:r>
    </w:p>
    <w:p w:rsidR="00000000" w:rsidDel="00000000" w:rsidP="00000000" w:rsidRDefault="00000000" w:rsidRPr="00000000" w14:paraId="000018A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takes a small breath.)</w:t>
      </w:r>
    </w:p>
    <w:p w:rsidR="00000000" w:rsidDel="00000000" w:rsidP="00000000" w:rsidRDefault="00000000" w:rsidRPr="00000000" w14:paraId="000018A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Nag-usap kami ni Mom kagabi.</w:t>
      </w:r>
    </w:p>
    <w:p w:rsidR="00000000" w:rsidDel="00000000" w:rsidP="00000000" w:rsidRDefault="00000000" w:rsidRPr="00000000" w14:paraId="000018A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(Pause.)</w:t>
      </w:r>
    </w:p>
    <w:p w:rsidR="00000000" w:rsidDel="00000000" w:rsidP="00000000" w:rsidRDefault="00000000" w:rsidRPr="00000000" w14:paraId="000018A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Yung...</w:t>
      </w:r>
    </w:p>
    <w:p w:rsidR="00000000" w:rsidDel="00000000" w:rsidP="00000000" w:rsidRDefault="00000000" w:rsidRPr="00000000" w14:paraId="000018A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legal separation nila ni Dad...</w:t>
      </w:r>
    </w:p>
    <w:p w:rsidR="00000000" w:rsidDel="00000000" w:rsidP="00000000" w:rsidRDefault="00000000" w:rsidRPr="00000000" w14:paraId="000018A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magpu-push through na talaga.</w:t>
      </w:r>
    </w:p>
    <w:p w:rsidR="00000000" w:rsidDel="00000000" w:rsidP="00000000" w:rsidRDefault="00000000" w:rsidRPr="00000000" w14:paraId="000018A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room falls silent.)</w:t>
      </w:r>
    </w:p>
    <w:p w:rsidR="00000000" w:rsidDel="00000000" w:rsidP="00000000" w:rsidRDefault="00000000" w:rsidRPr="00000000" w14:paraId="000018A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slowly looks up.</w:t>
      </w:r>
    </w:p>
    <w:p w:rsidR="00000000" w:rsidDel="00000000" w:rsidP="00000000" w:rsidRDefault="00000000" w:rsidRPr="00000000" w14:paraId="000018A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JENNIFER's smile fades.</w:t>
      </w:r>
    </w:p>
    <w:p w:rsidR="00000000" w:rsidDel="00000000" w:rsidP="00000000" w:rsidRDefault="00000000" w:rsidRPr="00000000" w14:paraId="000018A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br w:type="textWrapping"/>
      </w:r>
      <w:r w:rsidDel="00000000" w:rsidR="00000000" w:rsidRPr="00000000">
        <w:rPr>
          <w:rFonts w:ascii="Courier" w:cs="Courier" w:eastAsia="Courier" w:hAnsi="Courier"/>
          <w:sz w:val="24"/>
          <w:szCs w:val="24"/>
          <w:rtl w:val="0"/>
        </w:rPr>
        <w:t xml:space="preserve">I'm sorry to hear that.</w:t>
      </w:r>
    </w:p>
    <w:p w:rsidR="00000000" w:rsidDel="00000000" w:rsidP="00000000" w:rsidRDefault="00000000" w:rsidRPr="00000000" w14:paraId="000018A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It's okay po.</w:t>
      </w:r>
    </w:p>
    <w:p w:rsidR="00000000" w:rsidDel="00000000" w:rsidP="00000000" w:rsidRDefault="00000000" w:rsidRPr="00000000" w14:paraId="000018B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We've been expecting it for a while.</w:t>
      </w:r>
    </w:p>
    <w:p w:rsidR="00000000" w:rsidDel="00000000" w:rsidP="00000000" w:rsidRDefault="00000000" w:rsidRPr="00000000" w14:paraId="000018B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Mom's been preparing herself.</w:t>
      </w:r>
    </w:p>
    <w:p w:rsidR="00000000" w:rsidDel="00000000" w:rsidP="00000000" w:rsidRDefault="00000000" w:rsidRPr="00000000" w14:paraId="000018B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w:t>
      </w:r>
    </w:p>
    <w:p w:rsidR="00000000" w:rsidDel="00000000" w:rsidP="00000000" w:rsidRDefault="00000000" w:rsidRPr="00000000" w14:paraId="000018B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guess...</w:t>
      </w:r>
    </w:p>
    <w:p w:rsidR="00000000" w:rsidDel="00000000" w:rsidP="00000000" w:rsidRDefault="00000000" w:rsidRPr="00000000" w14:paraId="000018B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kami rin.</w:t>
      </w:r>
    </w:p>
    <w:p w:rsidR="00000000" w:rsidDel="00000000" w:rsidP="00000000" w:rsidRDefault="00000000" w:rsidRPr="00000000" w14:paraId="000018B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gives a small smile.)</w:t>
      </w:r>
    </w:p>
    <w:p w:rsidR="00000000" w:rsidDel="00000000" w:rsidP="00000000" w:rsidRDefault="00000000" w:rsidRPr="00000000" w14:paraId="000018B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because he's okay.</w:t>
      </w:r>
    </w:p>
    <w:p w:rsidR="00000000" w:rsidDel="00000000" w:rsidP="00000000" w:rsidRDefault="00000000" w:rsidRPr="00000000" w14:paraId="000018B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because he's trying to be.</w:t>
      </w:r>
    </w:p>
    <w:p w:rsidR="00000000" w:rsidDel="00000000" w:rsidP="00000000" w:rsidRDefault="00000000" w:rsidRPr="00000000" w14:paraId="000018B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Kumusta naman mom mo?</w:t>
      </w:r>
    </w:p>
    <w:p w:rsidR="00000000" w:rsidDel="00000000" w:rsidP="00000000" w:rsidRDefault="00000000" w:rsidRPr="00000000" w14:paraId="000018B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She's doing her best.</w:t>
      </w:r>
    </w:p>
    <w:p w:rsidR="00000000" w:rsidDel="00000000" w:rsidP="00000000" w:rsidRDefault="00000000" w:rsidRPr="00000000" w14:paraId="000018B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mga araw na mahirap...</w:t>
      </w:r>
    </w:p>
    <w:p w:rsidR="00000000" w:rsidDel="00000000" w:rsidP="00000000" w:rsidRDefault="00000000" w:rsidRPr="00000000" w14:paraId="000018B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pero kinakaya naman.</w:t>
      </w:r>
    </w:p>
    <w:p w:rsidR="00000000" w:rsidDel="00000000" w:rsidP="00000000" w:rsidRDefault="00000000" w:rsidRPr="00000000" w14:paraId="000018B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I'm just trying to help however I can.</w:t>
      </w:r>
    </w:p>
    <w:p w:rsidR="00000000" w:rsidDel="00000000" w:rsidP="00000000" w:rsidRDefault="00000000" w:rsidRPr="00000000" w14:paraId="000018B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watches ETHAN carefully.)</w:t>
      </w:r>
    </w:p>
    <w:p w:rsidR="00000000" w:rsidDel="00000000" w:rsidP="00000000" w:rsidRDefault="00000000" w:rsidRPr="00000000" w14:paraId="000018B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Noticing how calmly he speaks.</w:t>
      </w:r>
    </w:p>
    <w:p w:rsidR="00000000" w:rsidDel="00000000" w:rsidP="00000000" w:rsidRDefault="00000000" w:rsidRPr="00000000" w14:paraId="000018B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How he chooses his words.</w:t>
      </w:r>
    </w:p>
    <w:p w:rsidR="00000000" w:rsidDel="00000000" w:rsidP="00000000" w:rsidRDefault="00000000" w:rsidRPr="00000000" w14:paraId="000018C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How, despite everything happening in his family...</w:t>
      </w:r>
    </w:p>
    <w:p w:rsidR="00000000" w:rsidDel="00000000" w:rsidP="00000000" w:rsidRDefault="00000000" w:rsidRPr="00000000" w14:paraId="000018C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remains composed.</w:t>
      </w:r>
    </w:p>
    <w:p w:rsidR="00000000" w:rsidDel="00000000" w:rsidP="00000000" w:rsidRDefault="00000000" w:rsidRPr="00000000" w14:paraId="000018C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gives a slow nod.)</w:t>
      </w:r>
    </w:p>
    <w:p w:rsidR="00000000" w:rsidDel="00000000" w:rsidP="00000000" w:rsidRDefault="00000000" w:rsidRPr="00000000" w14:paraId="000018C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Your mom raised you well.</w:t>
      </w:r>
    </w:p>
    <w:p w:rsidR="00000000" w:rsidDel="00000000" w:rsidP="00000000" w:rsidRDefault="00000000" w:rsidRPr="00000000" w14:paraId="000018C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smiles politely.)</w:t>
      </w:r>
    </w:p>
    <w:p w:rsidR="00000000" w:rsidDel="00000000" w:rsidP="00000000" w:rsidRDefault="00000000" w:rsidRPr="00000000" w14:paraId="000018C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ETHAN</w:t>
        <w:br w:type="textWrapping"/>
      </w:r>
      <w:r w:rsidDel="00000000" w:rsidR="00000000" w:rsidRPr="00000000">
        <w:rPr>
          <w:rFonts w:ascii="Courier" w:cs="Courier" w:eastAsia="Courier" w:hAnsi="Courier"/>
          <w:sz w:val="24"/>
          <w:szCs w:val="24"/>
          <w:rtl w:val="0"/>
        </w:rPr>
        <w:t xml:space="preserve">Salamat po.</w:t>
      </w:r>
    </w:p>
    <w:p w:rsidR="00000000" w:rsidDel="00000000" w:rsidP="00000000" w:rsidRDefault="00000000" w:rsidRPr="00000000" w14:paraId="000018C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just...</w:t>
      </w:r>
    </w:p>
    <w:p w:rsidR="00000000" w:rsidDel="00000000" w:rsidP="00000000" w:rsidRDefault="00000000" w:rsidRPr="00000000" w14:paraId="000018C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don't want to give her more problems than she already has.</w:t>
      </w:r>
    </w:p>
    <w:p w:rsidR="00000000" w:rsidDel="00000000" w:rsidP="00000000" w:rsidRDefault="00000000" w:rsidRPr="00000000" w14:paraId="000018C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reaches over and gives ETHAN's shoulder a reassuring pat.)</w:t>
      </w:r>
    </w:p>
    <w:p w:rsidR="00000000" w:rsidDel="00000000" w:rsidP="00000000" w:rsidRDefault="00000000" w:rsidRPr="00000000" w14:paraId="000018C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She's lucky to have you.</w:t>
      </w:r>
    </w:p>
    <w:p w:rsidR="00000000" w:rsidDel="00000000" w:rsidP="00000000" w:rsidRDefault="00000000" w:rsidRPr="00000000" w14:paraId="000018C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lowers his head slightly.)</w:t>
      </w:r>
    </w:p>
    <w:p w:rsidR="00000000" w:rsidDel="00000000" w:rsidP="00000000" w:rsidRDefault="00000000" w:rsidRPr="00000000" w14:paraId="000018C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Embarrassed.</w:t>
      </w:r>
    </w:p>
    <w:p w:rsidR="00000000" w:rsidDel="00000000" w:rsidP="00000000" w:rsidRDefault="00000000" w:rsidRPr="00000000" w14:paraId="000018C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grateful.</w:t>
      </w:r>
    </w:p>
    <w:p w:rsidR="00000000" w:rsidDel="00000000" w:rsidP="00000000" w:rsidRDefault="00000000" w:rsidRPr="00000000" w14:paraId="000018C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Across the table...</w:t>
      </w:r>
    </w:p>
    <w:p w:rsidR="00000000" w:rsidDel="00000000" w:rsidP="00000000" w:rsidRDefault="00000000" w:rsidRPr="00000000" w14:paraId="000018C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quietly watches the exchange.</w:t>
      </w:r>
    </w:p>
    <w:p w:rsidR="00000000" w:rsidDel="00000000" w:rsidP="00000000" w:rsidRDefault="00000000" w:rsidRPr="00000000" w14:paraId="000018C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doesn't say anything.</w:t>
      </w:r>
    </w:p>
    <w:p w:rsidR="00000000" w:rsidDel="00000000" w:rsidP="00000000" w:rsidRDefault="00000000" w:rsidRPr="00000000" w14:paraId="000018D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Instead...</w:t>
      </w:r>
    </w:p>
    <w:p w:rsidR="00000000" w:rsidDel="00000000" w:rsidP="00000000" w:rsidRDefault="00000000" w:rsidRPr="00000000" w14:paraId="000018D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reaches for her phone beneath the table.</w:t>
      </w:r>
    </w:p>
    <w:p w:rsidR="00000000" w:rsidDel="00000000" w:rsidP="00000000" w:rsidRDefault="00000000" w:rsidRPr="00000000" w14:paraId="000018D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opens the photos she took earlier that afternoon.</w:t>
      </w:r>
    </w:p>
    <w:p w:rsidR="00000000" w:rsidDel="00000000" w:rsidP="00000000" w:rsidRDefault="00000000" w:rsidRPr="00000000" w14:paraId="000018D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w:t>
      </w:r>
    </w:p>
    <w:p w:rsidR="00000000" w:rsidDel="00000000" w:rsidP="00000000" w:rsidRDefault="00000000" w:rsidRPr="00000000" w14:paraId="000018D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w:t>
      </w:r>
    </w:p>
    <w:p w:rsidR="00000000" w:rsidDel="00000000" w:rsidP="00000000" w:rsidRDefault="00000000" w:rsidRPr="00000000" w14:paraId="000018D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Standing side by side.</w:t>
      </w:r>
    </w:p>
    <w:p w:rsidR="00000000" w:rsidDel="00000000" w:rsidP="00000000" w:rsidRDefault="00000000" w:rsidRPr="00000000" w14:paraId="000018D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Laughing.</w:t>
      </w:r>
    </w:p>
    <w:p w:rsidR="00000000" w:rsidDel="00000000" w:rsidP="00000000" w:rsidRDefault="00000000" w:rsidRPr="00000000" w14:paraId="000018D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Working together.</w:t>
      </w:r>
    </w:p>
    <w:p w:rsidR="00000000" w:rsidDel="00000000" w:rsidP="00000000" w:rsidRDefault="00000000" w:rsidRPr="00000000" w14:paraId="000018D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Looking proud.</w:t>
      </w:r>
    </w:p>
    <w:p w:rsidR="00000000" w:rsidDel="00000000" w:rsidP="00000000" w:rsidRDefault="00000000" w:rsidRPr="00000000" w14:paraId="000018D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stares at the screen.</w:t>
      </w:r>
    </w:p>
    <w:p w:rsidR="00000000" w:rsidDel="00000000" w:rsidP="00000000" w:rsidRDefault="00000000" w:rsidRPr="00000000" w14:paraId="000018D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Something tightens in her chest.</w:t>
      </w:r>
    </w:p>
    <w:p w:rsidR="00000000" w:rsidDel="00000000" w:rsidP="00000000" w:rsidRDefault="00000000" w:rsidRPr="00000000" w14:paraId="000018D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Even now...</w:t>
      </w:r>
    </w:p>
    <w:p w:rsidR="00000000" w:rsidDel="00000000" w:rsidP="00000000" w:rsidRDefault="00000000" w:rsidRPr="00000000" w14:paraId="000018D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Even after everything ETHAN has shared...</w:t>
      </w:r>
    </w:p>
    <w:p w:rsidR="00000000" w:rsidDel="00000000" w:rsidP="00000000" w:rsidRDefault="00000000" w:rsidRPr="00000000" w14:paraId="000018D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still seems so composed.</w:t>
      </w:r>
    </w:p>
    <w:p w:rsidR="00000000" w:rsidDel="00000000" w:rsidP="00000000" w:rsidRDefault="00000000" w:rsidRPr="00000000" w14:paraId="000018D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 dependable.</w:t>
      </w:r>
    </w:p>
    <w:p w:rsidR="00000000" w:rsidDel="00000000" w:rsidP="00000000" w:rsidRDefault="00000000" w:rsidRPr="00000000" w14:paraId="000018D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 capable.</w:t>
      </w:r>
    </w:p>
    <w:p w:rsidR="00000000" w:rsidDel="00000000" w:rsidP="00000000" w:rsidRDefault="00000000" w:rsidRPr="00000000" w14:paraId="000018E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thumb slowly scrolls through the photos.</w:t>
      </w:r>
    </w:p>
    <w:p w:rsidR="00000000" w:rsidDel="00000000" w:rsidP="00000000" w:rsidRDefault="00000000" w:rsidRPr="00000000" w14:paraId="000018E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comparison quietly creeps back into her mind.</w:t>
      </w:r>
    </w:p>
    <w:p w:rsidR="00000000" w:rsidDel="00000000" w:rsidP="00000000" w:rsidRDefault="00000000" w:rsidRPr="00000000" w14:paraId="000018E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Once again...</w:t>
      </w:r>
    </w:p>
    <w:p w:rsidR="00000000" w:rsidDel="00000000" w:rsidP="00000000" w:rsidRDefault="00000000" w:rsidRPr="00000000" w14:paraId="000018E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finds herself wondering...</w:t>
      </w:r>
    </w:p>
    <w:p w:rsidR="00000000" w:rsidDel="00000000" w:rsidP="00000000" w:rsidRDefault="00000000" w:rsidRPr="00000000" w14:paraId="000018E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If she'll ever measure up.</w:t>
      </w:r>
    </w:p>
    <w:p w:rsidR="00000000" w:rsidDel="00000000" w:rsidP="00000000" w:rsidRDefault="00000000" w:rsidRPr="00000000" w14:paraId="000018E5">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OUT.</w:t>
      </w:r>
    </w:p>
    <w:p w:rsidR="00000000" w:rsidDel="00000000" w:rsidP="00000000" w:rsidRDefault="00000000" w:rsidRPr="00000000" w14:paraId="000018E6">
      <w:pPr>
        <w:pStyle w:val="Heading3"/>
        <w:keepNext w:val="0"/>
        <w:keepLines w:val="0"/>
        <w:spacing w:before="280" w:lineRule="auto"/>
        <w:rPr>
          <w:rFonts w:ascii="Courier" w:cs="Courier" w:eastAsia="Courier" w:hAnsi="Courier"/>
          <w:b w:val="1"/>
          <w:bCs w:val="1"/>
          <w:color w:val="000000"/>
          <w:sz w:val="26"/>
          <w:szCs w:val="26"/>
        </w:rPr>
      </w:pPr>
      <w:bookmarkStart w:colFirst="0" w:colLast="0" w:name="_g8wb7otzjvo3" w:id="158"/>
      <w:bookmarkEnd w:id="158"/>
      <w:r w:rsidDel="00000000" w:rsidR="00000000" w:rsidRPr="00000000">
        <w:rPr>
          <w:rFonts w:ascii="Courier" w:cs="Courier" w:eastAsia="Courier" w:hAnsi="Courier"/>
          <w:b w:val="1"/>
          <w:bCs w:val="1"/>
          <w:color w:val="000000"/>
          <w:sz w:val="26"/>
          <w:szCs w:val="26"/>
          <w:rtl w:val="0"/>
        </w:rPr>
        <w:t xml:space="preserve">SCENE 3</w:t>
      </w:r>
    </w:p>
    <w:p w:rsidR="00000000" w:rsidDel="00000000" w:rsidP="00000000" w:rsidRDefault="00000000" w:rsidRPr="00000000" w14:paraId="000018E7">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INT. ILAGAN HOUSE - DINING ROOM - EVENING</w:t>
      </w:r>
    </w:p>
    <w:p w:rsidR="00000000" w:rsidDel="00000000" w:rsidP="00000000" w:rsidRDefault="00000000" w:rsidRPr="00000000" w14:paraId="000018E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room falls into a comfortable silence.</w:t>
      </w:r>
    </w:p>
    <w:p w:rsidR="00000000" w:rsidDel="00000000" w:rsidP="00000000" w:rsidRDefault="00000000" w:rsidRPr="00000000" w14:paraId="000018E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sound of utensils lightly clinking against plates fills the room.</w:t>
      </w:r>
    </w:p>
    <w:p w:rsidR="00000000" w:rsidDel="00000000" w:rsidP="00000000" w:rsidRDefault="00000000" w:rsidRPr="00000000" w14:paraId="000018E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stands and begins collecting the empty dishes.</w:t>
      </w:r>
    </w:p>
    <w:p w:rsidR="00000000" w:rsidDel="00000000" w:rsidP="00000000" w:rsidRDefault="00000000" w:rsidRPr="00000000" w14:paraId="000018E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br w:type="textWrapping"/>
      </w:r>
      <w:r w:rsidDel="00000000" w:rsidR="00000000" w:rsidRPr="00000000">
        <w:rPr>
          <w:rFonts w:ascii="Courier" w:cs="Courier" w:eastAsia="Courier" w:hAnsi="Courier"/>
          <w:sz w:val="24"/>
          <w:szCs w:val="24"/>
          <w:rtl w:val="0"/>
        </w:rPr>
        <w:t xml:space="preserve">Ako na rito.</w:t>
      </w:r>
    </w:p>
    <w:p w:rsidR="00000000" w:rsidDel="00000000" w:rsidP="00000000" w:rsidRDefault="00000000" w:rsidRPr="00000000" w14:paraId="000018E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Kayo na bahala sa dessert.</w:t>
      </w:r>
    </w:p>
    <w:p w:rsidR="00000000" w:rsidDel="00000000" w:rsidP="00000000" w:rsidRDefault="00000000" w:rsidRPr="00000000" w14:paraId="000018E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smiles.)</w:t>
      </w:r>
    </w:p>
    <w:p w:rsidR="00000000" w:rsidDel="00000000" w:rsidP="00000000" w:rsidRDefault="00000000" w:rsidRPr="00000000" w14:paraId="000018E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Sige.</w:t>
      </w:r>
    </w:p>
    <w:p w:rsidR="00000000" w:rsidDel="00000000" w:rsidP="00000000" w:rsidRDefault="00000000" w:rsidRPr="00000000" w14:paraId="000018E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Tulungan kita maMAYA.</w:t>
      </w:r>
    </w:p>
    <w:p w:rsidR="00000000" w:rsidDel="00000000" w:rsidP="00000000" w:rsidRDefault="00000000" w:rsidRPr="00000000" w14:paraId="000018F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heads toward the kitchen.)</w:t>
      </w:r>
    </w:p>
    <w:p w:rsidR="00000000" w:rsidDel="00000000" w:rsidP="00000000" w:rsidRDefault="00000000" w:rsidRPr="00000000" w14:paraId="000018F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and ETHAN continue talking.</w:t>
      </w:r>
    </w:p>
    <w:p w:rsidR="00000000" w:rsidDel="00000000" w:rsidP="00000000" w:rsidRDefault="00000000" w:rsidRPr="00000000" w14:paraId="000018F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Their voices become distant.</w:t>
      </w:r>
    </w:p>
    <w:p w:rsidR="00000000" w:rsidDel="00000000" w:rsidP="00000000" w:rsidRDefault="00000000" w:rsidRPr="00000000" w14:paraId="000018F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Muffled.</w:t>
      </w:r>
    </w:p>
    <w:p w:rsidR="00000000" w:rsidDel="00000000" w:rsidP="00000000" w:rsidRDefault="00000000" w:rsidRPr="00000000" w14:paraId="000018F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Almost inaudible.</w:t>
      </w:r>
    </w:p>
    <w:p w:rsidR="00000000" w:rsidDel="00000000" w:rsidP="00000000" w:rsidRDefault="00000000" w:rsidRPr="00000000" w14:paraId="000018F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remains seated.</w:t>
      </w:r>
    </w:p>
    <w:p w:rsidR="00000000" w:rsidDel="00000000" w:rsidP="00000000" w:rsidRDefault="00000000" w:rsidRPr="00000000" w14:paraId="000018F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quietly reaches beneath the table and unlocks her phone.</w:t>
      </w:r>
    </w:p>
    <w:p w:rsidR="00000000" w:rsidDel="00000000" w:rsidP="00000000" w:rsidRDefault="00000000" w:rsidRPr="00000000" w14:paraId="000018F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gallery opens.</w:t>
      </w:r>
    </w:p>
    <w:p w:rsidR="00000000" w:rsidDel="00000000" w:rsidP="00000000" w:rsidRDefault="00000000" w:rsidRPr="00000000" w14:paraId="000018F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first photo appears.</w:t>
      </w:r>
    </w:p>
    <w:p w:rsidR="00000000" w:rsidDel="00000000" w:rsidP="00000000" w:rsidRDefault="00000000" w:rsidRPr="00000000" w14:paraId="000018F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and ETHAN stand beside the car, both smiling.</w:t>
      </w:r>
    </w:p>
    <w:p w:rsidR="00000000" w:rsidDel="00000000" w:rsidP="00000000" w:rsidRDefault="00000000" w:rsidRPr="00000000" w14:paraId="000018F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Swipe.</w:t>
      </w:r>
    </w:p>
    <w:p w:rsidR="00000000" w:rsidDel="00000000" w:rsidP="00000000" w:rsidRDefault="00000000" w:rsidRPr="00000000" w14:paraId="000018F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photo.</w:t>
      </w:r>
    </w:p>
    <w:p w:rsidR="00000000" w:rsidDel="00000000" w:rsidP="00000000" w:rsidRDefault="00000000" w:rsidRPr="00000000" w14:paraId="000018F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laughs while RICARDO points at the engine.</w:t>
      </w:r>
    </w:p>
    <w:p w:rsidR="00000000" w:rsidDel="00000000" w:rsidP="00000000" w:rsidRDefault="00000000" w:rsidRPr="00000000" w14:paraId="000018F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Swipe.</w:t>
      </w:r>
    </w:p>
    <w:p w:rsidR="00000000" w:rsidDel="00000000" w:rsidP="00000000" w:rsidRDefault="00000000" w:rsidRPr="00000000" w14:paraId="000018F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w:t>
      </w:r>
    </w:p>
    <w:p w:rsidR="00000000" w:rsidDel="00000000" w:rsidP="00000000" w:rsidRDefault="00000000" w:rsidRPr="00000000" w14:paraId="000018F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two work together naturally, completely absorbed in what they're doing.</w:t>
      </w:r>
    </w:p>
    <w:p w:rsidR="00000000" w:rsidDel="00000000" w:rsidP="00000000" w:rsidRDefault="00000000" w:rsidRPr="00000000" w14:paraId="0000190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lingers on the image.</w:t>
      </w:r>
    </w:p>
    <w:p w:rsidR="00000000" w:rsidDel="00000000" w:rsidP="00000000" w:rsidRDefault="00000000" w:rsidRPr="00000000" w14:paraId="0000190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thumb stops moving.</w:t>
      </w:r>
    </w:p>
    <w:p w:rsidR="00000000" w:rsidDel="00000000" w:rsidP="00000000" w:rsidRDefault="00000000" w:rsidRPr="00000000" w14:paraId="0000190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faint smile forms.</w:t>
      </w:r>
    </w:p>
    <w:p w:rsidR="00000000" w:rsidDel="00000000" w:rsidP="00000000" w:rsidRDefault="00000000" w:rsidRPr="00000000" w14:paraId="0000190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slowly disappears.</w:t>
      </w:r>
    </w:p>
    <w:p w:rsidR="00000000" w:rsidDel="00000000" w:rsidP="00000000" w:rsidRDefault="00000000" w:rsidRPr="00000000" w14:paraId="0000190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grip on the phone tightens.</w:t>
      </w:r>
    </w:p>
    <w:p w:rsidR="00000000" w:rsidDel="00000000" w:rsidP="00000000" w:rsidRDefault="00000000" w:rsidRPr="00000000" w14:paraId="0000190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glances up.</w:t>
      </w:r>
    </w:p>
    <w:p w:rsidR="00000000" w:rsidDel="00000000" w:rsidP="00000000" w:rsidRDefault="00000000" w:rsidRPr="00000000" w14:paraId="0000190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and ETHAN are still talking.</w:t>
      </w:r>
    </w:p>
    <w:p w:rsidR="00000000" w:rsidDel="00000000" w:rsidP="00000000" w:rsidRDefault="00000000" w:rsidRPr="00000000" w14:paraId="0000190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laughs.</w:t>
      </w:r>
    </w:p>
    <w:p w:rsidR="00000000" w:rsidDel="00000000" w:rsidP="00000000" w:rsidRDefault="00000000" w:rsidRPr="00000000" w14:paraId="0000190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laughs with him.</w:t>
      </w:r>
    </w:p>
    <w:p w:rsidR="00000000" w:rsidDel="00000000" w:rsidP="00000000" w:rsidRDefault="00000000" w:rsidRPr="00000000" w14:paraId="0000190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conversation flows effortlessly.</w:t>
      </w:r>
    </w:p>
    <w:p w:rsidR="00000000" w:rsidDel="00000000" w:rsidP="00000000" w:rsidRDefault="00000000" w:rsidRPr="00000000" w14:paraId="0000190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As if they'd known each other for years.</w:t>
      </w:r>
    </w:p>
    <w:p w:rsidR="00000000" w:rsidDel="00000000" w:rsidP="00000000" w:rsidRDefault="00000000" w:rsidRPr="00000000" w14:paraId="0000190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lowers her gaze back to the screen.</w:t>
      </w:r>
    </w:p>
    <w:p w:rsidR="00000000" w:rsidDel="00000000" w:rsidP="00000000" w:rsidRDefault="00000000" w:rsidRPr="00000000" w14:paraId="0000190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reflection faintly appears against the glass of her phone.</w:t>
      </w:r>
    </w:p>
    <w:p w:rsidR="00000000" w:rsidDel="00000000" w:rsidP="00000000" w:rsidRDefault="00000000" w:rsidRPr="00000000" w14:paraId="0000190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stares at it.</w:t>
      </w:r>
    </w:p>
    <w:p w:rsidR="00000000" w:rsidDel="00000000" w:rsidP="00000000" w:rsidRDefault="00000000" w:rsidRPr="00000000" w14:paraId="0000190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Lost in thought.</w:t>
      </w:r>
    </w:p>
    <w:p w:rsidR="00000000" w:rsidDel="00000000" w:rsidP="00000000" w:rsidRDefault="00000000" w:rsidRPr="00000000" w14:paraId="0000190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 (V.O.)</w:t>
        <w:br w:type="textWrapping"/>
      </w:r>
      <w:r w:rsidDel="00000000" w:rsidR="00000000" w:rsidRPr="00000000">
        <w:rPr>
          <w:rFonts w:ascii="Courier" w:cs="Courier" w:eastAsia="Courier" w:hAnsi="Courier"/>
          <w:sz w:val="24"/>
          <w:szCs w:val="24"/>
          <w:rtl w:val="0"/>
        </w:rPr>
        <w:t xml:space="preserve">Dad always says he's proud of people who work hard.</w:t>
      </w:r>
    </w:p>
    <w:p w:rsidR="00000000" w:rsidDel="00000000" w:rsidP="00000000" w:rsidRDefault="00000000" w:rsidRPr="00000000" w14:paraId="0000191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looks back at the photos.)</w:t>
      </w:r>
    </w:p>
    <w:p w:rsidR="00000000" w:rsidDel="00000000" w:rsidP="00000000" w:rsidRDefault="00000000" w:rsidRPr="00000000" w14:paraId="0000191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 (V.O.) (CONT'D)</w:t>
        <w:br w:type="textWrapping"/>
      </w:r>
      <w:r w:rsidDel="00000000" w:rsidR="00000000" w:rsidRPr="00000000">
        <w:rPr>
          <w:rFonts w:ascii="Courier" w:cs="Courier" w:eastAsia="Courier" w:hAnsi="Courier"/>
          <w:sz w:val="24"/>
          <w:szCs w:val="24"/>
          <w:rtl w:val="0"/>
        </w:rPr>
        <w:t xml:space="preserve">He smiles like that around ETHAN...</w:t>
      </w:r>
    </w:p>
    <w:p w:rsidR="00000000" w:rsidDel="00000000" w:rsidP="00000000" w:rsidRDefault="00000000" w:rsidRPr="00000000" w14:paraId="0000191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thumb hovers over another picture.)</w:t>
      </w:r>
    </w:p>
    <w:p w:rsidR="00000000" w:rsidDel="00000000" w:rsidP="00000000" w:rsidRDefault="00000000" w:rsidRPr="00000000" w14:paraId="0000191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 (V.O.) (CONT'D)</w:t>
        <w:br w:type="textWrapping"/>
      </w:r>
      <w:r w:rsidDel="00000000" w:rsidR="00000000" w:rsidRPr="00000000">
        <w:rPr>
          <w:rFonts w:ascii="Courier" w:cs="Courier" w:eastAsia="Courier" w:hAnsi="Courier"/>
          <w:sz w:val="24"/>
          <w:szCs w:val="24"/>
          <w:rtl w:val="0"/>
        </w:rPr>
        <w:t xml:space="preserve">...I wonder if he's ever smiled at me like that.</w:t>
      </w:r>
    </w:p>
    <w:p w:rsidR="00000000" w:rsidDel="00000000" w:rsidP="00000000" w:rsidRDefault="00000000" w:rsidRPr="00000000" w14:paraId="0000191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closes the gallery.)</w:t>
      </w:r>
    </w:p>
    <w:p w:rsidR="00000000" w:rsidDel="00000000" w:rsidP="00000000" w:rsidRDefault="00000000" w:rsidRPr="00000000" w14:paraId="0000191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screen goes dark.</w:t>
      </w:r>
    </w:p>
    <w:p w:rsidR="00000000" w:rsidDel="00000000" w:rsidP="00000000" w:rsidRDefault="00000000" w:rsidRPr="00000000" w14:paraId="0000191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a brief moment...</w:t>
      </w:r>
    </w:p>
    <w:p w:rsidR="00000000" w:rsidDel="00000000" w:rsidP="00000000" w:rsidRDefault="00000000" w:rsidRPr="00000000" w14:paraId="0000191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All she sees is her own reflection.</w:t>
      </w:r>
    </w:p>
    <w:p w:rsidR="00000000" w:rsidDel="00000000" w:rsidP="00000000" w:rsidRDefault="00000000" w:rsidRPr="00000000" w14:paraId="0000191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Surrounded by everyone.</w:t>
      </w:r>
    </w:p>
    <w:p w:rsidR="00000000" w:rsidDel="00000000" w:rsidP="00000000" w:rsidRDefault="00000000" w:rsidRPr="00000000" w14:paraId="0000191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Yet somehow...</w:t>
      </w:r>
    </w:p>
    <w:p w:rsidR="00000000" w:rsidDel="00000000" w:rsidP="00000000" w:rsidRDefault="00000000" w:rsidRPr="00000000" w14:paraId="0000191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Feeling completely alone.</w:t>
      </w:r>
    </w:p>
    <w:p w:rsidR="00000000" w:rsidDel="00000000" w:rsidP="00000000" w:rsidRDefault="00000000" w:rsidRPr="00000000" w14:paraId="0000191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drift toward RICARDO and ETHAN one last time.)</w:t>
      </w:r>
    </w:p>
    <w:p w:rsidR="00000000" w:rsidDel="00000000" w:rsidP="00000000" w:rsidRDefault="00000000" w:rsidRPr="00000000" w14:paraId="0000191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comparison quietly settles in her mind.</w:t>
      </w:r>
    </w:p>
    <w:p w:rsidR="00000000" w:rsidDel="00000000" w:rsidP="00000000" w:rsidRDefault="00000000" w:rsidRPr="00000000" w14:paraId="0000191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Persistent.</w:t>
      </w:r>
    </w:p>
    <w:p w:rsidR="00000000" w:rsidDel="00000000" w:rsidP="00000000" w:rsidRDefault="00000000" w:rsidRPr="00000000" w14:paraId="0000191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Impossible to ignore.</w:t>
      </w:r>
    </w:p>
    <w:p w:rsidR="00000000" w:rsidDel="00000000" w:rsidP="00000000" w:rsidRDefault="00000000" w:rsidRPr="00000000" w14:paraId="0000191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 (V.O.)</w:t>
        <w:br w:type="textWrapping"/>
      </w:r>
      <w:r w:rsidDel="00000000" w:rsidR="00000000" w:rsidRPr="00000000">
        <w:rPr>
          <w:rFonts w:ascii="Courier" w:cs="Courier" w:eastAsia="Courier" w:hAnsi="Courier"/>
          <w:sz w:val="24"/>
          <w:szCs w:val="24"/>
          <w:rtl w:val="0"/>
        </w:rPr>
        <w:t xml:space="preserve">Will I ever measure up?</w:t>
      </w:r>
    </w:p>
    <w:p w:rsidR="00000000" w:rsidDel="00000000" w:rsidP="00000000" w:rsidRDefault="00000000" w:rsidRPr="00000000" w14:paraId="00001920">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OUT.</w:t>
      </w:r>
    </w:p>
    <w:p w:rsidR="00000000" w:rsidDel="00000000" w:rsidP="00000000" w:rsidRDefault="00000000" w:rsidRPr="00000000" w14:paraId="00001921">
      <w:pPr>
        <w:pStyle w:val="Heading2"/>
        <w:keepNext w:val="0"/>
        <w:keepLines w:val="0"/>
        <w:rPr>
          <w:sz w:val="26"/>
          <w:szCs w:val="26"/>
        </w:rPr>
      </w:pPr>
      <w:bookmarkStart w:colFirst="0" w:colLast="0" w:name="_9m26zp4hp2eb" w:id="159"/>
      <w:bookmarkEnd w:id="159"/>
      <w:r w:rsidDel="00000000" w:rsidR="00000000" w:rsidRPr="00000000">
        <w:rPr>
          <w:rtl w:val="0"/>
        </w:rPr>
        <w:t xml:space="preserve">ACT 4 - THE WEIGHT OF TRUTH</w:t>
      </w:r>
      <w:r w:rsidDel="00000000" w:rsidR="00000000" w:rsidRPr="00000000">
        <w:rPr>
          <w:rtl w:val="0"/>
        </w:rPr>
      </w:r>
    </w:p>
    <w:p w:rsidR="00000000" w:rsidDel="00000000" w:rsidP="00000000" w:rsidRDefault="00000000" w:rsidRPr="00000000" w14:paraId="00001922">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INT. MAYA'S BEDROOM - NIGHT</w:t>
      </w:r>
    </w:p>
    <w:p w:rsidR="00000000" w:rsidDel="00000000" w:rsidP="00000000" w:rsidRDefault="00000000" w:rsidRPr="00000000" w14:paraId="0000192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room is dimly lit. A desk lamp casts a warm glow over a cluttered study table.</w:t>
      </w:r>
    </w:p>
    <w:p w:rsidR="00000000" w:rsidDel="00000000" w:rsidP="00000000" w:rsidRDefault="00000000" w:rsidRPr="00000000" w14:paraId="0000192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Open textbooks. Printed reviewers. Half-finished thesis notes. Sticky notes cover the edges of MAYA's laptop.</w:t>
      </w:r>
    </w:p>
    <w:p w:rsidR="00000000" w:rsidDel="00000000" w:rsidP="00000000" w:rsidRDefault="00000000" w:rsidRPr="00000000" w14:paraId="0000192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wall calendar hangs nearby.</w:t>
      </w:r>
    </w:p>
    <w:p w:rsidR="00000000" w:rsidDel="00000000" w:rsidP="00000000" w:rsidRDefault="00000000" w:rsidRPr="00000000" w14:paraId="0000192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Almost every day has been crossed out.</w:t>
      </w:r>
    </w:p>
    <w:p w:rsidR="00000000" w:rsidDel="00000000" w:rsidP="00000000" w:rsidRDefault="00000000" w:rsidRPr="00000000" w14:paraId="0000192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end of the term is only a few days away.</w:t>
      </w:r>
    </w:p>
    <w:p w:rsidR="00000000" w:rsidDel="00000000" w:rsidP="00000000" w:rsidRDefault="00000000" w:rsidRPr="00000000" w14:paraId="0000192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sits at her desk, staring blankly at her laptop.</w:t>
      </w:r>
    </w:p>
    <w:p w:rsidR="00000000" w:rsidDel="00000000" w:rsidP="00000000" w:rsidRDefault="00000000" w:rsidRPr="00000000" w14:paraId="0000192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cursor blinks.</w:t>
      </w:r>
    </w:p>
    <w:p w:rsidR="00000000" w:rsidDel="00000000" w:rsidP="00000000" w:rsidRDefault="00000000" w:rsidRPr="00000000" w14:paraId="0000192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Waiting.</w:t>
      </w:r>
    </w:p>
    <w:p w:rsidR="00000000" w:rsidDel="00000000" w:rsidP="00000000" w:rsidRDefault="00000000" w:rsidRPr="00000000" w14:paraId="0000192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doesn't type a single word.</w:t>
      </w:r>
    </w:p>
    <w:p w:rsidR="00000000" w:rsidDel="00000000" w:rsidP="00000000" w:rsidRDefault="00000000" w:rsidRPr="00000000" w14:paraId="0000192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rubs her tired eyes.</w:t>
      </w:r>
    </w:p>
    <w:p w:rsidR="00000000" w:rsidDel="00000000" w:rsidP="00000000" w:rsidRDefault="00000000" w:rsidRPr="00000000" w14:paraId="0000192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phone lights up.</w:t>
      </w:r>
    </w:p>
    <w:p w:rsidR="00000000" w:rsidDel="00000000" w:rsidP="00000000" w:rsidRDefault="00000000" w:rsidRPr="00000000" w14:paraId="0000192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notification from the class group chat.</w:t>
      </w:r>
    </w:p>
    <w:p w:rsidR="00000000" w:rsidDel="00000000" w:rsidP="00000000" w:rsidRDefault="00000000" w:rsidRPr="00000000" w14:paraId="0000192F">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CLASSMATE:</w:t>
        <w:br w:type="textWrapping"/>
      </w:r>
      <w:r w:rsidDel="00000000" w:rsidR="00000000" w:rsidRPr="00000000">
        <w:rPr>
          <w:rFonts w:ascii="Courier" w:cs="Courier" w:eastAsia="Courier" w:hAnsi="Courier"/>
          <w:i w:val="1"/>
          <w:iCs w:val="1"/>
          <w:sz w:val="24"/>
          <w:szCs w:val="24"/>
          <w:rtl w:val="0"/>
        </w:rPr>
        <w:t xml:space="preserve">"Guys, thesis progress update tomorrow."</w:t>
      </w:r>
    </w:p>
    <w:p w:rsidR="00000000" w:rsidDel="00000000" w:rsidP="00000000" w:rsidRDefault="00000000" w:rsidRPr="00000000" w14:paraId="0000193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message follows.</w:t>
      </w:r>
    </w:p>
    <w:p w:rsidR="00000000" w:rsidDel="00000000" w:rsidP="00000000" w:rsidRDefault="00000000" w:rsidRPr="00000000" w14:paraId="00001931">
      <w:pPr>
        <w:spacing w:after="240" w:before="240" w:lineRule="auto"/>
        <w:jc w:val="center"/>
        <w:rPr>
          <w:rFonts w:ascii="Courier" w:cs="Courier" w:eastAsia="Courier" w:hAnsi="Courier"/>
          <w:i w:val="1"/>
          <w:iCs w:val="1"/>
          <w:sz w:val="24"/>
          <w:szCs w:val="24"/>
        </w:rPr>
      </w:pPr>
      <w:r w:rsidDel="00000000" w:rsidR="00000000" w:rsidRPr="00000000">
        <w:rPr>
          <w:rFonts w:ascii="Courier" w:cs="Courier" w:eastAsia="Courier" w:hAnsi="Courier"/>
          <w:b w:val="1"/>
          <w:bCs w:val="1"/>
          <w:sz w:val="24"/>
          <w:szCs w:val="24"/>
          <w:rtl w:val="0"/>
        </w:rPr>
        <w:t xml:space="preserve">CLASSMATE 2:</w:t>
        <w:br w:type="textWrapping"/>
      </w:r>
      <w:r w:rsidDel="00000000" w:rsidR="00000000" w:rsidRPr="00000000">
        <w:rPr>
          <w:rFonts w:ascii="Courier" w:cs="Courier" w:eastAsia="Courier" w:hAnsi="Courier"/>
          <w:i w:val="1"/>
          <w:iCs w:val="1"/>
          <w:sz w:val="24"/>
          <w:szCs w:val="24"/>
          <w:rtl w:val="0"/>
        </w:rPr>
        <w:t xml:space="preserve">"Pakisend na rin ng revisions before 10 PM."</w:t>
      </w:r>
    </w:p>
    <w:p w:rsidR="00000000" w:rsidDel="00000000" w:rsidP="00000000" w:rsidRDefault="00000000" w:rsidRPr="00000000" w14:paraId="0000193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locks her phone without replying.)</w:t>
      </w:r>
    </w:p>
    <w:p w:rsidR="00000000" w:rsidDel="00000000" w:rsidP="00000000" w:rsidRDefault="00000000" w:rsidRPr="00000000" w14:paraId="0000193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leans back in her chair.</w:t>
      </w:r>
    </w:p>
    <w:p w:rsidR="00000000" w:rsidDel="00000000" w:rsidP="00000000" w:rsidRDefault="00000000" w:rsidRPr="00000000" w14:paraId="0000193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Letting out a long, exhausted sigh.</w:t>
      </w:r>
    </w:p>
    <w:p w:rsidR="00000000" w:rsidDel="00000000" w:rsidP="00000000" w:rsidRDefault="00000000" w:rsidRPr="00000000" w14:paraId="0000193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(Softly.)</w:t>
      </w:r>
    </w:p>
    <w:p w:rsidR="00000000" w:rsidDel="00000000" w:rsidP="00000000" w:rsidRDefault="00000000" w:rsidRPr="00000000" w14:paraId="0000193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Hay...</w:t>
      </w:r>
    </w:p>
    <w:p w:rsidR="00000000" w:rsidDel="00000000" w:rsidP="00000000" w:rsidRDefault="00000000" w:rsidRPr="00000000" w14:paraId="0000193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glances at the calendar.)</w:t>
      </w:r>
    </w:p>
    <w:p w:rsidR="00000000" w:rsidDel="00000000" w:rsidP="00000000" w:rsidRDefault="00000000" w:rsidRPr="00000000" w14:paraId="0000193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at the mountain of schoolwork covering her desk.</w:t>
      </w:r>
    </w:p>
    <w:p w:rsidR="00000000" w:rsidDel="00000000" w:rsidP="00000000" w:rsidRDefault="00000000" w:rsidRPr="00000000" w14:paraId="0000193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sigh escapes.</w:t>
      </w:r>
    </w:p>
    <w:p w:rsidR="00000000" w:rsidDel="00000000" w:rsidP="00000000" w:rsidRDefault="00000000" w:rsidRPr="00000000" w14:paraId="0000193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slowly drift toward the ceiling.</w:t>
      </w:r>
    </w:p>
    <w:p w:rsidR="00000000" w:rsidDel="00000000" w:rsidP="00000000" w:rsidRDefault="00000000" w:rsidRPr="00000000" w14:paraId="0000193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Silence.</w:t>
      </w:r>
    </w:p>
    <w:p w:rsidR="00000000" w:rsidDel="00000000" w:rsidP="00000000" w:rsidRDefault="00000000" w:rsidRPr="00000000" w14:paraId="0000193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the first time in days...</w:t>
      </w:r>
    </w:p>
    <w:p w:rsidR="00000000" w:rsidDel="00000000" w:rsidP="00000000" w:rsidRDefault="00000000" w:rsidRPr="00000000" w14:paraId="0000193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allows herself to stop working.</w:t>
      </w:r>
    </w:p>
    <w:p w:rsidR="00000000" w:rsidDel="00000000" w:rsidP="00000000" w:rsidRDefault="00000000" w:rsidRPr="00000000" w14:paraId="0000193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thoughts begin to wander.</w:t>
      </w:r>
    </w:p>
    <w:p w:rsidR="00000000" w:rsidDel="00000000" w:rsidP="00000000" w:rsidRDefault="00000000" w:rsidRPr="00000000" w14:paraId="0000193F">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FADE TO:</w:t>
      </w:r>
    </w:p>
    <w:p w:rsidR="00000000" w:rsidDel="00000000" w:rsidP="00000000" w:rsidRDefault="00000000" w:rsidRPr="00000000" w14:paraId="00001940">
      <w:pPr>
        <w:pStyle w:val="Heading3"/>
        <w:keepNext w:val="0"/>
        <w:keepLines w:val="0"/>
        <w:spacing w:before="280" w:lineRule="auto"/>
        <w:rPr>
          <w:rFonts w:ascii="Courier" w:cs="Courier" w:eastAsia="Courier" w:hAnsi="Courier"/>
          <w:b w:val="1"/>
          <w:bCs w:val="1"/>
          <w:color w:val="000000"/>
          <w:sz w:val="26"/>
          <w:szCs w:val="26"/>
        </w:rPr>
      </w:pPr>
      <w:bookmarkStart w:colFirst="0" w:colLast="0" w:name="_9w7e4mi1ppaj" w:id="160"/>
      <w:bookmarkEnd w:id="160"/>
      <w:r w:rsidDel="00000000" w:rsidR="00000000" w:rsidRPr="00000000">
        <w:rPr>
          <w:rFonts w:ascii="Courier" w:cs="Courier" w:eastAsia="Courier" w:hAnsi="Courier"/>
          <w:b w:val="1"/>
          <w:bCs w:val="1"/>
          <w:color w:val="000000"/>
          <w:sz w:val="26"/>
          <w:szCs w:val="26"/>
          <w:rtl w:val="0"/>
        </w:rPr>
        <w:t xml:space="preserve">FLASHBACK - INT. COLLEGE CLASSROOM - MORNING</w:t>
      </w:r>
    </w:p>
    <w:p w:rsidR="00000000" w:rsidDel="00000000" w:rsidP="00000000" w:rsidRDefault="00000000" w:rsidRPr="00000000" w14:paraId="0000194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first day of the semester.</w:t>
      </w:r>
    </w:p>
    <w:p w:rsidR="00000000" w:rsidDel="00000000" w:rsidP="00000000" w:rsidRDefault="00000000" w:rsidRPr="00000000" w14:paraId="0000194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professor stands at the front of the room.</w:t>
      </w:r>
    </w:p>
    <w:p w:rsidR="00000000" w:rsidDel="00000000" w:rsidP="00000000" w:rsidRDefault="00000000" w:rsidRPr="00000000" w14:paraId="0000194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PROFESSOR (V.O.)</w:t>
        <w:br w:type="textWrapping"/>
      </w:r>
      <w:r w:rsidDel="00000000" w:rsidR="00000000" w:rsidRPr="00000000">
        <w:rPr>
          <w:rFonts w:ascii="Courier" w:cs="Courier" w:eastAsia="Courier" w:hAnsi="Courier"/>
          <w:sz w:val="24"/>
          <w:szCs w:val="24"/>
          <w:rtl w:val="0"/>
        </w:rPr>
        <w:t xml:space="preserve">"What are your future dreams and goals?"</w:t>
      </w:r>
    </w:p>
    <w:p w:rsidR="00000000" w:rsidDel="00000000" w:rsidP="00000000" w:rsidRDefault="00000000" w:rsidRPr="00000000" w14:paraId="0000194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words echo.)</w:t>
      </w:r>
    </w:p>
    <w:p w:rsidR="00000000" w:rsidDel="00000000" w:rsidP="00000000" w:rsidRDefault="00000000" w:rsidRPr="00000000" w14:paraId="0000194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remembers standing in front of the class.</w:t>
      </w:r>
    </w:p>
    <w:p w:rsidR="00000000" w:rsidDel="00000000" w:rsidP="00000000" w:rsidRDefault="00000000" w:rsidRPr="00000000" w14:paraId="0000194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Frozen.</w:t>
      </w:r>
    </w:p>
    <w:p w:rsidR="00000000" w:rsidDel="00000000" w:rsidP="00000000" w:rsidRDefault="00000000" w:rsidRPr="00000000" w14:paraId="0000194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Unable to answer.</w:t>
      </w:r>
    </w:p>
    <w:p w:rsidR="00000000" w:rsidDel="00000000" w:rsidP="00000000" w:rsidRDefault="00000000" w:rsidRPr="00000000" w14:paraId="0000194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 (V.O.)</w:t>
        <w:br w:type="textWrapping"/>
      </w:r>
      <w:r w:rsidDel="00000000" w:rsidR="00000000" w:rsidRPr="00000000">
        <w:rPr>
          <w:rFonts w:ascii="Courier" w:cs="Courier" w:eastAsia="Courier" w:hAnsi="Courier"/>
          <w:sz w:val="24"/>
          <w:szCs w:val="24"/>
          <w:rtl w:val="0"/>
        </w:rPr>
        <w:t xml:space="preserve">"I haven't really thought about it yet."</w:t>
      </w:r>
    </w:p>
    <w:p w:rsidR="00000000" w:rsidDel="00000000" w:rsidP="00000000" w:rsidRDefault="00000000" w:rsidRPr="00000000" w14:paraId="0000194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memory lingers.</w:t>
      </w:r>
    </w:p>
    <w:p w:rsidR="00000000" w:rsidDel="00000000" w:rsidP="00000000" w:rsidRDefault="00000000" w:rsidRPr="00000000" w14:paraId="0000194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fades.</w:t>
      </w:r>
    </w:p>
    <w:p w:rsidR="00000000" w:rsidDel="00000000" w:rsidP="00000000" w:rsidRDefault="00000000" w:rsidRPr="00000000" w14:paraId="0000194B">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BACK TO:</w:t>
      </w:r>
    </w:p>
    <w:p w:rsidR="00000000" w:rsidDel="00000000" w:rsidP="00000000" w:rsidRDefault="00000000" w:rsidRPr="00000000" w14:paraId="0000194C">
      <w:pPr>
        <w:pStyle w:val="Heading3"/>
        <w:keepNext w:val="0"/>
        <w:keepLines w:val="0"/>
        <w:spacing w:before="280" w:lineRule="auto"/>
        <w:rPr>
          <w:rFonts w:ascii="Courier" w:cs="Courier" w:eastAsia="Courier" w:hAnsi="Courier"/>
          <w:b w:val="1"/>
          <w:bCs w:val="1"/>
          <w:color w:val="000000"/>
          <w:sz w:val="26"/>
          <w:szCs w:val="26"/>
        </w:rPr>
      </w:pPr>
      <w:bookmarkStart w:colFirst="0" w:colLast="0" w:name="_p18mrlyi3iri" w:id="161"/>
      <w:bookmarkEnd w:id="161"/>
      <w:r w:rsidDel="00000000" w:rsidR="00000000" w:rsidRPr="00000000">
        <w:rPr>
          <w:rFonts w:ascii="Courier" w:cs="Courier" w:eastAsia="Courier" w:hAnsi="Courier"/>
          <w:b w:val="1"/>
          <w:bCs w:val="1"/>
          <w:color w:val="000000"/>
          <w:sz w:val="26"/>
          <w:szCs w:val="26"/>
          <w:rtl w:val="0"/>
        </w:rPr>
        <w:t xml:space="preserve">INT. MAYA'S BEDROOM - NIGHT</w:t>
      </w:r>
    </w:p>
    <w:p w:rsidR="00000000" w:rsidDel="00000000" w:rsidP="00000000" w:rsidRDefault="00000000" w:rsidRPr="00000000" w14:paraId="0000194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quietly stares at the blank wall.)</w:t>
      </w:r>
    </w:p>
    <w:p w:rsidR="00000000" w:rsidDel="00000000" w:rsidP="00000000" w:rsidRDefault="00000000" w:rsidRPr="00000000" w14:paraId="0000194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bitter smile forms.</w:t>
      </w:r>
    </w:p>
    <w:p w:rsidR="00000000" w:rsidDel="00000000" w:rsidP="00000000" w:rsidRDefault="00000000" w:rsidRPr="00000000" w14:paraId="0000194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disappears.</w:t>
      </w:r>
    </w:p>
    <w:p w:rsidR="00000000" w:rsidDel="00000000" w:rsidP="00000000" w:rsidRDefault="00000000" w:rsidRPr="00000000" w14:paraId="0000195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(Almost whispering.)</w:t>
      </w:r>
    </w:p>
    <w:p w:rsidR="00000000" w:rsidDel="00000000" w:rsidP="00000000" w:rsidRDefault="00000000" w:rsidRPr="00000000" w14:paraId="0000195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Maybe...</w:t>
      </w:r>
    </w:p>
    <w:p w:rsidR="00000000" w:rsidDel="00000000" w:rsidP="00000000" w:rsidRDefault="00000000" w:rsidRPr="00000000" w14:paraId="0000195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did know.</w:t>
      </w:r>
    </w:p>
    <w:p w:rsidR="00000000" w:rsidDel="00000000" w:rsidP="00000000" w:rsidRDefault="00000000" w:rsidRPr="00000000" w14:paraId="0000195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(Pause.)</w:t>
      </w:r>
    </w:p>
    <w:p w:rsidR="00000000" w:rsidDel="00000000" w:rsidP="00000000" w:rsidRDefault="00000000" w:rsidRPr="00000000" w14:paraId="0000195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just didn't want to admit it.</w:t>
      </w:r>
    </w:p>
    <w:p w:rsidR="00000000" w:rsidDel="00000000" w:rsidP="00000000" w:rsidRDefault="00000000" w:rsidRPr="00000000" w14:paraId="0000195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slowly looks around her room.)</w:t>
      </w:r>
    </w:p>
    <w:p w:rsidR="00000000" w:rsidDel="00000000" w:rsidP="00000000" w:rsidRDefault="00000000" w:rsidRPr="00000000" w14:paraId="0000195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Engineering books.</w:t>
      </w:r>
    </w:p>
    <w:p w:rsidR="00000000" w:rsidDel="00000000" w:rsidP="00000000" w:rsidRDefault="00000000" w:rsidRPr="00000000" w14:paraId="0000195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Programming reviewers.</w:t>
      </w:r>
    </w:p>
    <w:p w:rsidR="00000000" w:rsidDel="00000000" w:rsidP="00000000" w:rsidRDefault="00000000" w:rsidRPr="00000000" w14:paraId="0000195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Circuit diagrams pinned above her desk.</w:t>
      </w:r>
    </w:p>
    <w:p w:rsidR="00000000" w:rsidDel="00000000" w:rsidP="00000000" w:rsidRDefault="00000000" w:rsidRPr="00000000" w14:paraId="0000195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Everything she had spent years convincing herself she wanted.</w:t>
      </w:r>
    </w:p>
    <w:p w:rsidR="00000000" w:rsidDel="00000000" w:rsidP="00000000" w:rsidRDefault="00000000" w:rsidRPr="00000000" w14:paraId="0000195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closes her eyes.</w:t>
      </w:r>
    </w:p>
    <w:p w:rsidR="00000000" w:rsidDel="00000000" w:rsidP="00000000" w:rsidRDefault="00000000" w:rsidRPr="00000000" w14:paraId="0000195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(Quietly.)</w:t>
      </w:r>
    </w:p>
    <w:p w:rsidR="00000000" w:rsidDel="00000000" w:rsidP="00000000" w:rsidRDefault="00000000" w:rsidRPr="00000000" w14:paraId="0000195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This...</w:t>
      </w:r>
    </w:p>
    <w:p w:rsidR="00000000" w:rsidDel="00000000" w:rsidP="00000000" w:rsidRDefault="00000000" w:rsidRPr="00000000" w14:paraId="0000195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isn't me.</w:t>
      </w:r>
    </w:p>
    <w:p w:rsidR="00000000" w:rsidDel="00000000" w:rsidP="00000000" w:rsidRDefault="00000000" w:rsidRPr="00000000" w14:paraId="0000195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voice cracks ever so slightly.)</w:t>
      </w:r>
    </w:p>
    <w:p w:rsidR="00000000" w:rsidDel="00000000" w:rsidP="00000000" w:rsidRDefault="00000000" w:rsidRPr="00000000" w14:paraId="0000195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This isn't the course I wanted.</w:t>
      </w:r>
    </w:p>
    <w:p w:rsidR="00000000" w:rsidDel="00000000" w:rsidP="00000000" w:rsidRDefault="00000000" w:rsidRPr="00000000" w14:paraId="0000196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realization hangs in the silence.)</w:t>
      </w:r>
    </w:p>
    <w:p w:rsidR="00000000" w:rsidDel="00000000" w:rsidP="00000000" w:rsidRDefault="00000000" w:rsidRPr="00000000" w14:paraId="0000196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dramatic.</w:t>
      </w:r>
    </w:p>
    <w:p w:rsidR="00000000" w:rsidDel="00000000" w:rsidP="00000000" w:rsidRDefault="00000000" w:rsidRPr="00000000" w14:paraId="0000196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Just honest.</w:t>
      </w:r>
    </w:p>
    <w:p w:rsidR="00000000" w:rsidDel="00000000" w:rsidP="00000000" w:rsidRDefault="00000000" w:rsidRPr="00000000" w14:paraId="0000196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lowers her head.</w:t>
      </w:r>
    </w:p>
    <w:p w:rsidR="00000000" w:rsidDel="00000000" w:rsidP="00000000" w:rsidRDefault="00000000" w:rsidRPr="00000000" w14:paraId="0000196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tear slips down her cheek.</w:t>
      </w:r>
    </w:p>
    <w:p w:rsidR="00000000" w:rsidDel="00000000" w:rsidP="00000000" w:rsidRDefault="00000000" w:rsidRPr="00000000" w14:paraId="0000196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wipes it away before another can fall.</w:t>
      </w:r>
    </w:p>
    <w:p w:rsidR="00000000" w:rsidDel="00000000" w:rsidP="00000000" w:rsidRDefault="00000000" w:rsidRPr="00000000" w14:paraId="0000196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drift toward the bottom shelf of her bookshelf.</w:t>
      </w:r>
    </w:p>
    <w:p w:rsidR="00000000" w:rsidDel="00000000" w:rsidP="00000000" w:rsidRDefault="00000000" w:rsidRPr="00000000" w14:paraId="0000196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Partially hidden beneath a stack of old folders..</w:t>
      </w:r>
    </w:p>
    <w:p w:rsidR="00000000" w:rsidDel="00000000" w:rsidP="00000000" w:rsidRDefault="00000000" w:rsidRPr="00000000" w14:paraId="0000196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worn sketchbook.</w:t>
      </w:r>
    </w:p>
    <w:p w:rsidR="00000000" w:rsidDel="00000000" w:rsidP="00000000" w:rsidRDefault="00000000" w:rsidRPr="00000000" w14:paraId="0000196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Dust has begun collecting along its edges.</w:t>
      </w:r>
    </w:p>
    <w:p w:rsidR="00000000" w:rsidDel="00000000" w:rsidP="00000000" w:rsidRDefault="00000000" w:rsidRPr="00000000" w14:paraId="0000196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stares at it.</w:t>
      </w:r>
    </w:p>
    <w:p w:rsidR="00000000" w:rsidDel="00000000" w:rsidP="00000000" w:rsidRDefault="00000000" w:rsidRPr="00000000" w14:paraId="0000196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hesitates.</w:t>
      </w:r>
    </w:p>
    <w:p w:rsidR="00000000" w:rsidDel="00000000" w:rsidP="00000000" w:rsidRDefault="00000000" w:rsidRPr="00000000" w14:paraId="0000196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slowly reaches for it.</w:t>
      </w:r>
    </w:p>
    <w:p w:rsidR="00000000" w:rsidDel="00000000" w:rsidP="00000000" w:rsidRDefault="00000000" w:rsidRPr="00000000" w14:paraId="0000196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brushes away the dust.</w:t>
      </w:r>
    </w:p>
    <w:p w:rsidR="00000000" w:rsidDel="00000000" w:rsidP="00000000" w:rsidRDefault="00000000" w:rsidRPr="00000000" w14:paraId="0000196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Running her fingers across the faded cover.</w:t>
      </w:r>
    </w:p>
    <w:p w:rsidR="00000000" w:rsidDel="00000000" w:rsidP="00000000" w:rsidRDefault="00000000" w:rsidRPr="00000000" w14:paraId="0000196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opens it.</w:t>
      </w:r>
    </w:p>
    <w:p w:rsidR="00000000" w:rsidDel="00000000" w:rsidP="00000000" w:rsidRDefault="00000000" w:rsidRPr="00000000" w14:paraId="0000197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Inside are old drawings.</w:t>
      </w:r>
    </w:p>
    <w:p w:rsidR="00000000" w:rsidDel="00000000" w:rsidP="00000000" w:rsidRDefault="00000000" w:rsidRPr="00000000" w14:paraId="0000197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Landscapes.</w:t>
      </w:r>
    </w:p>
    <w:p w:rsidR="00000000" w:rsidDel="00000000" w:rsidP="00000000" w:rsidRDefault="00000000" w:rsidRPr="00000000" w14:paraId="0000197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Portraits.</w:t>
      </w:r>
    </w:p>
    <w:p w:rsidR="00000000" w:rsidDel="00000000" w:rsidP="00000000" w:rsidRDefault="00000000" w:rsidRPr="00000000" w14:paraId="0000197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Character sketches.</w:t>
      </w:r>
    </w:p>
    <w:p w:rsidR="00000000" w:rsidDel="00000000" w:rsidP="00000000" w:rsidRDefault="00000000" w:rsidRPr="00000000" w14:paraId="0000197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Small doodles in the margins.</w:t>
      </w:r>
    </w:p>
    <w:p w:rsidR="00000000" w:rsidDel="00000000" w:rsidP="00000000" w:rsidRDefault="00000000" w:rsidRPr="00000000" w14:paraId="0000197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quietly smiles.</w:t>
      </w:r>
    </w:p>
    <w:p w:rsidR="00000000" w:rsidDel="00000000" w:rsidP="00000000" w:rsidRDefault="00000000" w:rsidRPr="00000000" w14:paraId="0000197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real one.</w:t>
      </w:r>
    </w:p>
    <w:p w:rsidR="00000000" w:rsidDel="00000000" w:rsidP="00000000" w:rsidRDefault="00000000" w:rsidRPr="00000000" w14:paraId="0000197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first genuine smile she's had in a long time.</w:t>
      </w:r>
    </w:p>
    <w:p w:rsidR="00000000" w:rsidDel="00000000" w:rsidP="00000000" w:rsidRDefault="00000000" w:rsidRPr="00000000" w14:paraId="0000197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flips through another page.</w:t>
      </w:r>
    </w:p>
    <w:p w:rsidR="00000000" w:rsidDel="00000000" w:rsidP="00000000" w:rsidRDefault="00000000" w:rsidRPr="00000000" w14:paraId="0000197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another.</w:t>
      </w:r>
    </w:p>
    <w:p w:rsidR="00000000" w:rsidDel="00000000" w:rsidP="00000000" w:rsidRDefault="00000000" w:rsidRPr="00000000" w14:paraId="0000197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Finally...</w:t>
      </w:r>
    </w:p>
    <w:p w:rsidR="00000000" w:rsidDel="00000000" w:rsidP="00000000" w:rsidRDefault="00000000" w:rsidRPr="00000000" w14:paraId="0000197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reaches for a pencil lying forgotten inside the sketchbook.</w:t>
      </w:r>
    </w:p>
    <w:p w:rsidR="00000000" w:rsidDel="00000000" w:rsidP="00000000" w:rsidRDefault="00000000" w:rsidRPr="00000000" w14:paraId="0000197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hesitates.</w:t>
      </w:r>
    </w:p>
    <w:p w:rsidR="00000000" w:rsidDel="00000000" w:rsidP="00000000" w:rsidRDefault="00000000" w:rsidRPr="00000000" w14:paraId="0000197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begins to draw.</w:t>
      </w:r>
    </w:p>
    <w:p w:rsidR="00000000" w:rsidDel="00000000" w:rsidP="00000000" w:rsidRDefault="00000000" w:rsidRPr="00000000" w14:paraId="0000197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graphite glides across the paper.</w:t>
      </w:r>
    </w:p>
    <w:p w:rsidR="00000000" w:rsidDel="00000000" w:rsidP="00000000" w:rsidRDefault="00000000" w:rsidRPr="00000000" w14:paraId="0000197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Gentle.</w:t>
      </w:r>
    </w:p>
    <w:p w:rsidR="00000000" w:rsidDel="00000000" w:rsidP="00000000" w:rsidRDefault="00000000" w:rsidRPr="00000000" w14:paraId="0000198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Effortless.</w:t>
      </w:r>
    </w:p>
    <w:p w:rsidR="00000000" w:rsidDel="00000000" w:rsidP="00000000" w:rsidRDefault="00000000" w:rsidRPr="00000000" w14:paraId="0000198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Time quietly passes.</w:t>
      </w:r>
    </w:p>
    <w:p w:rsidR="00000000" w:rsidDel="00000000" w:rsidP="00000000" w:rsidRDefault="00000000" w:rsidRPr="00000000" w14:paraId="0000198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only sounds are the soft scratching of pencil against paper and the ticking of the clock.</w:t>
      </w:r>
    </w:p>
    <w:p w:rsidR="00000000" w:rsidDel="00000000" w:rsidP="00000000" w:rsidRDefault="00000000" w:rsidRPr="00000000" w14:paraId="0000198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MAYA's tense shoulders slowly begin to relax.</w:t>
      </w:r>
    </w:p>
    <w:p w:rsidR="00000000" w:rsidDel="00000000" w:rsidP="00000000" w:rsidRDefault="00000000" w:rsidRPr="00000000" w14:paraId="0000198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breathing steadies.</w:t>
      </w:r>
    </w:p>
    <w:p w:rsidR="00000000" w:rsidDel="00000000" w:rsidP="00000000" w:rsidRDefault="00000000" w:rsidRPr="00000000" w14:paraId="0000198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the first time in months...</w:t>
      </w:r>
    </w:p>
    <w:p w:rsidR="00000000" w:rsidDel="00000000" w:rsidP="00000000" w:rsidRDefault="00000000" w:rsidRPr="00000000" w14:paraId="0000198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isn't thinking about grades.</w:t>
      </w:r>
    </w:p>
    <w:p w:rsidR="00000000" w:rsidDel="00000000" w:rsidP="00000000" w:rsidRDefault="00000000" w:rsidRPr="00000000" w14:paraId="0000198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Deadlines.</w:t>
      </w:r>
    </w:p>
    <w:p w:rsidR="00000000" w:rsidDel="00000000" w:rsidP="00000000" w:rsidRDefault="00000000" w:rsidRPr="00000000" w14:paraId="0000198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Expectations.</w:t>
      </w:r>
    </w:p>
    <w:p w:rsidR="00000000" w:rsidDel="00000000" w:rsidP="00000000" w:rsidRDefault="00000000" w:rsidRPr="00000000" w14:paraId="0000198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Or disappointing anyone.</w:t>
      </w:r>
    </w:p>
    <w:p w:rsidR="00000000" w:rsidDel="00000000" w:rsidP="00000000" w:rsidRDefault="00000000" w:rsidRPr="00000000" w14:paraId="0000198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She's simply..</w:t>
      </w:r>
    </w:p>
    <w:p w:rsidR="00000000" w:rsidDel="00000000" w:rsidP="00000000" w:rsidRDefault="00000000" w:rsidRPr="00000000" w14:paraId="0000198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Drawing.</w:t>
      </w:r>
    </w:p>
    <w:p w:rsidR="00000000" w:rsidDel="00000000" w:rsidP="00000000" w:rsidRDefault="00000000" w:rsidRPr="00000000" w14:paraId="0000198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peaceful silence fills the room.</w:t>
      </w:r>
    </w:p>
    <w:p w:rsidR="00000000" w:rsidDel="00000000" w:rsidP="00000000" w:rsidRDefault="00000000" w:rsidRPr="00000000" w14:paraId="0000198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Unfamiliar.</w:t>
      </w:r>
    </w:p>
    <w:p w:rsidR="00000000" w:rsidDel="00000000" w:rsidP="00000000" w:rsidRDefault="00000000" w:rsidRPr="00000000" w14:paraId="0000198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comforting.</w:t>
      </w:r>
    </w:p>
    <w:p w:rsidR="00000000" w:rsidDel="00000000" w:rsidP="00000000" w:rsidRDefault="00000000" w:rsidRPr="00000000" w14:paraId="0000198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leans back to admire the unfinished sketch.</w:t>
      </w:r>
    </w:p>
    <w:p w:rsidR="00000000" w:rsidDel="00000000" w:rsidP="00000000" w:rsidRDefault="00000000" w:rsidRPr="00000000" w14:paraId="0000199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small laugh escapes her.</w:t>
      </w:r>
    </w:p>
    <w:p w:rsidR="00000000" w:rsidDel="00000000" w:rsidP="00000000" w:rsidRDefault="00000000" w:rsidRPr="00000000" w14:paraId="0000199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Mahaba pa pala...</w:t>
      </w:r>
    </w:p>
    <w:p w:rsidR="00000000" w:rsidDel="00000000" w:rsidP="00000000" w:rsidRDefault="00000000" w:rsidRPr="00000000" w14:paraId="0000199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ko pa nakakalimutan.</w:t>
      </w:r>
    </w:p>
    <w:p w:rsidR="00000000" w:rsidDel="00000000" w:rsidP="00000000" w:rsidRDefault="00000000" w:rsidRPr="00000000" w14:paraId="0000199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continues adding a few more lines.</w:t>
      </w:r>
    </w:p>
    <w:p w:rsidR="00000000" w:rsidDel="00000000" w:rsidP="00000000" w:rsidRDefault="00000000" w:rsidRPr="00000000" w14:paraId="0000199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w:t>
      </w:r>
    </w:p>
    <w:p w:rsidR="00000000" w:rsidDel="00000000" w:rsidP="00000000" w:rsidRDefault="00000000" w:rsidRPr="00000000" w14:paraId="0000199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wander toward her laptop.</w:t>
      </w:r>
    </w:p>
    <w:p w:rsidR="00000000" w:rsidDel="00000000" w:rsidP="00000000" w:rsidRDefault="00000000" w:rsidRPr="00000000" w14:paraId="0000199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unfinished thesis document remains open.</w:t>
      </w:r>
    </w:p>
    <w:p w:rsidR="00000000" w:rsidDel="00000000" w:rsidP="00000000" w:rsidRDefault="00000000" w:rsidRPr="00000000" w14:paraId="0000199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Beside it...</w:t>
      </w:r>
    </w:p>
    <w:p w:rsidR="00000000" w:rsidDel="00000000" w:rsidP="00000000" w:rsidRDefault="00000000" w:rsidRPr="00000000" w14:paraId="0000199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printed checklist.</w:t>
      </w:r>
    </w:p>
    <w:p w:rsidR="00000000" w:rsidDel="00000000" w:rsidP="00000000" w:rsidRDefault="00000000" w:rsidRPr="00000000" w14:paraId="0000199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“THESIS DEFENSE”</w:t>
      </w:r>
    </w:p>
    <w:p w:rsidR="00000000" w:rsidDel="00000000" w:rsidP="00000000" w:rsidRDefault="00000000" w:rsidRPr="00000000" w14:paraId="0000199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“FINAL REQUIREMENTS”</w:t>
      </w:r>
    </w:p>
    <w:p w:rsidR="00000000" w:rsidDel="00000000" w:rsidP="00000000" w:rsidRDefault="00000000" w:rsidRPr="00000000" w14:paraId="0000199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“GRADUATION CLEARANCE”</w:t>
      </w:r>
    </w:p>
    <w:p w:rsidR="00000000" w:rsidDel="00000000" w:rsidP="00000000" w:rsidRDefault="00000000" w:rsidRPr="00000000" w14:paraId="0000199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smile slowly fades.</w:t>
      </w:r>
    </w:p>
    <w:p w:rsidR="00000000" w:rsidDel="00000000" w:rsidP="00000000" w:rsidRDefault="00000000" w:rsidRPr="00000000" w14:paraId="0000199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Reality settles back into the room.</w:t>
      </w:r>
    </w:p>
    <w:p w:rsidR="00000000" w:rsidDel="00000000" w:rsidP="00000000" w:rsidRDefault="00000000" w:rsidRPr="00000000" w14:paraId="0000199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peace she found lasts only a moment.</w:t>
      </w:r>
    </w:p>
    <w:p w:rsidR="00000000" w:rsidDel="00000000" w:rsidP="00000000" w:rsidRDefault="00000000" w:rsidRPr="00000000" w14:paraId="0000199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gently closes the sketchbook.</w:t>
      </w:r>
    </w:p>
    <w:p w:rsidR="00000000" w:rsidDel="00000000" w:rsidP="00000000" w:rsidRDefault="00000000" w:rsidRPr="00000000" w14:paraId="000019A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Holding it against her chest.</w:t>
      </w:r>
    </w:p>
    <w:p w:rsidR="00000000" w:rsidDel="00000000" w:rsidP="00000000" w:rsidRDefault="00000000" w:rsidRPr="00000000" w14:paraId="000019A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lowers her head.</w:t>
      </w:r>
    </w:p>
    <w:p w:rsidR="00000000" w:rsidDel="00000000" w:rsidP="00000000" w:rsidRDefault="00000000" w:rsidRPr="00000000" w14:paraId="000019A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(Softly.)</w:t>
      </w:r>
    </w:p>
    <w:p w:rsidR="00000000" w:rsidDel="00000000" w:rsidP="00000000" w:rsidRDefault="00000000" w:rsidRPr="00000000" w14:paraId="000019A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Ang saya sana...</w:t>
      </w:r>
    </w:p>
    <w:p w:rsidR="00000000" w:rsidDel="00000000" w:rsidP="00000000" w:rsidRDefault="00000000" w:rsidRPr="00000000" w14:paraId="000019A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kung ganito na lang.</w:t>
      </w:r>
    </w:p>
    <w:p w:rsidR="00000000" w:rsidDel="00000000" w:rsidP="00000000" w:rsidRDefault="00000000" w:rsidRPr="00000000" w14:paraId="000019A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long silence.)</w:t>
      </w:r>
    </w:p>
    <w:p w:rsidR="00000000" w:rsidDel="00000000" w:rsidP="00000000" w:rsidRDefault="00000000" w:rsidRPr="00000000" w14:paraId="000019A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carefully places the sketchbook inside her desk drawer.</w:t>
      </w:r>
    </w:p>
    <w:p w:rsidR="00000000" w:rsidDel="00000000" w:rsidP="00000000" w:rsidRDefault="00000000" w:rsidRPr="00000000" w14:paraId="000019A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throwing it away.</w:t>
      </w:r>
    </w:p>
    <w:p w:rsidR="00000000" w:rsidDel="00000000" w:rsidP="00000000" w:rsidRDefault="00000000" w:rsidRPr="00000000" w14:paraId="000019A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displaying it.</w:t>
      </w:r>
    </w:p>
    <w:p w:rsidR="00000000" w:rsidDel="00000000" w:rsidP="00000000" w:rsidRDefault="00000000" w:rsidRPr="00000000" w14:paraId="000019A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Simply...</w:t>
      </w:r>
    </w:p>
    <w:p w:rsidR="00000000" w:rsidDel="00000000" w:rsidP="00000000" w:rsidRDefault="00000000" w:rsidRPr="00000000" w14:paraId="000019A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Hiding it once again.</w:t>
      </w:r>
    </w:p>
    <w:p w:rsidR="00000000" w:rsidDel="00000000" w:rsidP="00000000" w:rsidRDefault="00000000" w:rsidRPr="00000000" w14:paraId="000019A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takes one last deep breath.</w:t>
      </w:r>
    </w:p>
    <w:p w:rsidR="00000000" w:rsidDel="00000000" w:rsidP="00000000" w:rsidRDefault="00000000" w:rsidRPr="00000000" w14:paraId="000019A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pulls her laptop closer.</w:t>
      </w:r>
    </w:p>
    <w:p w:rsidR="00000000" w:rsidDel="00000000" w:rsidP="00000000" w:rsidRDefault="00000000" w:rsidRPr="00000000" w14:paraId="000019A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fingers return to the keyboard.</w:t>
      </w:r>
    </w:p>
    <w:p w:rsidR="00000000" w:rsidDel="00000000" w:rsidP="00000000" w:rsidRDefault="00000000" w:rsidRPr="00000000" w14:paraId="000019A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cursor continues blinking.</w:t>
      </w:r>
    </w:p>
    <w:p w:rsidR="00000000" w:rsidDel="00000000" w:rsidP="00000000" w:rsidRDefault="00000000" w:rsidRPr="00000000" w14:paraId="000019A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Waiting.</w:t>
      </w:r>
    </w:p>
    <w:p w:rsidR="00000000" w:rsidDel="00000000" w:rsidP="00000000" w:rsidRDefault="00000000" w:rsidRPr="00000000" w14:paraId="000019B0">
      <w:pPr>
        <w:spacing w:after="240" w:before="240" w:lineRule="auto"/>
        <w:jc w:val="right"/>
        <w:rPr>
          <w:rFonts w:ascii="Courier" w:cs="Courier" w:eastAsia="Courier" w:hAnsi="Courier"/>
          <w:b w:val="1"/>
          <w:bCs w:val="1"/>
          <w:sz w:val="26"/>
          <w:szCs w:val="26"/>
        </w:rPr>
      </w:pPr>
      <w:r w:rsidDel="00000000" w:rsidR="00000000" w:rsidRPr="00000000">
        <w:rPr>
          <w:rFonts w:ascii="Courier" w:cs="Courier" w:eastAsia="Courier" w:hAnsi="Courier"/>
          <w:sz w:val="24"/>
          <w:szCs w:val="24"/>
          <w:rtl w:val="0"/>
        </w:rPr>
        <w:t xml:space="preserve">FADE OUT.</w:t>
      </w:r>
      <w:r w:rsidDel="00000000" w:rsidR="00000000" w:rsidRPr="00000000">
        <w:rPr>
          <w:rFonts w:ascii="Courier" w:cs="Courier" w:eastAsia="Courier" w:hAnsi="Courier"/>
          <w:b w:val="1"/>
          <w:bCs w:val="1"/>
          <w:sz w:val="34"/>
          <w:szCs w:val="34"/>
          <w:rtl w:val="0"/>
        </w:rPr>
        <w:br w:type="textWrapping"/>
      </w:r>
      <w:r w:rsidDel="00000000" w:rsidR="00000000" w:rsidRPr="00000000">
        <w:rPr>
          <w:rtl w:val="0"/>
        </w:rPr>
      </w:r>
    </w:p>
    <w:p w:rsidR="00000000" w:rsidDel="00000000" w:rsidP="00000000" w:rsidRDefault="00000000" w:rsidRPr="00000000" w14:paraId="000019B1">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MONTAGE - PASSAGE OF TIME</w:t>
      </w:r>
    </w:p>
    <w:p w:rsidR="00000000" w:rsidDel="00000000" w:rsidP="00000000" w:rsidRDefault="00000000" w:rsidRPr="00000000" w14:paraId="000019B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days continue to pass.</w:t>
      </w:r>
    </w:p>
    <w:p w:rsidR="00000000" w:rsidDel="00000000" w:rsidP="00000000" w:rsidRDefault="00000000" w:rsidRPr="00000000" w14:paraId="000019B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SCRATCH.</w:t>
      </w:r>
    </w:p>
    <w:p w:rsidR="00000000" w:rsidDel="00000000" w:rsidP="00000000" w:rsidRDefault="00000000" w:rsidRPr="00000000" w14:paraId="000019B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date is crossed out on MAYA's calendar.</w:t>
      </w:r>
    </w:p>
    <w:p w:rsidR="00000000" w:rsidDel="00000000" w:rsidP="00000000" w:rsidRDefault="00000000" w:rsidRPr="00000000" w14:paraId="000019B5">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9B6">
      <w:pPr>
        <w:pStyle w:val="Heading3"/>
        <w:keepNext w:val="0"/>
        <w:keepLines w:val="0"/>
        <w:spacing w:before="280" w:lineRule="auto"/>
        <w:rPr>
          <w:rFonts w:ascii="Courier" w:cs="Courier" w:eastAsia="Courier" w:hAnsi="Courier"/>
          <w:b w:val="1"/>
          <w:bCs w:val="1"/>
          <w:color w:val="000000"/>
          <w:sz w:val="26"/>
          <w:szCs w:val="26"/>
        </w:rPr>
      </w:pPr>
      <w:bookmarkStart w:colFirst="0" w:colLast="0" w:name="_md0g65qav8gj" w:id="162"/>
      <w:bookmarkEnd w:id="162"/>
      <w:r w:rsidDel="00000000" w:rsidR="00000000" w:rsidRPr="00000000">
        <w:rPr>
          <w:rFonts w:ascii="Courier" w:cs="Courier" w:eastAsia="Courier" w:hAnsi="Courier"/>
          <w:b w:val="1"/>
          <w:bCs w:val="1"/>
          <w:color w:val="000000"/>
          <w:sz w:val="26"/>
          <w:szCs w:val="26"/>
          <w:rtl w:val="0"/>
        </w:rPr>
        <w:t xml:space="preserve">INT. MAYA'S BEDROOM - NIGHT</w:t>
      </w:r>
    </w:p>
    <w:p w:rsidR="00000000" w:rsidDel="00000000" w:rsidP="00000000" w:rsidRDefault="00000000" w:rsidRPr="00000000" w14:paraId="000019B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room is silent.</w:t>
      </w:r>
    </w:p>
    <w:p w:rsidR="00000000" w:rsidDel="00000000" w:rsidP="00000000" w:rsidRDefault="00000000" w:rsidRPr="00000000" w14:paraId="000019B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carefully opens the drawer beside her desk.</w:t>
      </w:r>
    </w:p>
    <w:p w:rsidR="00000000" w:rsidDel="00000000" w:rsidP="00000000" w:rsidRDefault="00000000" w:rsidRPr="00000000" w14:paraId="000019B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takes out the worn sketchbook.</w:t>
      </w:r>
    </w:p>
    <w:p w:rsidR="00000000" w:rsidDel="00000000" w:rsidP="00000000" w:rsidRDefault="00000000" w:rsidRPr="00000000" w14:paraId="000019B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looks toward the closed bedroom door.</w:t>
      </w:r>
    </w:p>
    <w:p w:rsidR="00000000" w:rsidDel="00000000" w:rsidP="00000000" w:rsidRDefault="00000000" w:rsidRPr="00000000" w14:paraId="000019B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begins to draw.</w:t>
      </w:r>
    </w:p>
    <w:p w:rsidR="00000000" w:rsidDel="00000000" w:rsidP="00000000" w:rsidRDefault="00000000" w:rsidRPr="00000000" w14:paraId="000019B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graphite moves smoothly across the paper.</w:t>
      </w:r>
    </w:p>
    <w:p w:rsidR="00000000" w:rsidDel="00000000" w:rsidP="00000000" w:rsidRDefault="00000000" w:rsidRPr="00000000" w14:paraId="000019B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a brief moment...</w:t>
      </w:r>
    </w:p>
    <w:p w:rsidR="00000000" w:rsidDel="00000000" w:rsidP="00000000" w:rsidRDefault="00000000" w:rsidRPr="00000000" w14:paraId="000019B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smiles.</w:t>
      </w:r>
    </w:p>
    <w:p w:rsidR="00000000" w:rsidDel="00000000" w:rsidP="00000000" w:rsidRDefault="00000000" w:rsidRPr="00000000" w14:paraId="000019BF">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9C0">
      <w:pPr>
        <w:pStyle w:val="Heading3"/>
        <w:keepNext w:val="0"/>
        <w:keepLines w:val="0"/>
        <w:spacing w:before="280" w:lineRule="auto"/>
        <w:rPr>
          <w:rFonts w:ascii="Courier" w:cs="Courier" w:eastAsia="Courier" w:hAnsi="Courier"/>
          <w:b w:val="1"/>
          <w:bCs w:val="1"/>
          <w:color w:val="000000"/>
          <w:sz w:val="26"/>
          <w:szCs w:val="26"/>
        </w:rPr>
      </w:pPr>
      <w:bookmarkStart w:colFirst="0" w:colLast="0" w:name="_u9jj9nt9x7ys" w:id="163"/>
      <w:bookmarkEnd w:id="163"/>
      <w:r w:rsidDel="00000000" w:rsidR="00000000" w:rsidRPr="00000000">
        <w:rPr>
          <w:rFonts w:ascii="Courier" w:cs="Courier" w:eastAsia="Courier" w:hAnsi="Courier"/>
          <w:b w:val="1"/>
          <w:bCs w:val="1"/>
          <w:color w:val="000000"/>
          <w:sz w:val="26"/>
          <w:szCs w:val="26"/>
          <w:rtl w:val="0"/>
        </w:rPr>
        <w:t xml:space="preserve">INT. COLLEGE CLASSROOM - DAY</w:t>
      </w:r>
    </w:p>
    <w:p w:rsidR="00000000" w:rsidDel="00000000" w:rsidP="00000000" w:rsidRDefault="00000000" w:rsidRPr="00000000" w14:paraId="000019C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professor lectures at the front of the room.</w:t>
      </w:r>
    </w:p>
    <w:p w:rsidR="00000000" w:rsidDel="00000000" w:rsidP="00000000" w:rsidRDefault="00000000" w:rsidRPr="00000000" w14:paraId="000019C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Most students type notes on their laptops.</w:t>
      </w:r>
    </w:p>
    <w:p w:rsidR="00000000" w:rsidDel="00000000" w:rsidP="00000000" w:rsidRDefault="00000000" w:rsidRPr="00000000" w14:paraId="000019C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stares blankly at the presentation.</w:t>
      </w:r>
    </w:p>
    <w:p w:rsidR="00000000" w:rsidDel="00000000" w:rsidP="00000000" w:rsidRDefault="00000000" w:rsidRPr="00000000" w14:paraId="000019C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lesson continues...</w:t>
      </w:r>
    </w:p>
    <w:p w:rsidR="00000000" w:rsidDel="00000000" w:rsidP="00000000" w:rsidRDefault="00000000" w:rsidRPr="00000000" w14:paraId="000019C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her mind is somewhere else.</w:t>
      </w:r>
    </w:p>
    <w:p w:rsidR="00000000" w:rsidDel="00000000" w:rsidP="00000000" w:rsidRDefault="00000000" w:rsidRPr="00000000" w14:paraId="000019C6">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9C7">
      <w:pPr>
        <w:pStyle w:val="Heading3"/>
        <w:keepNext w:val="0"/>
        <w:keepLines w:val="0"/>
        <w:spacing w:before="280" w:lineRule="auto"/>
        <w:rPr>
          <w:rFonts w:ascii="Courier" w:cs="Courier" w:eastAsia="Courier" w:hAnsi="Courier"/>
          <w:b w:val="1"/>
          <w:bCs w:val="1"/>
          <w:color w:val="000000"/>
          <w:sz w:val="26"/>
          <w:szCs w:val="26"/>
        </w:rPr>
      </w:pPr>
      <w:bookmarkStart w:colFirst="0" w:colLast="0" w:name="_bfbo0jthuo2l" w:id="164"/>
      <w:bookmarkEnd w:id="164"/>
      <w:r w:rsidDel="00000000" w:rsidR="00000000" w:rsidRPr="00000000">
        <w:rPr>
          <w:rFonts w:ascii="Courier" w:cs="Courier" w:eastAsia="Courier" w:hAnsi="Courier"/>
          <w:b w:val="1"/>
          <w:bCs w:val="1"/>
          <w:color w:val="000000"/>
          <w:sz w:val="26"/>
          <w:szCs w:val="26"/>
          <w:rtl w:val="0"/>
        </w:rPr>
        <w:t xml:space="preserve">INT. COLLEGE LIBRARY - AFTERNOON</w:t>
      </w:r>
    </w:p>
    <w:p w:rsidR="00000000" w:rsidDel="00000000" w:rsidP="00000000" w:rsidRDefault="00000000" w:rsidRPr="00000000" w14:paraId="000019C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sits with her thesis group.</w:t>
      </w:r>
    </w:p>
    <w:p w:rsidR="00000000" w:rsidDel="00000000" w:rsidP="00000000" w:rsidRDefault="00000000" w:rsidRPr="00000000" w14:paraId="000019C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Laptops are open.</w:t>
      </w:r>
    </w:p>
    <w:p w:rsidR="00000000" w:rsidDel="00000000" w:rsidP="00000000" w:rsidRDefault="00000000" w:rsidRPr="00000000" w14:paraId="000019C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Research papers are scattered across the table.</w:t>
      </w:r>
    </w:p>
    <w:p w:rsidR="00000000" w:rsidDel="00000000" w:rsidP="00000000" w:rsidRDefault="00000000" w:rsidRPr="00000000" w14:paraId="000019C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One of her groupmates checks their phone.</w:t>
      </w:r>
    </w:p>
    <w:p w:rsidR="00000000" w:rsidDel="00000000" w:rsidP="00000000" w:rsidRDefault="00000000" w:rsidRPr="00000000" w14:paraId="000019C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Another quietly packs up their bag.</w:t>
      </w:r>
    </w:p>
    <w:p w:rsidR="00000000" w:rsidDel="00000000" w:rsidP="00000000" w:rsidRDefault="00000000" w:rsidRPr="00000000" w14:paraId="000019C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GROUPMATE 1</w:t>
        <w:br w:type="textWrapping"/>
      </w:r>
      <w:r w:rsidDel="00000000" w:rsidR="00000000" w:rsidRPr="00000000">
        <w:rPr>
          <w:rFonts w:ascii="Courier" w:cs="Courier" w:eastAsia="Courier" w:hAnsi="Courier"/>
          <w:sz w:val="24"/>
          <w:szCs w:val="24"/>
          <w:rtl w:val="0"/>
        </w:rPr>
        <w:t xml:space="preserve">Guys, may lakad kasi ako.</w:t>
      </w:r>
    </w:p>
    <w:p w:rsidR="00000000" w:rsidDel="00000000" w:rsidP="00000000" w:rsidRDefault="00000000" w:rsidRPr="00000000" w14:paraId="000019C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I'll finish my part maMAYA na lang.</w:t>
      </w:r>
    </w:p>
    <w:p w:rsidR="00000000" w:rsidDel="00000000" w:rsidP="00000000" w:rsidRDefault="00000000" w:rsidRPr="00000000" w14:paraId="000019C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They leave.</w:t>
      </w:r>
    </w:p>
    <w:p w:rsidR="00000000" w:rsidDel="00000000" w:rsidP="00000000" w:rsidRDefault="00000000" w:rsidRPr="00000000" w14:paraId="000019D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second groupmate follows.</w:t>
      </w:r>
    </w:p>
    <w:p w:rsidR="00000000" w:rsidDel="00000000" w:rsidP="00000000" w:rsidRDefault="00000000" w:rsidRPr="00000000" w14:paraId="000019D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GROUPMATE 2</w:t>
        <w:br w:type="textWrapping"/>
      </w:r>
      <w:r w:rsidDel="00000000" w:rsidR="00000000" w:rsidRPr="00000000">
        <w:rPr>
          <w:rFonts w:ascii="Courier" w:cs="Courier" w:eastAsia="Courier" w:hAnsi="Courier"/>
          <w:sz w:val="24"/>
          <w:szCs w:val="24"/>
          <w:rtl w:val="0"/>
        </w:rPr>
        <w:t xml:space="preserve">Sorry, MAYA.</w:t>
      </w:r>
    </w:p>
    <w:p w:rsidR="00000000" w:rsidDel="00000000" w:rsidP="00000000" w:rsidRDefault="00000000" w:rsidRPr="00000000" w14:paraId="000019D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kailangan lang talaga akong asikasuhin.</w:t>
      </w:r>
    </w:p>
    <w:p w:rsidR="00000000" w:rsidDel="00000000" w:rsidP="00000000" w:rsidRDefault="00000000" w:rsidRPr="00000000" w14:paraId="000019D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Ikaw na muna?</w:t>
      </w:r>
    </w:p>
    <w:p w:rsidR="00000000" w:rsidDel="00000000" w:rsidP="00000000" w:rsidRDefault="00000000" w:rsidRPr="00000000" w14:paraId="000019D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forces a small smile.)</w:t>
      </w:r>
    </w:p>
    <w:p w:rsidR="00000000" w:rsidDel="00000000" w:rsidP="00000000" w:rsidRDefault="00000000" w:rsidRPr="00000000" w14:paraId="000019D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Sige...</w:t>
      </w:r>
    </w:p>
    <w:p w:rsidR="00000000" w:rsidDel="00000000" w:rsidP="00000000" w:rsidRDefault="00000000" w:rsidRPr="00000000" w14:paraId="000019D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I'll handle it.</w:t>
      </w:r>
    </w:p>
    <w:p w:rsidR="00000000" w:rsidDel="00000000" w:rsidP="00000000" w:rsidRDefault="00000000" w:rsidRPr="00000000" w14:paraId="000019D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groupmates leave.)</w:t>
      </w:r>
    </w:p>
    <w:p w:rsidR="00000000" w:rsidDel="00000000" w:rsidP="00000000" w:rsidRDefault="00000000" w:rsidRPr="00000000" w14:paraId="000019D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around the now-empty table.</w:t>
      </w:r>
    </w:p>
    <w:p w:rsidR="00000000" w:rsidDel="00000000" w:rsidP="00000000" w:rsidRDefault="00000000" w:rsidRPr="00000000" w14:paraId="000019D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slowly sighs.</w:t>
      </w:r>
    </w:p>
    <w:p w:rsidR="00000000" w:rsidDel="00000000" w:rsidP="00000000" w:rsidRDefault="00000000" w:rsidRPr="00000000" w14:paraId="000019D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begins working alone.</w:t>
      </w:r>
    </w:p>
    <w:p w:rsidR="00000000" w:rsidDel="00000000" w:rsidP="00000000" w:rsidRDefault="00000000" w:rsidRPr="00000000" w14:paraId="000019DB">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9DC">
      <w:pPr>
        <w:pStyle w:val="Heading3"/>
        <w:keepNext w:val="0"/>
        <w:keepLines w:val="0"/>
        <w:spacing w:before="280" w:lineRule="auto"/>
        <w:rPr>
          <w:rFonts w:ascii="Courier" w:cs="Courier" w:eastAsia="Courier" w:hAnsi="Courier"/>
          <w:b w:val="1"/>
          <w:bCs w:val="1"/>
          <w:color w:val="000000"/>
          <w:sz w:val="26"/>
          <w:szCs w:val="26"/>
        </w:rPr>
      </w:pPr>
      <w:bookmarkStart w:colFirst="0" w:colLast="0" w:name="_yw4be7f2s3ly" w:id="165"/>
      <w:bookmarkEnd w:id="165"/>
      <w:r w:rsidDel="00000000" w:rsidR="00000000" w:rsidRPr="00000000">
        <w:rPr>
          <w:rFonts w:ascii="Courier" w:cs="Courier" w:eastAsia="Courier" w:hAnsi="Courier"/>
          <w:b w:val="1"/>
          <w:bCs w:val="1"/>
          <w:color w:val="000000"/>
          <w:sz w:val="26"/>
          <w:szCs w:val="26"/>
          <w:rtl w:val="0"/>
        </w:rPr>
        <w:t xml:space="preserve">INT. MAYA'S BEDROOM - LATE NIGHT</w:t>
      </w:r>
    </w:p>
    <w:p w:rsidR="00000000" w:rsidDel="00000000" w:rsidP="00000000" w:rsidRDefault="00000000" w:rsidRPr="00000000" w14:paraId="000019D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clock reads 1:37 A.M.</w:t>
      </w:r>
    </w:p>
    <w:p w:rsidR="00000000" w:rsidDel="00000000" w:rsidP="00000000" w:rsidRDefault="00000000" w:rsidRPr="00000000" w14:paraId="000019D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types continuously.</w:t>
      </w:r>
    </w:p>
    <w:p w:rsidR="00000000" w:rsidDel="00000000" w:rsidP="00000000" w:rsidRDefault="00000000" w:rsidRPr="00000000" w14:paraId="000019D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laptop displays the thesis document.</w:t>
      </w:r>
    </w:p>
    <w:p w:rsidR="00000000" w:rsidDel="00000000" w:rsidP="00000000" w:rsidRDefault="00000000" w:rsidRPr="00000000" w14:paraId="000019E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Several sections remain unfinished.</w:t>
      </w:r>
    </w:p>
    <w:p w:rsidR="00000000" w:rsidDel="00000000" w:rsidP="00000000" w:rsidRDefault="00000000" w:rsidRPr="00000000" w14:paraId="000019E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drift toward the sketchbook resting beside her.</w:t>
      </w:r>
    </w:p>
    <w:p w:rsidR="00000000" w:rsidDel="00000000" w:rsidP="00000000" w:rsidRDefault="00000000" w:rsidRPr="00000000" w14:paraId="000019E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hesitates.</w:t>
      </w:r>
    </w:p>
    <w:p w:rsidR="00000000" w:rsidDel="00000000" w:rsidP="00000000" w:rsidRDefault="00000000" w:rsidRPr="00000000" w14:paraId="000019E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quietly opens it.</w:t>
      </w:r>
    </w:p>
    <w:p w:rsidR="00000000" w:rsidDel="00000000" w:rsidP="00000000" w:rsidRDefault="00000000" w:rsidRPr="00000000" w14:paraId="000019E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sketches for only a few minutes.</w:t>
      </w:r>
    </w:p>
    <w:p w:rsidR="00000000" w:rsidDel="00000000" w:rsidP="00000000" w:rsidRDefault="00000000" w:rsidRPr="00000000" w14:paraId="000019E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shoulders slowly relax.</w:t>
      </w:r>
    </w:p>
    <w:p w:rsidR="00000000" w:rsidDel="00000000" w:rsidP="00000000" w:rsidRDefault="00000000" w:rsidRPr="00000000" w14:paraId="000019E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Until—</w:t>
      </w:r>
    </w:p>
    <w:p w:rsidR="00000000" w:rsidDel="00000000" w:rsidP="00000000" w:rsidRDefault="00000000" w:rsidRPr="00000000" w14:paraId="000019E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notification appears.</w:t>
      </w:r>
    </w:p>
    <w:p w:rsidR="00000000" w:rsidDel="00000000" w:rsidP="00000000" w:rsidRDefault="00000000" w:rsidRPr="00000000" w14:paraId="000019E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THESIS GROUP CHAT</w:t>
      </w:r>
    </w:p>
    <w:p w:rsidR="00000000" w:rsidDel="00000000" w:rsidP="00000000" w:rsidRDefault="00000000" w:rsidRPr="00000000" w14:paraId="000019E9">
      <w:pPr>
        <w:spacing w:after="240" w:before="240" w:lineRule="auto"/>
        <w:rPr>
          <w:rFonts w:ascii="Courier" w:cs="Courier" w:eastAsia="Courier" w:hAnsi="Courier"/>
          <w:i w:val="1"/>
          <w:iCs w:val="1"/>
          <w:sz w:val="24"/>
          <w:szCs w:val="24"/>
        </w:rPr>
      </w:pPr>
      <w:r w:rsidDel="00000000" w:rsidR="00000000" w:rsidRPr="00000000">
        <w:rPr>
          <w:rFonts w:ascii="Courier" w:cs="Courier" w:eastAsia="Courier" w:hAnsi="Courier"/>
          <w:i w:val="1"/>
          <w:iCs w:val="1"/>
          <w:sz w:val="24"/>
          <w:szCs w:val="24"/>
          <w:rtl w:val="0"/>
        </w:rPr>
        <w:t xml:space="preserve">"Reminder: Final draft due tomorrow."</w:t>
      </w:r>
    </w:p>
    <w:p w:rsidR="00000000" w:rsidDel="00000000" w:rsidP="00000000" w:rsidRDefault="00000000" w:rsidRPr="00000000" w14:paraId="000019E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immediately closes the sketchbook.</w:t>
      </w:r>
    </w:p>
    <w:p w:rsidR="00000000" w:rsidDel="00000000" w:rsidP="00000000" w:rsidRDefault="00000000" w:rsidRPr="00000000" w14:paraId="000019E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smile disappears.</w:t>
      </w:r>
    </w:p>
    <w:p w:rsidR="00000000" w:rsidDel="00000000" w:rsidP="00000000" w:rsidRDefault="00000000" w:rsidRPr="00000000" w14:paraId="000019EC">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9ED">
      <w:pPr>
        <w:pStyle w:val="Heading3"/>
        <w:keepNext w:val="0"/>
        <w:keepLines w:val="0"/>
        <w:spacing w:before="280" w:lineRule="auto"/>
        <w:rPr>
          <w:rFonts w:ascii="Courier" w:cs="Courier" w:eastAsia="Courier" w:hAnsi="Courier"/>
          <w:b w:val="1"/>
          <w:bCs w:val="1"/>
          <w:color w:val="000000"/>
          <w:sz w:val="26"/>
          <w:szCs w:val="26"/>
        </w:rPr>
      </w:pPr>
      <w:bookmarkStart w:colFirst="0" w:colLast="0" w:name="_3auwsp34g1mp" w:id="166"/>
      <w:bookmarkEnd w:id="166"/>
      <w:r w:rsidDel="00000000" w:rsidR="00000000" w:rsidRPr="00000000">
        <w:rPr>
          <w:rFonts w:ascii="Courier" w:cs="Courier" w:eastAsia="Courier" w:hAnsi="Courier"/>
          <w:b w:val="1"/>
          <w:bCs w:val="1"/>
          <w:color w:val="000000"/>
          <w:sz w:val="26"/>
          <w:szCs w:val="26"/>
          <w:rtl w:val="0"/>
        </w:rPr>
        <w:t xml:space="preserve">INT. UNIVERSITY HALLWAY - DAY</w:t>
      </w:r>
    </w:p>
    <w:p w:rsidR="00000000" w:rsidDel="00000000" w:rsidP="00000000" w:rsidRDefault="00000000" w:rsidRPr="00000000" w14:paraId="000019E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walks alone.</w:t>
      </w:r>
    </w:p>
    <w:p w:rsidR="00000000" w:rsidDel="00000000" w:rsidP="00000000" w:rsidRDefault="00000000" w:rsidRPr="00000000" w14:paraId="000019E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Students excitedly discuss internships...</w:t>
      </w:r>
    </w:p>
    <w:p w:rsidR="00000000" w:rsidDel="00000000" w:rsidP="00000000" w:rsidRDefault="00000000" w:rsidRPr="00000000" w14:paraId="000019F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Graduation...</w:t>
      </w:r>
    </w:p>
    <w:p w:rsidR="00000000" w:rsidDel="00000000" w:rsidP="00000000" w:rsidRDefault="00000000" w:rsidRPr="00000000" w14:paraId="000019F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Future plans.</w:t>
      </w:r>
    </w:p>
    <w:p w:rsidR="00000000" w:rsidDel="00000000" w:rsidP="00000000" w:rsidRDefault="00000000" w:rsidRPr="00000000" w14:paraId="000019F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Their voices overlap as they pass by.</w:t>
      </w:r>
    </w:p>
    <w:p w:rsidR="00000000" w:rsidDel="00000000" w:rsidP="00000000" w:rsidRDefault="00000000" w:rsidRPr="00000000" w14:paraId="000019F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STUDENT 1</w:t>
        <w:br w:type="textWrapping"/>
      </w:r>
      <w:r w:rsidDel="00000000" w:rsidR="00000000" w:rsidRPr="00000000">
        <w:rPr>
          <w:rFonts w:ascii="Courier" w:cs="Courier" w:eastAsia="Courier" w:hAnsi="Courier"/>
          <w:sz w:val="24"/>
          <w:szCs w:val="24"/>
          <w:rtl w:val="0"/>
        </w:rPr>
        <w:t xml:space="preserve">Konti na lang, graduate na tayo.</w:t>
      </w:r>
    </w:p>
    <w:p w:rsidR="00000000" w:rsidDel="00000000" w:rsidP="00000000" w:rsidRDefault="00000000" w:rsidRPr="00000000" w14:paraId="000019F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STUDENT 2</w:t>
        <w:br w:type="textWrapping"/>
      </w:r>
      <w:r w:rsidDel="00000000" w:rsidR="00000000" w:rsidRPr="00000000">
        <w:rPr>
          <w:rFonts w:ascii="Courier" w:cs="Courier" w:eastAsia="Courier" w:hAnsi="Courier"/>
          <w:sz w:val="24"/>
          <w:szCs w:val="24"/>
          <w:rtl w:val="0"/>
        </w:rPr>
        <w:t xml:space="preserve">Sana makahanap agad ako ng trabaho.</w:t>
      </w:r>
    </w:p>
    <w:p w:rsidR="00000000" w:rsidDel="00000000" w:rsidP="00000000" w:rsidRDefault="00000000" w:rsidRPr="00000000" w14:paraId="000019F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lowers her gaze.)</w:t>
      </w:r>
    </w:p>
    <w:p w:rsidR="00000000" w:rsidDel="00000000" w:rsidP="00000000" w:rsidRDefault="00000000" w:rsidRPr="00000000" w14:paraId="000019F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continues walking in silence.</w:t>
      </w:r>
    </w:p>
    <w:p w:rsidR="00000000" w:rsidDel="00000000" w:rsidP="00000000" w:rsidRDefault="00000000" w:rsidRPr="00000000" w14:paraId="000019F7">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9F8">
      <w:pPr>
        <w:pStyle w:val="Heading3"/>
        <w:keepNext w:val="0"/>
        <w:keepLines w:val="0"/>
        <w:spacing w:before="280" w:lineRule="auto"/>
        <w:rPr>
          <w:rFonts w:ascii="Courier" w:cs="Courier" w:eastAsia="Courier" w:hAnsi="Courier"/>
          <w:b w:val="1"/>
          <w:bCs w:val="1"/>
          <w:color w:val="000000"/>
          <w:sz w:val="26"/>
          <w:szCs w:val="26"/>
        </w:rPr>
      </w:pPr>
      <w:bookmarkStart w:colFirst="0" w:colLast="0" w:name="_njfp5wwu66in" w:id="167"/>
      <w:bookmarkEnd w:id="167"/>
      <w:r w:rsidDel="00000000" w:rsidR="00000000" w:rsidRPr="00000000">
        <w:rPr>
          <w:rFonts w:ascii="Courier" w:cs="Courier" w:eastAsia="Courier" w:hAnsi="Courier"/>
          <w:b w:val="1"/>
          <w:bCs w:val="1"/>
          <w:color w:val="000000"/>
          <w:sz w:val="26"/>
          <w:szCs w:val="26"/>
          <w:rtl w:val="0"/>
        </w:rPr>
        <w:t xml:space="preserve">INT. MAYA'S BEDROOM - EVENING</w:t>
      </w:r>
    </w:p>
    <w:p w:rsidR="00000000" w:rsidDel="00000000" w:rsidP="00000000" w:rsidRDefault="00000000" w:rsidRPr="00000000" w14:paraId="000019F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sits at her desk.</w:t>
      </w:r>
    </w:p>
    <w:p w:rsidR="00000000" w:rsidDel="00000000" w:rsidP="00000000" w:rsidRDefault="00000000" w:rsidRPr="00000000" w14:paraId="000019F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sketchbook lies open.</w:t>
      </w:r>
    </w:p>
    <w:p w:rsidR="00000000" w:rsidDel="00000000" w:rsidP="00000000" w:rsidRDefault="00000000" w:rsidRPr="00000000" w14:paraId="000019F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Beside it...</w:t>
      </w:r>
    </w:p>
    <w:p w:rsidR="00000000" w:rsidDel="00000000" w:rsidP="00000000" w:rsidRDefault="00000000" w:rsidRPr="00000000" w14:paraId="000019F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printed copy of her latest exam results.</w:t>
      </w:r>
    </w:p>
    <w:p w:rsidR="00000000" w:rsidDel="00000000" w:rsidP="00000000" w:rsidRDefault="00000000" w:rsidRPr="00000000" w14:paraId="000019F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slowly picks up the paper.</w:t>
      </w:r>
    </w:p>
    <w:p w:rsidR="00000000" w:rsidDel="00000000" w:rsidP="00000000" w:rsidRDefault="00000000" w:rsidRPr="00000000" w14:paraId="000019F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Several grades are noticeably lower than before.</w:t>
      </w:r>
    </w:p>
    <w:p w:rsidR="00000000" w:rsidDel="00000000" w:rsidP="00000000" w:rsidRDefault="00000000" w:rsidRPr="00000000" w14:paraId="000019F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quietly stares at them.</w:t>
      </w:r>
    </w:p>
    <w:p w:rsidR="00000000" w:rsidDel="00000000" w:rsidP="00000000" w:rsidRDefault="00000000" w:rsidRPr="00000000" w14:paraId="00001A0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grips the paper tighter.</w:t>
      </w:r>
    </w:p>
    <w:p w:rsidR="00000000" w:rsidDel="00000000" w:rsidP="00000000" w:rsidRDefault="00000000" w:rsidRPr="00000000" w14:paraId="00001A0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folds it.</w:t>
      </w:r>
    </w:p>
    <w:p w:rsidR="00000000" w:rsidDel="00000000" w:rsidP="00000000" w:rsidRDefault="00000000" w:rsidRPr="00000000" w14:paraId="00001A0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Hiding it beneath a pile of reviewers.</w:t>
      </w:r>
    </w:p>
    <w:p w:rsidR="00000000" w:rsidDel="00000000" w:rsidP="00000000" w:rsidRDefault="00000000" w:rsidRPr="00000000" w14:paraId="00001A03">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A04">
      <w:pPr>
        <w:pStyle w:val="Heading3"/>
        <w:keepNext w:val="0"/>
        <w:keepLines w:val="0"/>
        <w:spacing w:before="280" w:lineRule="auto"/>
        <w:rPr>
          <w:rFonts w:ascii="Courier" w:cs="Courier" w:eastAsia="Courier" w:hAnsi="Courier"/>
          <w:b w:val="1"/>
          <w:bCs w:val="1"/>
          <w:color w:val="000000"/>
          <w:sz w:val="26"/>
          <w:szCs w:val="26"/>
        </w:rPr>
      </w:pPr>
      <w:bookmarkStart w:colFirst="0" w:colLast="0" w:name="_75zjy4ed61j6" w:id="168"/>
      <w:bookmarkEnd w:id="168"/>
      <w:r w:rsidDel="00000000" w:rsidR="00000000" w:rsidRPr="00000000">
        <w:rPr>
          <w:rFonts w:ascii="Courier" w:cs="Courier" w:eastAsia="Courier" w:hAnsi="Courier"/>
          <w:b w:val="1"/>
          <w:bCs w:val="1"/>
          <w:color w:val="000000"/>
          <w:sz w:val="26"/>
          <w:szCs w:val="26"/>
          <w:rtl w:val="0"/>
        </w:rPr>
        <w:t xml:space="preserve">INT. ILAGAN HOUSE - DINING ROOM - EVENING</w:t>
      </w:r>
    </w:p>
    <w:p w:rsidR="00000000" w:rsidDel="00000000" w:rsidP="00000000" w:rsidRDefault="00000000" w:rsidRPr="00000000" w14:paraId="00001A0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family eats dinner together.</w:t>
      </w:r>
    </w:p>
    <w:p w:rsidR="00000000" w:rsidDel="00000000" w:rsidP="00000000" w:rsidRDefault="00000000" w:rsidRPr="00000000" w14:paraId="00001A0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notices MAYA unusually quiet.</w:t>
      </w:r>
    </w:p>
    <w:p w:rsidR="00000000" w:rsidDel="00000000" w:rsidP="00000000" w:rsidRDefault="00000000" w:rsidRPr="00000000" w14:paraId="00001A0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br w:type="textWrapping"/>
      </w:r>
      <w:r w:rsidDel="00000000" w:rsidR="00000000" w:rsidRPr="00000000">
        <w:rPr>
          <w:rFonts w:ascii="Courier" w:cs="Courier" w:eastAsia="Courier" w:hAnsi="Courier"/>
          <w:sz w:val="24"/>
          <w:szCs w:val="24"/>
          <w:rtl w:val="0"/>
        </w:rPr>
        <w:t xml:space="preserve">Anak...</w:t>
      </w:r>
    </w:p>
    <w:p w:rsidR="00000000" w:rsidDel="00000000" w:rsidP="00000000" w:rsidRDefault="00000000" w:rsidRPr="00000000" w14:paraId="00001A0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Okay ka lang ba?</w:t>
      </w:r>
    </w:p>
    <w:p w:rsidR="00000000" w:rsidDel="00000000" w:rsidP="00000000" w:rsidRDefault="00000000" w:rsidRPr="00000000" w14:paraId="00001A0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up.)</w:t>
      </w:r>
    </w:p>
    <w:p w:rsidR="00000000" w:rsidDel="00000000" w:rsidP="00000000" w:rsidRDefault="00000000" w:rsidRPr="00000000" w14:paraId="00001A0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Po?</w:t>
      </w:r>
    </w:p>
    <w:p w:rsidR="00000000" w:rsidDel="00000000" w:rsidP="00000000" w:rsidRDefault="00000000" w:rsidRPr="00000000" w14:paraId="00001A0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br w:type="textWrapping"/>
      </w:r>
      <w:r w:rsidDel="00000000" w:rsidR="00000000" w:rsidRPr="00000000">
        <w:rPr>
          <w:rFonts w:ascii="Courier" w:cs="Courier" w:eastAsia="Courier" w:hAnsi="Courier"/>
          <w:sz w:val="24"/>
          <w:szCs w:val="24"/>
          <w:rtl w:val="0"/>
        </w:rPr>
        <w:t xml:space="preserve">Parang ang tahimik mo nitong mga nakaraang araw.</w:t>
      </w:r>
    </w:p>
    <w:p w:rsidR="00000000" w:rsidDel="00000000" w:rsidP="00000000" w:rsidRDefault="00000000" w:rsidRPr="00000000" w14:paraId="00001A0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Pagod lang po.</w:t>
      </w:r>
    </w:p>
    <w:p w:rsidR="00000000" w:rsidDel="00000000" w:rsidP="00000000" w:rsidRDefault="00000000" w:rsidRPr="00000000" w14:paraId="00001A0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Marami lang ginagawa sa school.</w:t>
      </w:r>
    </w:p>
    <w:p w:rsidR="00000000" w:rsidDel="00000000" w:rsidP="00000000" w:rsidRDefault="00000000" w:rsidRPr="00000000" w14:paraId="00001A0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studies her for a moment.)</w:t>
      </w:r>
    </w:p>
    <w:p w:rsidR="00000000" w:rsidDel="00000000" w:rsidP="00000000" w:rsidRDefault="00000000" w:rsidRPr="00000000" w14:paraId="00001A0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JENNIFER</w:t>
        <w:br w:type="textWrapping"/>
      </w:r>
      <w:r w:rsidDel="00000000" w:rsidR="00000000" w:rsidRPr="00000000">
        <w:rPr>
          <w:rFonts w:ascii="Courier" w:cs="Courier" w:eastAsia="Courier" w:hAnsi="Courier"/>
          <w:sz w:val="24"/>
          <w:szCs w:val="24"/>
          <w:rtl w:val="0"/>
        </w:rPr>
        <w:t xml:space="preserve">Sure ka?</w:t>
      </w:r>
    </w:p>
    <w:p w:rsidR="00000000" w:rsidDel="00000000" w:rsidP="00000000" w:rsidRDefault="00000000" w:rsidRPr="00000000" w14:paraId="00001A1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nods.)</w:t>
      </w:r>
    </w:p>
    <w:p w:rsidR="00000000" w:rsidDel="00000000" w:rsidP="00000000" w:rsidRDefault="00000000" w:rsidRPr="00000000" w14:paraId="00001A1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Opo.</w:t>
      </w:r>
    </w:p>
    <w:p w:rsidR="00000000" w:rsidDel="00000000" w:rsidP="00000000" w:rsidRDefault="00000000" w:rsidRPr="00000000" w14:paraId="00001A1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looks between the two.)</w:t>
      </w:r>
    </w:p>
    <w:p w:rsidR="00000000" w:rsidDel="00000000" w:rsidP="00000000" w:rsidRDefault="00000000" w:rsidRPr="00000000" w14:paraId="00001A1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RICARDO</w:t>
        <w:br w:type="textWrapping"/>
      </w:r>
      <w:r w:rsidDel="00000000" w:rsidR="00000000" w:rsidRPr="00000000">
        <w:rPr>
          <w:rFonts w:ascii="Courier" w:cs="Courier" w:eastAsia="Courier" w:hAnsi="Courier"/>
          <w:sz w:val="24"/>
          <w:szCs w:val="24"/>
          <w:rtl w:val="0"/>
        </w:rPr>
        <w:t xml:space="preserve">Malapit na rin kasi matapos ang term.</w:t>
      </w:r>
    </w:p>
    <w:p w:rsidR="00000000" w:rsidDel="00000000" w:rsidP="00000000" w:rsidRDefault="00000000" w:rsidRPr="00000000" w14:paraId="00001A1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Normal lang 'yan.</w:t>
      </w:r>
    </w:p>
    <w:p w:rsidR="00000000" w:rsidDel="00000000" w:rsidP="00000000" w:rsidRDefault="00000000" w:rsidRPr="00000000" w14:paraId="00001A1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gives a small smile.)</w:t>
      </w:r>
    </w:p>
    <w:p w:rsidR="00000000" w:rsidDel="00000000" w:rsidP="00000000" w:rsidRDefault="00000000" w:rsidRPr="00000000" w14:paraId="00001A1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Oo nga po.</w:t>
      </w:r>
    </w:p>
    <w:p w:rsidR="00000000" w:rsidDel="00000000" w:rsidP="00000000" w:rsidRDefault="00000000" w:rsidRPr="00000000" w14:paraId="00001A1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conversation moves on.)</w:t>
      </w:r>
    </w:p>
    <w:p w:rsidR="00000000" w:rsidDel="00000000" w:rsidP="00000000" w:rsidRDefault="00000000" w:rsidRPr="00000000" w14:paraId="00001A1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JENNIFER continues glancing at MAYA every now and then.</w:t>
      </w:r>
    </w:p>
    <w:p w:rsidR="00000000" w:rsidDel="00000000" w:rsidP="00000000" w:rsidRDefault="00000000" w:rsidRPr="00000000" w14:paraId="00001A1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convinced.</w:t>
      </w:r>
    </w:p>
    <w:p w:rsidR="00000000" w:rsidDel="00000000" w:rsidP="00000000" w:rsidRDefault="00000000" w:rsidRPr="00000000" w14:paraId="00001A1A">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A1B">
      <w:pPr>
        <w:pStyle w:val="Heading3"/>
        <w:keepNext w:val="0"/>
        <w:keepLines w:val="0"/>
        <w:spacing w:before="280" w:lineRule="auto"/>
        <w:rPr>
          <w:rFonts w:ascii="Courier" w:cs="Courier" w:eastAsia="Courier" w:hAnsi="Courier"/>
          <w:b w:val="1"/>
          <w:bCs w:val="1"/>
          <w:color w:val="000000"/>
          <w:sz w:val="26"/>
          <w:szCs w:val="26"/>
        </w:rPr>
      </w:pPr>
      <w:bookmarkStart w:colFirst="0" w:colLast="0" w:name="_f3v1dyykr2lm" w:id="169"/>
      <w:bookmarkEnd w:id="169"/>
      <w:r w:rsidDel="00000000" w:rsidR="00000000" w:rsidRPr="00000000">
        <w:rPr>
          <w:rFonts w:ascii="Courier" w:cs="Courier" w:eastAsia="Courier" w:hAnsi="Courier"/>
          <w:b w:val="1"/>
          <w:bCs w:val="1"/>
          <w:color w:val="000000"/>
          <w:sz w:val="26"/>
          <w:szCs w:val="26"/>
          <w:rtl w:val="0"/>
        </w:rPr>
        <w:t xml:space="preserve">INT. MAYA'S BEDROOM - NIGHT</w:t>
      </w:r>
    </w:p>
    <w:p w:rsidR="00000000" w:rsidDel="00000000" w:rsidP="00000000" w:rsidRDefault="00000000" w:rsidRPr="00000000" w14:paraId="00001A1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enters her room and quietly closes the door.</w:t>
      </w:r>
    </w:p>
    <w:p w:rsidR="00000000" w:rsidDel="00000000" w:rsidP="00000000" w:rsidRDefault="00000000" w:rsidRPr="00000000" w14:paraId="00001A1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leans against it.</w:t>
      </w:r>
    </w:p>
    <w:p w:rsidR="00000000" w:rsidDel="00000000" w:rsidP="00000000" w:rsidRDefault="00000000" w:rsidRPr="00000000" w14:paraId="00001A1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Taking a deep breath.</w:t>
      </w:r>
    </w:p>
    <w:p w:rsidR="00000000" w:rsidDel="00000000" w:rsidP="00000000" w:rsidRDefault="00000000" w:rsidRPr="00000000" w14:paraId="00001A1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fall on the sketchbook.</w:t>
      </w:r>
    </w:p>
    <w:p w:rsidR="00000000" w:rsidDel="00000000" w:rsidP="00000000" w:rsidRDefault="00000000" w:rsidRPr="00000000" w14:paraId="00001A2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walks over and opens it.</w:t>
      </w:r>
    </w:p>
    <w:p w:rsidR="00000000" w:rsidDel="00000000" w:rsidP="00000000" w:rsidRDefault="00000000" w:rsidRPr="00000000" w14:paraId="00001A2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unfinished drawing from the other night greets her.</w:t>
      </w:r>
    </w:p>
    <w:p w:rsidR="00000000" w:rsidDel="00000000" w:rsidP="00000000" w:rsidRDefault="00000000" w:rsidRPr="00000000" w14:paraId="00001A2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smiles faintly.</w:t>
      </w:r>
    </w:p>
    <w:p w:rsidR="00000000" w:rsidDel="00000000" w:rsidP="00000000" w:rsidRDefault="00000000" w:rsidRPr="00000000" w14:paraId="00001A2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her expression softens.</w:t>
      </w:r>
    </w:p>
    <w:p w:rsidR="00000000" w:rsidDel="00000000" w:rsidP="00000000" w:rsidRDefault="00000000" w:rsidRPr="00000000" w14:paraId="00001A2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(Softly.)</w:t>
      </w:r>
    </w:p>
    <w:p w:rsidR="00000000" w:rsidDel="00000000" w:rsidP="00000000" w:rsidRDefault="00000000" w:rsidRPr="00000000" w14:paraId="00001A2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Maybe...</w:t>
      </w:r>
    </w:p>
    <w:p w:rsidR="00000000" w:rsidDel="00000000" w:rsidP="00000000" w:rsidRDefault="00000000" w:rsidRPr="00000000" w14:paraId="00001A2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should just tell them.</w:t>
      </w:r>
    </w:p>
    <w:p w:rsidR="00000000" w:rsidDel="00000000" w:rsidP="00000000" w:rsidRDefault="00000000" w:rsidRPr="00000000" w14:paraId="00001A2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imagines it.)</w:t>
      </w:r>
    </w:p>
    <w:p w:rsidR="00000000" w:rsidDel="00000000" w:rsidP="00000000" w:rsidRDefault="00000000" w:rsidRPr="00000000" w14:paraId="00001A2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parents.</w:t>
      </w:r>
    </w:p>
    <w:p w:rsidR="00000000" w:rsidDel="00000000" w:rsidP="00000000" w:rsidRDefault="00000000" w:rsidRPr="00000000" w14:paraId="00001A2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disappointment.</w:t>
      </w:r>
    </w:p>
    <w:p w:rsidR="00000000" w:rsidDel="00000000" w:rsidP="00000000" w:rsidRDefault="00000000" w:rsidRPr="00000000" w14:paraId="00001A2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questions.</w:t>
      </w:r>
    </w:p>
    <w:p w:rsidR="00000000" w:rsidDel="00000000" w:rsidP="00000000" w:rsidRDefault="00000000" w:rsidRPr="00000000" w14:paraId="00001A2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expectations.</w:t>
      </w:r>
    </w:p>
    <w:p w:rsidR="00000000" w:rsidDel="00000000" w:rsidP="00000000" w:rsidRDefault="00000000" w:rsidRPr="00000000" w14:paraId="00001A2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smile fades.</w:t>
      </w:r>
    </w:p>
    <w:p w:rsidR="00000000" w:rsidDel="00000000" w:rsidP="00000000" w:rsidRDefault="00000000" w:rsidRPr="00000000" w14:paraId="00001A2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slowly shakes her head.</w:t>
      </w:r>
    </w:p>
    <w:p w:rsidR="00000000" w:rsidDel="00000000" w:rsidP="00000000" w:rsidRDefault="00000000" w:rsidRPr="00000000" w14:paraId="00001A2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MAYA</w:t>
        <w:br w:type="textWrapping"/>
      </w:r>
      <w:r w:rsidDel="00000000" w:rsidR="00000000" w:rsidRPr="00000000">
        <w:rPr>
          <w:rFonts w:ascii="Courier" w:cs="Courier" w:eastAsia="Courier" w:hAnsi="Courier"/>
          <w:sz w:val="24"/>
          <w:szCs w:val="24"/>
          <w:rtl w:val="0"/>
        </w:rPr>
        <w:t xml:space="preserve">Hindi pa...</w:t>
      </w:r>
    </w:p>
    <w:p w:rsidR="00000000" w:rsidDel="00000000" w:rsidP="00000000" w:rsidRDefault="00000000" w:rsidRPr="00000000" w14:paraId="00001A2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yet.</w:t>
      </w:r>
    </w:p>
    <w:p w:rsidR="00000000" w:rsidDel="00000000" w:rsidP="00000000" w:rsidRDefault="00000000" w:rsidRPr="00000000" w14:paraId="00001A3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gently closes the sketchbook.)</w:t>
      </w:r>
    </w:p>
    <w:p w:rsidR="00000000" w:rsidDel="00000000" w:rsidP="00000000" w:rsidRDefault="00000000" w:rsidRPr="00000000" w14:paraId="00001A3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Slides it back inside the drawer.</w:t>
      </w:r>
    </w:p>
    <w:p w:rsidR="00000000" w:rsidDel="00000000" w:rsidP="00000000" w:rsidRDefault="00000000" w:rsidRPr="00000000" w14:paraId="00001A3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And locks it.</w:t>
      </w:r>
    </w:p>
    <w:p w:rsidR="00000000" w:rsidDel="00000000" w:rsidP="00000000" w:rsidRDefault="00000000" w:rsidRPr="00000000" w14:paraId="00001A3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As if hiding it from everyone...</w:t>
      </w:r>
    </w:p>
    <w:p w:rsidR="00000000" w:rsidDel="00000000" w:rsidP="00000000" w:rsidRDefault="00000000" w:rsidRPr="00000000" w14:paraId="00001A3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Including herself.</w:t>
      </w:r>
    </w:p>
    <w:p w:rsidR="00000000" w:rsidDel="00000000" w:rsidP="00000000" w:rsidRDefault="00000000" w:rsidRPr="00000000" w14:paraId="00001A35">
      <w:pPr>
        <w:spacing w:after="240" w:before="240" w:lineRule="auto"/>
        <w:jc w:val="right"/>
        <w:rPr>
          <w:rFonts w:ascii="Courier" w:cs="Courier" w:eastAsia="Courier" w:hAnsi="Courier"/>
          <w:b w:val="1"/>
          <w:bCs w:val="1"/>
          <w:sz w:val="26"/>
          <w:szCs w:val="26"/>
        </w:rPr>
      </w:pPr>
      <w:r w:rsidDel="00000000" w:rsidR="00000000" w:rsidRPr="00000000">
        <w:rPr>
          <w:rFonts w:ascii="Courier" w:cs="Courier" w:eastAsia="Courier" w:hAnsi="Courier"/>
          <w:sz w:val="24"/>
          <w:szCs w:val="24"/>
          <w:rtl w:val="0"/>
        </w:rPr>
        <w:t xml:space="preserve">FADE OUT.</w:t>
      </w:r>
      <w:r w:rsidDel="00000000" w:rsidR="00000000" w:rsidRPr="00000000">
        <w:rPr>
          <w:rtl w:val="0"/>
        </w:rPr>
      </w:r>
    </w:p>
    <w:p w:rsidR="00000000" w:rsidDel="00000000" w:rsidP="00000000" w:rsidRDefault="00000000" w:rsidRPr="00000000" w14:paraId="00001A36">
      <w:pPr>
        <w:spacing w:after="240" w:before="240" w:lineRule="auto"/>
        <w:rPr>
          <w:rFonts w:ascii="Courier" w:cs="Courier" w:eastAsia="Courier" w:hAnsi="Courier"/>
          <w:b w:val="1"/>
          <w:bCs w:val="1"/>
          <w:sz w:val="26"/>
          <w:szCs w:val="26"/>
        </w:rPr>
      </w:pPr>
      <w:r w:rsidDel="00000000" w:rsidR="00000000" w:rsidRPr="00000000">
        <w:rPr>
          <w:rFonts w:ascii="Courier" w:cs="Courier" w:eastAsia="Courier" w:hAnsi="Courier"/>
          <w:b w:val="1"/>
          <w:bCs w:val="1"/>
          <w:sz w:val="26"/>
          <w:szCs w:val="26"/>
          <w:rtl w:val="0"/>
        </w:rPr>
        <w:t xml:space="preserve">INT. ILAGAN HOUSE - DINING ROOM - EVENING</w:t>
      </w:r>
    </w:p>
    <w:p w:rsidR="00000000" w:rsidDel="00000000" w:rsidP="00000000" w:rsidRDefault="00000000" w:rsidRPr="00000000" w14:paraId="00001A3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house is unusually quiet.</w:t>
      </w:r>
    </w:p>
    <w:p w:rsidR="00000000" w:rsidDel="00000000" w:rsidP="00000000" w:rsidRDefault="00000000" w:rsidRPr="00000000" w14:paraId="00001A3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only sounds are the soft clinking of utensils against plates and the occasional hum of the ceiling fan.</w:t>
      </w:r>
    </w:p>
    <w:p w:rsidR="00000000" w:rsidDel="00000000" w:rsidP="00000000" w:rsidRDefault="00000000" w:rsidRPr="00000000" w14:paraId="00001A3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JENNIFER, and RICARDO sit around the dining table eating dinner.</w:t>
      </w:r>
    </w:p>
    <w:p w:rsidR="00000000" w:rsidDel="00000000" w:rsidP="00000000" w:rsidRDefault="00000000" w:rsidRPr="00000000" w14:paraId="00001A3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absentmindedly pushes the food around her plate.</w:t>
      </w:r>
      <w:r w:rsidDel="00000000" w:rsidR="00000000" w:rsidRPr="00000000">
        <w:rPr>
          <w:rtl w:val="0"/>
        </w:rPr>
      </w:r>
    </w:p>
    <w:p w:rsidR="00000000" w:rsidDel="00000000" w:rsidP="00000000" w:rsidRDefault="00000000" w:rsidRPr="00000000" w14:paraId="00001A3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barely takes a bite.</w:t>
      </w:r>
    </w:p>
    <w:p w:rsidR="00000000" w:rsidDel="00000000" w:rsidP="00000000" w:rsidRDefault="00000000" w:rsidRPr="00000000" w14:paraId="00001A3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notices.</w:t>
      </w:r>
    </w:p>
    <w:p w:rsidR="00000000" w:rsidDel="00000000" w:rsidP="00000000" w:rsidRDefault="00000000" w:rsidRPr="00000000" w14:paraId="00001A3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watches MAYA for a few moments before finally speaking.</w:t>
      </w:r>
    </w:p>
    <w:p w:rsidR="00000000" w:rsidDel="00000000" w:rsidP="00000000" w:rsidRDefault="00000000" w:rsidRPr="00000000" w14:paraId="00001A3E">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A3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Anak...</w:t>
      </w:r>
    </w:p>
    <w:p w:rsidR="00000000" w:rsidDel="00000000" w:rsidP="00000000" w:rsidRDefault="00000000" w:rsidRPr="00000000" w14:paraId="00001A4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Okay ka lang ba?</w:t>
      </w:r>
    </w:p>
    <w:p w:rsidR="00000000" w:rsidDel="00000000" w:rsidP="00000000" w:rsidRDefault="00000000" w:rsidRPr="00000000" w14:paraId="00001A4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looks up.)</w:t>
      </w:r>
    </w:p>
    <w:p w:rsidR="00000000" w:rsidDel="00000000" w:rsidP="00000000" w:rsidRDefault="00000000" w:rsidRPr="00000000" w14:paraId="00001A42">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A4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Po?</w:t>
      </w:r>
    </w:p>
    <w:p w:rsidR="00000000" w:rsidDel="00000000" w:rsidP="00000000" w:rsidRDefault="00000000" w:rsidRPr="00000000" w14:paraId="00001A44">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A4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Ang tahimik mo nitong mga nakaraang araw.</w:t>
      </w:r>
    </w:p>
    <w:p w:rsidR="00000000" w:rsidDel="00000000" w:rsidP="00000000" w:rsidRDefault="00000000" w:rsidRPr="00000000" w14:paraId="00001A4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School okay naman?</w:t>
      </w:r>
    </w:p>
    <w:p w:rsidR="00000000" w:rsidDel="00000000" w:rsidP="00000000" w:rsidRDefault="00000000" w:rsidRPr="00000000" w14:paraId="00001A47">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A4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(Odds her head slightly.)</w:t>
      </w:r>
    </w:p>
    <w:p w:rsidR="00000000" w:rsidDel="00000000" w:rsidP="00000000" w:rsidRDefault="00000000" w:rsidRPr="00000000" w14:paraId="00001A4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Okay lang po.</w:t>
      </w:r>
    </w:p>
    <w:p w:rsidR="00000000" w:rsidDel="00000000" w:rsidP="00000000" w:rsidRDefault="00000000" w:rsidRPr="00000000" w14:paraId="00001A4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Marami lang talagang ginagawa.</w:t>
      </w:r>
    </w:p>
    <w:p w:rsidR="00000000" w:rsidDel="00000000" w:rsidP="00000000" w:rsidRDefault="00000000" w:rsidRPr="00000000" w14:paraId="00001A4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nods.)</w:t>
      </w:r>
    </w:p>
    <w:p w:rsidR="00000000" w:rsidDel="00000000" w:rsidP="00000000" w:rsidRDefault="00000000" w:rsidRPr="00000000" w14:paraId="00001A4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she doesn't look convinced.</w:t>
      </w:r>
    </w:p>
    <w:p w:rsidR="00000000" w:rsidDel="00000000" w:rsidP="00000000" w:rsidRDefault="00000000" w:rsidRPr="00000000" w14:paraId="00001A4D">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A4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Normal lang 'yan.</w:t>
      </w:r>
    </w:p>
    <w:p w:rsidR="00000000" w:rsidDel="00000000" w:rsidP="00000000" w:rsidRDefault="00000000" w:rsidRPr="00000000" w14:paraId="00001A4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Malapit na matapos ang term.</w:t>
      </w:r>
    </w:p>
    <w:p w:rsidR="00000000" w:rsidDel="00000000" w:rsidP="00000000" w:rsidRDefault="00000000" w:rsidRPr="00000000" w14:paraId="00001A5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Stress talaga.</w:t>
      </w:r>
    </w:p>
    <w:p w:rsidR="00000000" w:rsidDel="00000000" w:rsidP="00000000" w:rsidRDefault="00000000" w:rsidRPr="00000000" w14:paraId="00001A5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forces a small smile.)</w:t>
      </w:r>
    </w:p>
    <w:p w:rsidR="00000000" w:rsidDel="00000000" w:rsidP="00000000" w:rsidRDefault="00000000" w:rsidRPr="00000000" w14:paraId="00001A52">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A5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Oo nga po.</w:t>
      </w:r>
    </w:p>
    <w:p w:rsidR="00000000" w:rsidDel="00000000" w:rsidP="00000000" w:rsidRDefault="00000000" w:rsidRPr="00000000" w14:paraId="00001A5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conversation dies down.)</w:t>
      </w:r>
    </w:p>
    <w:p w:rsidR="00000000" w:rsidDel="00000000" w:rsidP="00000000" w:rsidRDefault="00000000" w:rsidRPr="00000000" w14:paraId="00001A5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a brief moment...</w:t>
      </w:r>
    </w:p>
    <w:p w:rsidR="00000000" w:rsidDel="00000000" w:rsidP="00000000" w:rsidRDefault="00000000" w:rsidRPr="00000000" w14:paraId="00001A5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Only silence remains.</w:t>
      </w:r>
    </w:p>
    <w:p w:rsidR="00000000" w:rsidDel="00000000" w:rsidP="00000000" w:rsidRDefault="00000000" w:rsidRPr="00000000" w14:paraId="00001A5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w:t>
      </w:r>
    </w:p>
    <w:p w:rsidR="00000000" w:rsidDel="00000000" w:rsidP="00000000" w:rsidRDefault="00000000" w:rsidRPr="00000000" w14:paraId="00001A5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sets her spoon down.</w:t>
      </w:r>
    </w:p>
    <w:p w:rsidR="00000000" w:rsidDel="00000000" w:rsidP="00000000" w:rsidRDefault="00000000" w:rsidRPr="00000000" w14:paraId="00001A5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looks directly at MAYA.</w:t>
      </w:r>
    </w:p>
    <w:p w:rsidR="00000000" w:rsidDel="00000000" w:rsidP="00000000" w:rsidRDefault="00000000" w:rsidRPr="00000000" w14:paraId="00001A5A">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A5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w:t>
      </w:r>
    </w:p>
    <w:p w:rsidR="00000000" w:rsidDel="00000000" w:rsidP="00000000" w:rsidRDefault="00000000" w:rsidRPr="00000000" w14:paraId="00001A5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itatanong ako.</w:t>
      </w:r>
    </w:p>
    <w:p w:rsidR="00000000" w:rsidDel="00000000" w:rsidP="00000000" w:rsidRDefault="00000000" w:rsidRPr="00000000" w14:paraId="00001A5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slowly meets her mother's eyes.)</w:t>
      </w:r>
    </w:p>
    <w:p w:rsidR="00000000" w:rsidDel="00000000" w:rsidP="00000000" w:rsidRDefault="00000000" w:rsidRPr="00000000" w14:paraId="00001A5E">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A5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 po?</w:t>
      </w:r>
    </w:p>
    <w:p w:rsidR="00000000" w:rsidDel="00000000" w:rsidP="00000000" w:rsidRDefault="00000000" w:rsidRPr="00000000" w14:paraId="00001A60">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A6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Kanina...</w:t>
      </w:r>
    </w:p>
    <w:p w:rsidR="00000000" w:rsidDel="00000000" w:rsidP="00000000" w:rsidRDefault="00000000" w:rsidRPr="00000000" w14:paraId="00001A6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Naglinis ako ng kwarto mo.</w:t>
      </w:r>
    </w:p>
    <w:p w:rsidR="00000000" w:rsidDel="00000000" w:rsidP="00000000" w:rsidRDefault="00000000" w:rsidRPr="00000000" w14:paraId="00001A6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freezes.)</w:t>
      </w:r>
    </w:p>
    <w:p w:rsidR="00000000" w:rsidDel="00000000" w:rsidP="00000000" w:rsidRDefault="00000000" w:rsidRPr="00000000" w14:paraId="00001A6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grip around her spoon tightens).</w:t>
      </w:r>
    </w:p>
    <w:p w:rsidR="00000000" w:rsidDel="00000000" w:rsidP="00000000" w:rsidRDefault="00000000" w:rsidRPr="00000000" w14:paraId="00001A6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notices.)</w:t>
      </w:r>
    </w:p>
    <w:p w:rsidR="00000000" w:rsidDel="00000000" w:rsidP="00000000" w:rsidRDefault="00000000" w:rsidRPr="00000000" w14:paraId="00001A66">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 (CONT'D)</w:t>
      </w:r>
    </w:p>
    <w:p w:rsidR="00000000" w:rsidDel="00000000" w:rsidP="00000000" w:rsidRDefault="00000000" w:rsidRPr="00000000" w14:paraId="00001A6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Habang inaayos ko 'yung desk mo...</w:t>
      </w:r>
    </w:p>
    <w:p w:rsidR="00000000" w:rsidDel="00000000" w:rsidP="00000000" w:rsidRDefault="00000000" w:rsidRPr="00000000" w14:paraId="00001A6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nakita ako.</w:t>
      </w:r>
    </w:p>
    <w:p w:rsidR="00000000" w:rsidDel="00000000" w:rsidP="00000000" w:rsidRDefault="00000000" w:rsidRPr="00000000" w14:paraId="00001A6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long pause.)</w:t>
      </w:r>
    </w:p>
    <w:p w:rsidR="00000000" w:rsidDel="00000000" w:rsidP="00000000" w:rsidRDefault="00000000" w:rsidRPr="00000000" w14:paraId="00001A6A">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A6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1A6C">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A6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Sketchbook.</w:t>
      </w:r>
    </w:p>
    <w:p w:rsidR="00000000" w:rsidDel="00000000" w:rsidP="00000000" w:rsidRDefault="00000000" w:rsidRPr="00000000" w14:paraId="00001A6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(MAYA's heart sinks.)</w:t>
      </w:r>
    </w:p>
    <w:p w:rsidR="00000000" w:rsidDel="00000000" w:rsidP="00000000" w:rsidRDefault="00000000" w:rsidRPr="00000000" w14:paraId="00001A6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reaches beside her chair.</w:t>
      </w:r>
    </w:p>
    <w:p w:rsidR="00000000" w:rsidDel="00000000" w:rsidP="00000000" w:rsidRDefault="00000000" w:rsidRPr="00000000" w14:paraId="00001A7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places the worn sketchbook on the dining table.</w:t>
      </w:r>
    </w:p>
    <w:p w:rsidR="00000000" w:rsidDel="00000000" w:rsidP="00000000" w:rsidRDefault="00000000" w:rsidRPr="00000000" w14:paraId="00001A7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Silence.</w:t>
      </w:r>
    </w:p>
    <w:p w:rsidR="00000000" w:rsidDel="00000000" w:rsidP="00000000" w:rsidRDefault="00000000" w:rsidRPr="00000000" w14:paraId="00001A7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looks between the two.</w:t>
      </w:r>
    </w:p>
    <w:p w:rsidR="00000000" w:rsidDel="00000000" w:rsidP="00000000" w:rsidRDefault="00000000" w:rsidRPr="00000000" w14:paraId="00001A7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Confused.</w:t>
      </w:r>
    </w:p>
    <w:p w:rsidR="00000000" w:rsidDel="00000000" w:rsidP="00000000" w:rsidRDefault="00000000" w:rsidRPr="00000000" w14:paraId="00001A74">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A7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Sketchbook?</w:t>
      </w:r>
    </w:p>
    <w:p w:rsidR="00000000" w:rsidDel="00000000" w:rsidP="00000000" w:rsidRDefault="00000000" w:rsidRPr="00000000" w14:paraId="00001A7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cannot take her eyes off it.)</w:t>
      </w:r>
    </w:p>
    <w:p w:rsidR="00000000" w:rsidDel="00000000" w:rsidP="00000000" w:rsidRDefault="00000000" w:rsidRPr="00000000" w14:paraId="00001A7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slowly opens it.</w:t>
      </w:r>
    </w:p>
    <w:p w:rsidR="00000000" w:rsidDel="00000000" w:rsidP="00000000" w:rsidRDefault="00000000" w:rsidRPr="00000000" w14:paraId="00001A7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Several pages reveal detailed sketches.</w:t>
      </w:r>
    </w:p>
    <w:p w:rsidR="00000000" w:rsidDel="00000000" w:rsidP="00000000" w:rsidRDefault="00000000" w:rsidRPr="00000000" w14:paraId="00001A7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Portraits.</w:t>
      </w:r>
    </w:p>
    <w:p w:rsidR="00000000" w:rsidDel="00000000" w:rsidP="00000000" w:rsidRDefault="00000000" w:rsidRPr="00000000" w14:paraId="00001A7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Landscapes.</w:t>
      </w:r>
    </w:p>
    <w:p w:rsidR="00000000" w:rsidDel="00000000" w:rsidP="00000000" w:rsidRDefault="00000000" w:rsidRPr="00000000" w14:paraId="00001A7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Character designs.</w:t>
      </w:r>
    </w:p>
    <w:p w:rsidR="00000000" w:rsidDel="00000000" w:rsidP="00000000" w:rsidRDefault="00000000" w:rsidRPr="00000000" w14:paraId="00001A7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Some old.</w:t>
      </w:r>
    </w:p>
    <w:p w:rsidR="00000000" w:rsidDel="00000000" w:rsidP="00000000" w:rsidRDefault="00000000" w:rsidRPr="00000000" w14:paraId="00001A7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Some obviously recent.</w:t>
      </w:r>
    </w:p>
    <w:p w:rsidR="00000000" w:rsidDel="00000000" w:rsidP="00000000" w:rsidRDefault="00000000" w:rsidRPr="00000000" w14:paraId="00001A7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quietly flips through a few pages.)</w:t>
      </w:r>
    </w:p>
    <w:p w:rsidR="00000000" w:rsidDel="00000000" w:rsidP="00000000" w:rsidRDefault="00000000" w:rsidRPr="00000000" w14:paraId="00001A7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(His expression softens.)</w:t>
      </w:r>
    </w:p>
    <w:p w:rsidR="00000000" w:rsidDel="00000000" w:rsidP="00000000" w:rsidRDefault="00000000" w:rsidRPr="00000000" w14:paraId="00001A80">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A8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Ikaw gumawa nito?</w:t>
      </w:r>
    </w:p>
    <w:p w:rsidR="00000000" w:rsidDel="00000000" w:rsidP="00000000" w:rsidRDefault="00000000" w:rsidRPr="00000000" w14:paraId="00001A8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slowly nods.)</w:t>
      </w:r>
    </w:p>
    <w:p w:rsidR="00000000" w:rsidDel="00000000" w:rsidP="00000000" w:rsidRDefault="00000000" w:rsidRPr="00000000" w14:paraId="00001A83">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A8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Opo.</w:t>
      </w:r>
    </w:p>
    <w:p w:rsidR="00000000" w:rsidDel="00000000" w:rsidP="00000000" w:rsidRDefault="00000000" w:rsidRPr="00000000" w14:paraId="00001A85">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A8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Ang galing naman...</w:t>
      </w:r>
    </w:p>
    <w:p w:rsidR="00000000" w:rsidDel="00000000" w:rsidP="00000000" w:rsidRDefault="00000000" w:rsidRPr="00000000" w14:paraId="00001A8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doesn't respond.)</w:t>
      </w:r>
    </w:p>
    <w:p w:rsidR="00000000" w:rsidDel="00000000" w:rsidP="00000000" w:rsidRDefault="00000000" w:rsidRPr="00000000" w14:paraId="00001A8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gently closes the sketchbook.</w:t>
      </w:r>
    </w:p>
    <w:p w:rsidR="00000000" w:rsidDel="00000000" w:rsidP="00000000" w:rsidRDefault="00000000" w:rsidRPr="00000000" w14:paraId="00001A8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voice remains calm.</w:t>
      </w:r>
    </w:p>
    <w:p w:rsidR="00000000" w:rsidDel="00000000" w:rsidP="00000000" w:rsidRDefault="00000000" w:rsidRPr="00000000" w14:paraId="00001A8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Too calm.</w:t>
      </w:r>
    </w:p>
    <w:p w:rsidR="00000000" w:rsidDel="00000000" w:rsidP="00000000" w:rsidRDefault="00000000" w:rsidRPr="00000000" w14:paraId="00001A8B">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A8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Bakit mo itinago?</w:t>
      </w:r>
    </w:p>
    <w:p w:rsidR="00000000" w:rsidDel="00000000" w:rsidP="00000000" w:rsidRDefault="00000000" w:rsidRPr="00000000" w14:paraId="00001A8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stays silent.)</w:t>
      </w:r>
    </w:p>
    <w:p w:rsidR="00000000" w:rsidDel="00000000" w:rsidP="00000000" w:rsidRDefault="00000000" w:rsidRPr="00000000" w14:paraId="00001A8E">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 (CONT'D)</w:t>
      </w:r>
    </w:p>
    <w:p w:rsidR="00000000" w:rsidDel="00000000" w:rsidP="00000000" w:rsidRDefault="00000000" w:rsidRPr="00000000" w14:paraId="00001A8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Matagal mo na ba itong ginagawa ulit?</w:t>
      </w:r>
    </w:p>
    <w:p w:rsidR="00000000" w:rsidDel="00000000" w:rsidP="00000000" w:rsidRDefault="00000000" w:rsidRPr="00000000" w14:paraId="00001A9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lowers her head.)</w:t>
      </w:r>
    </w:p>
    <w:p w:rsidR="00000000" w:rsidDel="00000000" w:rsidP="00000000" w:rsidRDefault="00000000" w:rsidRPr="00000000" w14:paraId="00001A91">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A9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1A9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Opo.</w:t>
      </w:r>
    </w:p>
    <w:p w:rsidR="00000000" w:rsidDel="00000000" w:rsidP="00000000" w:rsidRDefault="00000000" w:rsidRPr="00000000" w14:paraId="00001A94">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A9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Since when?</w:t>
      </w:r>
    </w:p>
    <w:p w:rsidR="00000000" w:rsidDel="00000000" w:rsidP="00000000" w:rsidRDefault="00000000" w:rsidRPr="00000000" w14:paraId="00001A9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beat.)</w:t>
      </w:r>
    </w:p>
    <w:p w:rsidR="00000000" w:rsidDel="00000000" w:rsidP="00000000" w:rsidRDefault="00000000" w:rsidRPr="00000000" w14:paraId="00001A97">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A9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ko na po alam.</w:t>
      </w:r>
    </w:p>
    <w:p w:rsidR="00000000" w:rsidDel="00000000" w:rsidP="00000000" w:rsidRDefault="00000000" w:rsidRPr="00000000" w14:paraId="00001A9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Maybe...</w:t>
      </w:r>
    </w:p>
    <w:p w:rsidR="00000000" w:rsidDel="00000000" w:rsidP="00000000" w:rsidRDefault="00000000" w:rsidRPr="00000000" w14:paraId="00001A9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few months.</w:t>
      </w:r>
    </w:p>
    <w:p w:rsidR="00000000" w:rsidDel="00000000" w:rsidP="00000000" w:rsidRDefault="00000000" w:rsidRPr="00000000" w14:paraId="00001A9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exchanges a quick glance with RICARDO.)</w:t>
      </w:r>
    </w:p>
    <w:p w:rsidR="00000000" w:rsidDel="00000000" w:rsidP="00000000" w:rsidRDefault="00000000" w:rsidRPr="00000000" w14:paraId="00001A9C">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A9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Kaya ba bumababa grades mo?</w:t>
      </w:r>
    </w:p>
    <w:p w:rsidR="00000000" w:rsidDel="00000000" w:rsidP="00000000" w:rsidRDefault="00000000" w:rsidRPr="00000000" w14:paraId="00001A9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(MAYA's eyes widen.)</w:t>
      </w:r>
    </w:p>
    <w:p w:rsidR="00000000" w:rsidDel="00000000" w:rsidP="00000000" w:rsidRDefault="00000000" w:rsidRPr="00000000" w14:paraId="00001A9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doesn't answer.</w:t>
      </w:r>
    </w:p>
    <w:p w:rsidR="00000000" w:rsidDel="00000000" w:rsidP="00000000" w:rsidRDefault="00000000" w:rsidRPr="00000000" w14:paraId="00001AA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JENNIFER's voice becomes firmer.</w:t>
      </w:r>
    </w:p>
    <w:p w:rsidR="00000000" w:rsidDel="00000000" w:rsidP="00000000" w:rsidRDefault="00000000" w:rsidRPr="00000000" w14:paraId="00001AA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louder.</w:t>
      </w:r>
    </w:p>
    <w:p w:rsidR="00000000" w:rsidDel="00000000" w:rsidP="00000000" w:rsidRDefault="00000000" w:rsidRPr="00000000" w14:paraId="00001AA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Just firmer.</w:t>
      </w:r>
    </w:p>
    <w:p w:rsidR="00000000" w:rsidDel="00000000" w:rsidP="00000000" w:rsidRDefault="00000000" w:rsidRPr="00000000" w14:paraId="00001AA3">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 (CONT'D)</w:t>
      </w:r>
    </w:p>
    <w:p w:rsidR="00000000" w:rsidDel="00000000" w:rsidP="00000000" w:rsidRDefault="00000000" w:rsidRPr="00000000" w14:paraId="00001AA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w:t>
      </w:r>
    </w:p>
    <w:p w:rsidR="00000000" w:rsidDel="00000000" w:rsidP="00000000" w:rsidRDefault="00000000" w:rsidRPr="00000000" w14:paraId="00001AA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I'm asking you.</w:t>
      </w:r>
    </w:p>
    <w:p w:rsidR="00000000" w:rsidDel="00000000" w:rsidP="00000000" w:rsidRDefault="00000000" w:rsidRPr="00000000" w14:paraId="00001AA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Is this the reason?</w:t>
      </w:r>
    </w:p>
    <w:p w:rsidR="00000000" w:rsidDel="00000000" w:rsidP="00000000" w:rsidRDefault="00000000" w:rsidRPr="00000000" w14:paraId="00001AA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takes a shaky breath.)</w:t>
      </w:r>
    </w:p>
    <w:p w:rsidR="00000000" w:rsidDel="00000000" w:rsidP="00000000" w:rsidRDefault="00000000" w:rsidRPr="00000000" w14:paraId="00001AA8">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MAYA</w:t>
      </w:r>
    </w:p>
    <w:p w:rsidR="00000000" w:rsidDel="00000000" w:rsidP="00000000" w:rsidRDefault="00000000" w:rsidRPr="00000000" w14:paraId="00001AA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po...</w:t>
      </w:r>
    </w:p>
    <w:p w:rsidR="00000000" w:rsidDel="00000000" w:rsidP="00000000" w:rsidRDefault="00000000" w:rsidRPr="00000000" w14:paraId="00001AA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lang...</w:t>
      </w:r>
    </w:p>
    <w:p w:rsidR="00000000" w:rsidDel="00000000" w:rsidP="00000000" w:rsidRDefault="00000000" w:rsidRPr="00000000" w14:paraId="00001AA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(Pause.)</w:t>
      </w:r>
    </w:p>
    <w:p w:rsidR="00000000" w:rsidDel="00000000" w:rsidP="00000000" w:rsidRDefault="00000000" w:rsidRPr="00000000" w14:paraId="00001AA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lang talaga ako okay.</w:t>
      </w:r>
      <w:r w:rsidDel="00000000" w:rsidR="00000000" w:rsidRPr="00000000">
        <w:rPr>
          <w:rtl w:val="0"/>
        </w:rPr>
      </w:r>
    </w:p>
    <w:p w:rsidR="00000000" w:rsidDel="00000000" w:rsidP="00000000" w:rsidRDefault="00000000" w:rsidRPr="00000000" w14:paraId="00001AA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room falls silent.)</w:t>
      </w:r>
    </w:p>
    <w:p w:rsidR="00000000" w:rsidDel="00000000" w:rsidP="00000000" w:rsidRDefault="00000000" w:rsidRPr="00000000" w14:paraId="00001AA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JENNIFER's expression changes.</w:t>
      </w:r>
    </w:p>
    <w:p w:rsidR="00000000" w:rsidDel="00000000" w:rsidP="00000000" w:rsidRDefault="00000000" w:rsidRPr="00000000" w14:paraId="00001AAF">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AB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Anong ibig mong sabihin?</w:t>
      </w:r>
    </w:p>
    <w:p w:rsidR="00000000" w:rsidDel="00000000" w:rsidP="00000000" w:rsidRDefault="00000000" w:rsidRPr="00000000" w14:paraId="00001AB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stares at the table.)</w:t>
      </w:r>
    </w:p>
    <w:p w:rsidR="00000000" w:rsidDel="00000000" w:rsidP="00000000" w:rsidRDefault="00000000" w:rsidRPr="00000000" w14:paraId="00001AB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struggles to speak.</w:t>
      </w:r>
    </w:p>
    <w:p w:rsidR="00000000" w:rsidDel="00000000" w:rsidP="00000000" w:rsidRDefault="00000000" w:rsidRPr="00000000" w14:paraId="00001AB3">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AB4">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 </w:t>
      </w:r>
      <w:r w:rsidDel="00000000" w:rsidR="00000000" w:rsidRPr="00000000">
        <w:rPr>
          <w:rFonts w:ascii="Courier" w:cs="Courier" w:eastAsia="Courier" w:hAnsi="Courier"/>
          <w:color w:val="ff0000"/>
          <w:sz w:val="24"/>
          <w:szCs w:val="24"/>
          <w:rtl w:val="0"/>
        </w:rPr>
        <w:t xml:space="preserve">Nothing</w:t>
      </w:r>
      <w:r w:rsidDel="00000000" w:rsidR="00000000" w:rsidRPr="00000000">
        <w:rPr>
          <w:rFonts w:ascii="Courier" w:cs="Courier" w:eastAsia="Courier" w:hAnsi="Courier"/>
          <w:color w:val="ff0000"/>
          <w:sz w:val="24"/>
          <w:szCs w:val="24"/>
          <w:rtl w:val="0"/>
        </w:rPr>
        <w:t xml:space="preserve">’s happening naman to my classes right now</w:t>
      </w:r>
      <w:r w:rsidDel="00000000" w:rsidR="00000000" w:rsidRPr="00000000">
        <w:rPr>
          <w:rFonts w:ascii="Courier" w:cs="Courier" w:eastAsia="Courier" w:hAnsi="Courier"/>
          <w:color w:val="ff0000"/>
          <w:sz w:val="24"/>
          <w:szCs w:val="24"/>
          <w:rtl w:val="0"/>
        </w:rPr>
        <w:t xml:space="preserve">.</w:t>
      </w:r>
    </w:p>
    <w:p w:rsidR="00000000" w:rsidDel="00000000" w:rsidP="00000000" w:rsidRDefault="00000000" w:rsidRPr="00000000" w14:paraId="00001AB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exhales, trying to stop her voice from shaking.</w:t>
      </w:r>
    </w:p>
    <w:p w:rsidR="00000000" w:rsidDel="00000000" w:rsidP="00000000" w:rsidRDefault="00000000" w:rsidRPr="00000000" w14:paraId="00001AB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tries to focus on her breath, but grows increasingly tense — anxiety growing into frustration. </w:t>
      </w:r>
    </w:p>
    <w:p w:rsidR="00000000" w:rsidDel="00000000" w:rsidP="00000000" w:rsidRDefault="00000000" w:rsidRPr="00000000" w14:paraId="00001AB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Why would her mother even go through her stuff?</w:t>
      </w:r>
    </w:p>
    <w:p w:rsidR="00000000" w:rsidDel="00000000" w:rsidP="00000000" w:rsidRDefault="00000000" w:rsidRPr="00000000" w14:paraId="00001AB8">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 (CONT'D)</w:t>
      </w:r>
    </w:p>
    <w:p w:rsidR="00000000" w:rsidDel="00000000" w:rsidP="00000000" w:rsidRDefault="00000000" w:rsidRPr="00000000" w14:paraId="00001AB9">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Alam mo naman na kaya ko ‘toh.</w:t>
      </w:r>
    </w:p>
    <w:p w:rsidR="00000000" w:rsidDel="00000000" w:rsidP="00000000" w:rsidRDefault="00000000" w:rsidRPr="00000000" w14:paraId="00001AB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looks at her mother, now wearing a more confident expression.</w:t>
      </w:r>
    </w:p>
    <w:p w:rsidR="00000000" w:rsidDel="00000000" w:rsidP="00000000" w:rsidRDefault="00000000" w:rsidRPr="00000000" w14:paraId="00001AB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b w:val="1"/>
          <w:bCs w:val="1"/>
          <w:color w:val="ff0000"/>
          <w:sz w:val="24"/>
          <w:szCs w:val="24"/>
          <w:rtl w:val="0"/>
        </w:rPr>
        <w:t xml:space="preserve">MAYA (CONT'D)</w:t>
      </w:r>
      <w:r w:rsidDel="00000000" w:rsidR="00000000" w:rsidRPr="00000000">
        <w:rPr>
          <w:rtl w:val="0"/>
        </w:rPr>
      </w:r>
    </w:p>
    <w:p w:rsidR="00000000" w:rsidDel="00000000" w:rsidP="00000000" w:rsidRDefault="00000000" w:rsidRPr="00000000" w14:paraId="00001AB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That sketchbook... Wala lang po yan. </w:t>
      </w:r>
    </w:p>
    <w:p w:rsidR="00000000" w:rsidDel="00000000" w:rsidP="00000000" w:rsidRDefault="00000000" w:rsidRPr="00000000" w14:paraId="00001AB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It’s just something to pass the time.</w:t>
      </w:r>
    </w:p>
    <w:p w:rsidR="00000000" w:rsidDel="00000000" w:rsidP="00000000" w:rsidRDefault="00000000" w:rsidRPr="00000000" w14:paraId="00001AB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Walang totoong silbe ‘yan sa akin.</w:t>
      </w:r>
    </w:p>
    <w:p w:rsidR="00000000" w:rsidDel="00000000" w:rsidP="00000000" w:rsidRDefault="00000000" w:rsidRPr="00000000" w14:paraId="00001AB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It hurt MAYA to lie.</w:t>
      </w:r>
    </w:p>
    <w:p w:rsidR="00000000" w:rsidDel="00000000" w:rsidP="00000000" w:rsidRDefault="00000000" w:rsidRPr="00000000" w14:paraId="00001AC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To say that those drawings, that she poured herself into, meant nothing to her. </w:t>
      </w:r>
    </w:p>
    <w:p w:rsidR="00000000" w:rsidDel="00000000" w:rsidP="00000000" w:rsidRDefault="00000000" w:rsidRPr="00000000" w14:paraId="00001AC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But her defensiveness only grew when JENNIFER narrowed her eyes.</w:t>
      </w:r>
    </w:p>
    <w:p w:rsidR="00000000" w:rsidDel="00000000" w:rsidP="00000000" w:rsidRDefault="00000000" w:rsidRPr="00000000" w14:paraId="00001AC2">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1AC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ako naniniwala na wala lang ‘yan sayo.</w:t>
      </w:r>
    </w:p>
    <w:p w:rsidR="00000000" w:rsidDel="00000000" w:rsidP="00000000" w:rsidRDefault="00000000" w:rsidRPr="00000000" w14:paraId="00001AC4">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Na wala itong silbe sayo.</w:t>
      </w:r>
    </w:p>
    <w:p w:rsidR="00000000" w:rsidDel="00000000" w:rsidP="00000000" w:rsidRDefault="00000000" w:rsidRPr="00000000" w14:paraId="00001AC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taps on the sketchbook pointedly.)</w:t>
      </w:r>
    </w:p>
    <w:p w:rsidR="00000000" w:rsidDel="00000000" w:rsidP="00000000" w:rsidRDefault="00000000" w:rsidRPr="00000000" w14:paraId="00001AC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b w:val="1"/>
          <w:bCs w:val="1"/>
          <w:color w:val="ff0000"/>
          <w:sz w:val="24"/>
          <w:szCs w:val="24"/>
          <w:rtl w:val="0"/>
        </w:rPr>
        <w:t xml:space="preserve">JENNIFER (CONT'D)</w:t>
      </w:r>
      <w:r w:rsidDel="00000000" w:rsidR="00000000" w:rsidRPr="00000000">
        <w:rPr>
          <w:rtl w:val="0"/>
        </w:rPr>
      </w:r>
    </w:p>
    <w:p w:rsidR="00000000" w:rsidDel="00000000" w:rsidP="00000000" w:rsidRDefault="00000000" w:rsidRPr="00000000" w14:paraId="00001AC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This is a </w:t>
      </w:r>
      <w:r w:rsidDel="00000000" w:rsidR="00000000" w:rsidRPr="00000000">
        <w:rPr>
          <w:rFonts w:ascii="Courier" w:cs="Courier" w:eastAsia="Courier" w:hAnsi="Courier"/>
          <w:i w:val="1"/>
          <w:iCs w:val="1"/>
          <w:color w:val="ff0000"/>
          <w:sz w:val="24"/>
          <w:szCs w:val="24"/>
          <w:rtl w:val="0"/>
        </w:rPr>
        <w:t xml:space="preserve">distraction</w:t>
      </w:r>
      <w:r w:rsidDel="00000000" w:rsidR="00000000" w:rsidRPr="00000000">
        <w:rPr>
          <w:rFonts w:ascii="Courier" w:cs="Courier" w:eastAsia="Courier" w:hAnsi="Courier"/>
          <w:color w:val="ff0000"/>
          <w:sz w:val="24"/>
          <w:szCs w:val="24"/>
          <w:rtl w:val="0"/>
        </w:rPr>
        <w:t xml:space="preserve">, MAYA.</w:t>
      </w:r>
    </w:p>
    <w:p w:rsidR="00000000" w:rsidDel="00000000" w:rsidP="00000000" w:rsidRDefault="00000000" w:rsidRPr="00000000" w14:paraId="00001AC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If this is what’s keeping you from graduating, you need to stop it </w:t>
      </w:r>
      <w:r w:rsidDel="00000000" w:rsidR="00000000" w:rsidRPr="00000000">
        <w:rPr>
          <w:rFonts w:ascii="Courier" w:cs="Courier" w:eastAsia="Courier" w:hAnsi="Courier"/>
          <w:i w:val="1"/>
          <w:iCs w:val="1"/>
          <w:color w:val="ff0000"/>
          <w:sz w:val="24"/>
          <w:szCs w:val="24"/>
          <w:rtl w:val="0"/>
        </w:rPr>
        <w:t xml:space="preserve">now</w:t>
      </w:r>
      <w:r w:rsidDel="00000000" w:rsidR="00000000" w:rsidRPr="00000000">
        <w:rPr>
          <w:rFonts w:ascii="Courier" w:cs="Courier" w:eastAsia="Courier" w:hAnsi="Courier"/>
          <w:color w:val="ff0000"/>
          <w:sz w:val="24"/>
          <w:szCs w:val="24"/>
          <w:rtl w:val="0"/>
        </w:rPr>
        <w:t xml:space="preserve">.</w:t>
      </w:r>
    </w:p>
    <w:p w:rsidR="00000000" w:rsidDel="00000000" w:rsidP="00000000" w:rsidRDefault="00000000" w:rsidRPr="00000000" w14:paraId="00001AC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is stern, and unforgiving. </w:t>
      </w:r>
    </w:p>
    <w:p w:rsidR="00000000" w:rsidDel="00000000" w:rsidP="00000000" w:rsidRDefault="00000000" w:rsidRPr="00000000" w14:paraId="00001AC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can feel the tears prickling to the surface. </w:t>
      </w:r>
    </w:p>
    <w:p w:rsidR="00000000" w:rsidDel="00000000" w:rsidP="00000000" w:rsidRDefault="00000000" w:rsidRPr="00000000" w14:paraId="00001AC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barely manages to push it down.</w:t>
      </w:r>
    </w:p>
    <w:p w:rsidR="00000000" w:rsidDel="00000000" w:rsidP="00000000" w:rsidRDefault="00000000" w:rsidRPr="00000000" w14:paraId="00001AC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Before she can even mutter another word, her father cuts in.</w:t>
      </w:r>
    </w:p>
    <w:p w:rsidR="00000000" w:rsidDel="00000000" w:rsidP="00000000" w:rsidRDefault="00000000" w:rsidRPr="00000000" w14:paraId="00001ACD">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w:t>
      </w:r>
    </w:p>
    <w:p w:rsidR="00000000" w:rsidDel="00000000" w:rsidP="00000000" w:rsidRDefault="00000000" w:rsidRPr="00000000" w14:paraId="00001AC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Tama na.</w:t>
      </w:r>
    </w:p>
    <w:p w:rsidR="00000000" w:rsidDel="00000000" w:rsidP="00000000" w:rsidRDefault="00000000" w:rsidRPr="00000000" w14:paraId="00001AC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eyes the two of them.)</w:t>
      </w:r>
    </w:p>
    <w:p w:rsidR="00000000" w:rsidDel="00000000" w:rsidP="00000000" w:rsidRDefault="00000000" w:rsidRPr="00000000" w14:paraId="00001AD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slumps into her seat. </w:t>
      </w:r>
    </w:p>
    <w:p w:rsidR="00000000" w:rsidDel="00000000" w:rsidP="00000000" w:rsidRDefault="00000000" w:rsidRPr="00000000" w14:paraId="00001AD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 offers her a warm look, before turning to JENNIFER.</w:t>
      </w:r>
    </w:p>
    <w:p w:rsidR="00000000" w:rsidDel="00000000" w:rsidP="00000000" w:rsidRDefault="00000000" w:rsidRPr="00000000" w14:paraId="00001AD2">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 (CONT'D)</w:t>
      </w:r>
    </w:p>
    <w:p w:rsidR="00000000" w:rsidDel="00000000" w:rsidP="00000000" w:rsidRDefault="00000000" w:rsidRPr="00000000" w14:paraId="00001AD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Narinig mo naman yung anak natin, Jen. </w:t>
      </w:r>
    </w:p>
    <w:p w:rsidR="00000000" w:rsidDel="00000000" w:rsidP="00000000" w:rsidRDefault="00000000" w:rsidRPr="00000000" w14:paraId="00001AD4">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kid’s drawing has no effect on her academics.</w:t>
      </w:r>
    </w:p>
    <w:p w:rsidR="00000000" w:rsidDel="00000000" w:rsidP="00000000" w:rsidRDefault="00000000" w:rsidRPr="00000000" w14:paraId="00001AD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Just let her have it.</w:t>
      </w:r>
    </w:p>
    <w:p w:rsidR="00000000" w:rsidDel="00000000" w:rsidP="00000000" w:rsidRDefault="00000000" w:rsidRPr="00000000" w14:paraId="00001AD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She’s a talented one. </w:t>
      </w:r>
    </w:p>
    <w:p w:rsidR="00000000" w:rsidDel="00000000" w:rsidP="00000000" w:rsidRDefault="00000000" w:rsidRPr="00000000" w14:paraId="00001AD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 chuckles.)</w:t>
      </w:r>
    </w:p>
    <w:p w:rsidR="00000000" w:rsidDel="00000000" w:rsidP="00000000" w:rsidRDefault="00000000" w:rsidRPr="00000000" w14:paraId="00001AD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She’s like you.</w:t>
      </w:r>
    </w:p>
    <w:p w:rsidR="00000000" w:rsidDel="00000000" w:rsidP="00000000" w:rsidRDefault="00000000" w:rsidRPr="00000000" w14:paraId="00001AD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If JENNIFER softens, she doesn’t show it.</w:t>
      </w:r>
    </w:p>
    <w:p w:rsidR="00000000" w:rsidDel="00000000" w:rsidP="00000000" w:rsidRDefault="00000000" w:rsidRPr="00000000" w14:paraId="00001AD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just nods, putting an end to the debacle.</w:t>
      </w:r>
    </w:p>
    <w:p w:rsidR="00000000" w:rsidDel="00000000" w:rsidP="00000000" w:rsidRDefault="00000000" w:rsidRPr="00000000" w14:paraId="00001ADB">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1ADC">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1AD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ab/>
      </w:r>
    </w:p>
    <w:p w:rsidR="00000000" w:rsidDel="00000000" w:rsidP="00000000" w:rsidRDefault="00000000" w:rsidRPr="00000000" w14:paraId="00001ADE">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1ADF">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1AE0">
      <w:pPr>
        <w:spacing w:after="240" w:before="240" w:lineRule="auto"/>
        <w:jc w:val="center"/>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1AE1">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1AE2">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1AE3">
      <w:pPr>
        <w:spacing w:after="240" w:before="240" w:lineRule="auto"/>
        <w:jc w:val="center"/>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1AE4">
      <w:pPr>
        <w:spacing w:after="240" w:before="240" w:lineRule="auto"/>
        <w:jc w:val="right"/>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w:t>
      </w:r>
    </w:p>
    <w:p w:rsidR="00000000" w:rsidDel="00000000" w:rsidP="00000000" w:rsidRDefault="00000000" w:rsidRPr="00000000" w14:paraId="00001AE5">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PERSPECTIVE SHIFT: JENNIFER ILAGAN</w:t>
      </w:r>
    </w:p>
    <w:p w:rsidR="00000000" w:rsidDel="00000000" w:rsidP="00000000" w:rsidRDefault="00000000" w:rsidRPr="00000000" w14:paraId="00001AE6">
      <w:pPr>
        <w:pStyle w:val="Heading3"/>
        <w:keepNext w:val="0"/>
        <w:keepLines w:val="0"/>
        <w:spacing w:before="280" w:lineRule="auto"/>
        <w:rPr>
          <w:rFonts w:ascii="Courier" w:cs="Courier" w:eastAsia="Courier" w:hAnsi="Courier"/>
          <w:b w:val="1"/>
          <w:bCs w:val="1"/>
          <w:color w:val="000000"/>
          <w:sz w:val="26"/>
          <w:szCs w:val="26"/>
        </w:rPr>
      </w:pPr>
      <w:bookmarkStart w:colFirst="0" w:colLast="0" w:name="_eitvushz2kf5" w:id="170"/>
      <w:bookmarkEnd w:id="170"/>
      <w:r w:rsidDel="00000000" w:rsidR="00000000" w:rsidRPr="00000000">
        <w:rPr>
          <w:rtl w:val="0"/>
        </w:rPr>
      </w:r>
    </w:p>
    <w:p w:rsidR="00000000" w:rsidDel="00000000" w:rsidP="00000000" w:rsidRDefault="00000000" w:rsidRPr="00000000" w14:paraId="00001AE7">
      <w:pPr>
        <w:spacing w:after="240" w:before="240" w:lineRule="auto"/>
        <w:rPr>
          <w:rFonts w:ascii="Courier" w:cs="Courier" w:eastAsia="Courier" w:hAnsi="Courier"/>
          <w:b w:val="1"/>
          <w:bCs w:val="1"/>
          <w:sz w:val="26"/>
          <w:szCs w:val="26"/>
        </w:rPr>
      </w:pPr>
      <w:r w:rsidDel="00000000" w:rsidR="00000000" w:rsidRPr="00000000">
        <w:rPr>
          <w:rFonts w:ascii="Courier" w:cs="Courier" w:eastAsia="Courier" w:hAnsi="Courier"/>
          <w:b w:val="1"/>
          <w:bCs w:val="1"/>
          <w:sz w:val="26"/>
          <w:szCs w:val="26"/>
          <w:rtl w:val="0"/>
        </w:rPr>
        <w:t xml:space="preserve">INT. ILAGAN HOUSE - DINING ROOM - CONTINUOUS</w:t>
      </w:r>
    </w:p>
    <w:p w:rsidR="00000000" w:rsidDel="00000000" w:rsidP="00000000" w:rsidRDefault="00000000" w:rsidRPr="00000000" w14:paraId="00001AE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room remains silent after MAYA rushes upstairs.</w:t>
      </w:r>
    </w:p>
    <w:p w:rsidR="00000000" w:rsidDel="00000000" w:rsidP="00000000" w:rsidRDefault="00000000" w:rsidRPr="00000000" w14:paraId="00001AE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echo of her bedroom door closing lingers throughout the house.</w:t>
      </w:r>
    </w:p>
    <w:p w:rsidR="00000000" w:rsidDel="00000000" w:rsidP="00000000" w:rsidRDefault="00000000" w:rsidRPr="00000000" w14:paraId="00001AE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remains frozen in her seat.</w:t>
      </w:r>
    </w:p>
    <w:p w:rsidR="00000000" w:rsidDel="00000000" w:rsidP="00000000" w:rsidRDefault="00000000" w:rsidRPr="00000000" w14:paraId="00001AE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stay fixed on the sketchbook resting in front of her.</w:t>
      </w:r>
    </w:p>
    <w:p w:rsidR="00000000" w:rsidDel="00000000" w:rsidP="00000000" w:rsidRDefault="00000000" w:rsidRPr="00000000" w14:paraId="00001AE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quietly exhales and leans back in his chair.</w:t>
      </w:r>
    </w:p>
    <w:p w:rsidR="00000000" w:rsidDel="00000000" w:rsidP="00000000" w:rsidRDefault="00000000" w:rsidRPr="00000000" w14:paraId="00001AE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Neither of them speaks.</w:t>
      </w:r>
    </w:p>
    <w:p w:rsidR="00000000" w:rsidDel="00000000" w:rsidP="00000000" w:rsidRDefault="00000000" w:rsidRPr="00000000" w14:paraId="00001AE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the first time in years...</w:t>
      </w:r>
    </w:p>
    <w:p w:rsidR="00000000" w:rsidDel="00000000" w:rsidP="00000000" w:rsidRDefault="00000000" w:rsidRPr="00000000" w14:paraId="00001AE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They don't know what to say.</w:t>
      </w:r>
    </w:p>
    <w:p w:rsidR="00000000" w:rsidDel="00000000" w:rsidP="00000000" w:rsidRDefault="00000000" w:rsidRPr="00000000" w14:paraId="00001AF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gently closes the sketchbook.</w:t>
      </w:r>
    </w:p>
    <w:p w:rsidR="00000000" w:rsidDel="00000000" w:rsidP="00000000" w:rsidRDefault="00000000" w:rsidRPr="00000000" w14:paraId="00001AF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looks toward the hallway leading to MAYA's room.</w:t>
      </w:r>
    </w:p>
    <w:p w:rsidR="00000000" w:rsidDel="00000000" w:rsidP="00000000" w:rsidRDefault="00000000" w:rsidRPr="00000000" w14:paraId="00001AF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back at JENNIFER.</w:t>
      </w:r>
    </w:p>
    <w:p w:rsidR="00000000" w:rsidDel="00000000" w:rsidP="00000000" w:rsidRDefault="00000000" w:rsidRPr="00000000" w14:paraId="00001AF3">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AF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1AF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natin napansin.</w:t>
      </w:r>
    </w:p>
    <w:p w:rsidR="00000000" w:rsidDel="00000000" w:rsidP="00000000" w:rsidRDefault="00000000" w:rsidRPr="00000000" w14:paraId="00001AF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doesn't answer.)</w:t>
      </w:r>
    </w:p>
    <w:p w:rsidR="00000000" w:rsidDel="00000000" w:rsidP="00000000" w:rsidRDefault="00000000" w:rsidRPr="00000000" w14:paraId="00001AF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continues staring at the sketchbook.</w:t>
      </w:r>
    </w:p>
    <w:p w:rsidR="00000000" w:rsidDel="00000000" w:rsidP="00000000" w:rsidRDefault="00000000" w:rsidRPr="00000000" w14:paraId="00001AF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Almost as if she's seeing it for the first time.</w:t>
      </w:r>
    </w:p>
    <w:p w:rsidR="00000000" w:rsidDel="00000000" w:rsidP="00000000" w:rsidRDefault="00000000" w:rsidRPr="00000000" w14:paraId="00001AF9">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 (CONT'D)</w:t>
      </w:r>
    </w:p>
    <w:p w:rsidR="00000000" w:rsidDel="00000000" w:rsidP="00000000" w:rsidRDefault="00000000" w:rsidRPr="00000000" w14:paraId="00001AF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Mukhang matagal na niya 'tong dinadala.</w:t>
      </w:r>
    </w:p>
    <w:p w:rsidR="00000000" w:rsidDel="00000000" w:rsidP="00000000" w:rsidRDefault="00000000" w:rsidRPr="00000000" w14:paraId="00001AF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finally looks at RICARDO.)</w:t>
      </w:r>
    </w:p>
    <w:p w:rsidR="00000000" w:rsidDel="00000000" w:rsidP="00000000" w:rsidRDefault="00000000" w:rsidRPr="00000000" w14:paraId="00001AF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voice is barely above a whisper.</w:t>
      </w:r>
    </w:p>
    <w:p w:rsidR="00000000" w:rsidDel="00000000" w:rsidP="00000000" w:rsidRDefault="00000000" w:rsidRPr="00000000" w14:paraId="00001AFD">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AF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Bakit...</w:t>
      </w:r>
    </w:p>
    <w:p w:rsidR="00000000" w:rsidDel="00000000" w:rsidP="00000000" w:rsidRDefault="00000000" w:rsidRPr="00000000" w14:paraId="00001AF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Bakit hindi niya sinabi?</w:t>
      </w:r>
    </w:p>
    <w:p w:rsidR="00000000" w:rsidDel="00000000" w:rsidP="00000000" w:rsidRDefault="00000000" w:rsidRPr="00000000" w14:paraId="00001B0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sighs.)</w:t>
      </w:r>
    </w:p>
    <w:p w:rsidR="00000000" w:rsidDel="00000000" w:rsidP="00000000" w:rsidRDefault="00000000" w:rsidRPr="00000000" w14:paraId="00001B01">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B0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Baka natakot.</w:t>
      </w:r>
    </w:p>
    <w:p w:rsidR="00000000" w:rsidDel="00000000" w:rsidP="00000000" w:rsidRDefault="00000000" w:rsidRPr="00000000" w14:paraId="00001B0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lets out a small, disbelieving laugh.)</w:t>
      </w:r>
    </w:p>
    <w:p w:rsidR="00000000" w:rsidDel="00000000" w:rsidP="00000000" w:rsidRDefault="00000000" w:rsidRPr="00000000" w14:paraId="00001B0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out of amusement.</w:t>
      </w:r>
    </w:p>
    <w:p w:rsidR="00000000" w:rsidDel="00000000" w:rsidP="00000000" w:rsidRDefault="00000000" w:rsidRPr="00000000" w14:paraId="00001B0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Out of frustration.</w:t>
      </w:r>
    </w:p>
    <w:p w:rsidR="00000000" w:rsidDel="00000000" w:rsidP="00000000" w:rsidRDefault="00000000" w:rsidRPr="00000000" w14:paraId="00001B06">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B0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Natakot...</w:t>
      </w:r>
    </w:p>
    <w:p w:rsidR="00000000" w:rsidDel="00000000" w:rsidP="00000000" w:rsidRDefault="00000000" w:rsidRPr="00000000" w14:paraId="00001B0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sa atin?</w:t>
      </w:r>
    </w:p>
    <w:p w:rsidR="00000000" w:rsidDel="00000000" w:rsidP="00000000" w:rsidRDefault="00000000" w:rsidRPr="00000000" w14:paraId="00001B0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doesn't answer immediately.)</w:t>
      </w:r>
    </w:p>
    <w:p w:rsidR="00000000" w:rsidDel="00000000" w:rsidP="00000000" w:rsidRDefault="00000000" w:rsidRPr="00000000" w14:paraId="00001B0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Instead...</w:t>
      </w:r>
    </w:p>
    <w:p w:rsidR="00000000" w:rsidDel="00000000" w:rsidP="00000000" w:rsidRDefault="00000000" w:rsidRPr="00000000" w14:paraId="00001B0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quietly nods.</w:t>
      </w:r>
    </w:p>
    <w:p w:rsidR="00000000" w:rsidDel="00000000" w:rsidP="00000000" w:rsidRDefault="00000000" w:rsidRPr="00000000" w14:paraId="00001B0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looks away.</w:t>
      </w:r>
    </w:p>
    <w:p w:rsidR="00000000" w:rsidDel="00000000" w:rsidP="00000000" w:rsidRDefault="00000000" w:rsidRPr="00000000" w14:paraId="00001B0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His answer hurts more than she expected.</w:t>
      </w:r>
    </w:p>
    <w:p w:rsidR="00000000" w:rsidDel="00000000" w:rsidP="00000000" w:rsidRDefault="00000000" w:rsidRPr="00000000" w14:paraId="00001B0E">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B0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Lahat ng ginagawa ko...</w:t>
      </w:r>
    </w:p>
    <w:p w:rsidR="00000000" w:rsidDel="00000000" w:rsidP="00000000" w:rsidRDefault="00000000" w:rsidRPr="00000000" w14:paraId="00001B1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para sa kaniya.</w:t>
      </w:r>
    </w:p>
    <w:p w:rsidR="00000000" w:rsidDel="00000000" w:rsidP="00000000" w:rsidRDefault="00000000" w:rsidRPr="00000000" w14:paraId="00001B1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Para maging okay ang future niya.</w:t>
      </w:r>
    </w:p>
    <w:p w:rsidR="00000000" w:rsidDel="00000000" w:rsidP="00000000" w:rsidRDefault="00000000" w:rsidRPr="00000000" w14:paraId="00001B1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Para hindi siya mahirapan.</w:t>
      </w:r>
    </w:p>
    <w:p w:rsidR="00000000" w:rsidDel="00000000" w:rsidP="00000000" w:rsidRDefault="00000000" w:rsidRPr="00000000" w14:paraId="00001B1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(Pause.)</w:t>
      </w:r>
    </w:p>
    <w:p w:rsidR="00000000" w:rsidDel="00000000" w:rsidP="00000000" w:rsidRDefault="00000000" w:rsidRPr="00000000" w14:paraId="00001B1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Mali ba 'yon?</w:t>
      </w:r>
    </w:p>
    <w:p w:rsidR="00000000" w:rsidDel="00000000" w:rsidP="00000000" w:rsidRDefault="00000000" w:rsidRPr="00000000" w14:paraId="00001B1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studies her.)</w:t>
      </w:r>
    </w:p>
    <w:p w:rsidR="00000000" w:rsidDel="00000000" w:rsidP="00000000" w:rsidRDefault="00000000" w:rsidRPr="00000000" w14:paraId="00001B1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knows she isn't asking him.</w:t>
      </w:r>
    </w:p>
    <w:p w:rsidR="00000000" w:rsidDel="00000000" w:rsidP="00000000" w:rsidRDefault="00000000" w:rsidRPr="00000000" w14:paraId="00001B1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She's asking herself.</w:t>
      </w:r>
    </w:p>
    <w:p w:rsidR="00000000" w:rsidDel="00000000" w:rsidP="00000000" w:rsidRDefault="00000000" w:rsidRPr="00000000" w14:paraId="00001B18">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B1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mali ang gusto mong mangyari.</w:t>
      </w:r>
    </w:p>
    <w:p w:rsidR="00000000" w:rsidDel="00000000" w:rsidP="00000000" w:rsidRDefault="00000000" w:rsidRPr="00000000" w14:paraId="00001B1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(Pause.)</w:t>
      </w:r>
    </w:p>
    <w:p w:rsidR="00000000" w:rsidDel="00000000" w:rsidP="00000000" w:rsidRDefault="00000000" w:rsidRPr="00000000" w14:paraId="00001B1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Pero...</w:t>
      </w:r>
    </w:p>
    <w:p w:rsidR="00000000" w:rsidDel="00000000" w:rsidP="00000000" w:rsidRDefault="00000000" w:rsidRPr="00000000" w14:paraId="00001B1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baka mali na 'yung paraan.</w:t>
      </w:r>
    </w:p>
    <w:p w:rsidR="00000000" w:rsidDel="00000000" w:rsidP="00000000" w:rsidRDefault="00000000" w:rsidRPr="00000000" w14:paraId="00001B1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lowers her head.)</w:t>
      </w:r>
    </w:p>
    <w:p w:rsidR="00000000" w:rsidDel="00000000" w:rsidP="00000000" w:rsidRDefault="00000000" w:rsidRPr="00000000" w14:paraId="00001B1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hands tighten around the edge of the table.)</w:t>
      </w:r>
    </w:p>
    <w:p w:rsidR="00000000" w:rsidDel="00000000" w:rsidP="00000000" w:rsidRDefault="00000000" w:rsidRPr="00000000" w14:paraId="00001B1F">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B2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was just trying to protect her.</w:t>
      </w:r>
    </w:p>
    <w:p w:rsidR="00000000" w:rsidDel="00000000" w:rsidP="00000000" w:rsidRDefault="00000000" w:rsidRPr="00000000" w14:paraId="00001B2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(RICARDO's expression softens.)</w:t>
      </w:r>
    </w:p>
    <w:p w:rsidR="00000000" w:rsidDel="00000000" w:rsidP="00000000" w:rsidRDefault="00000000" w:rsidRPr="00000000" w14:paraId="00001B22">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B2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Alam ko.</w:t>
      </w:r>
    </w:p>
    <w:p w:rsidR="00000000" w:rsidDel="00000000" w:rsidP="00000000" w:rsidRDefault="00000000" w:rsidRPr="00000000" w14:paraId="00001B2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takes a shaky breath.)</w:t>
      </w:r>
    </w:p>
    <w:p w:rsidR="00000000" w:rsidDel="00000000" w:rsidP="00000000" w:rsidRDefault="00000000" w:rsidRPr="00000000" w14:paraId="00001B25">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B2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No'ng sinabi niyang...</w:t>
      </w:r>
    </w:p>
    <w:p w:rsidR="00000000" w:rsidDel="00000000" w:rsidP="00000000" w:rsidRDefault="00000000" w:rsidRPr="00000000" w14:paraId="00001B2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niya gusto 'yung course...</w:t>
      </w:r>
    </w:p>
    <w:p w:rsidR="00000000" w:rsidDel="00000000" w:rsidP="00000000" w:rsidRDefault="00000000" w:rsidRPr="00000000" w14:paraId="00001B2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Parang...</w:t>
      </w:r>
    </w:p>
    <w:p w:rsidR="00000000" w:rsidDel="00000000" w:rsidP="00000000" w:rsidRDefault="00000000" w:rsidRPr="00000000" w14:paraId="00001B2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ko siya kilala.</w:t>
      </w:r>
    </w:p>
    <w:p w:rsidR="00000000" w:rsidDel="00000000" w:rsidP="00000000" w:rsidRDefault="00000000" w:rsidRPr="00000000" w14:paraId="00001B2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quietly nods.)</w:t>
      </w:r>
    </w:p>
    <w:p w:rsidR="00000000" w:rsidDel="00000000" w:rsidP="00000000" w:rsidRDefault="00000000" w:rsidRPr="00000000" w14:paraId="00001B2B">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B2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Baka...</w:t>
      </w:r>
    </w:p>
    <w:p w:rsidR="00000000" w:rsidDel="00000000" w:rsidP="00000000" w:rsidRDefault="00000000" w:rsidRPr="00000000" w14:paraId="00001B2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matagal na niyang sinusubukang sabihin.</w:t>
      </w:r>
    </w:p>
    <w:p w:rsidR="00000000" w:rsidDel="00000000" w:rsidP="00000000" w:rsidRDefault="00000000" w:rsidRPr="00000000" w14:paraId="00001B2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lang natin narinig.</w:t>
      </w:r>
    </w:p>
    <w:p w:rsidR="00000000" w:rsidDel="00000000" w:rsidP="00000000" w:rsidRDefault="00000000" w:rsidRPr="00000000" w14:paraId="00001B2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words linger.)</w:t>
      </w:r>
    </w:p>
    <w:p w:rsidR="00000000" w:rsidDel="00000000" w:rsidP="00000000" w:rsidRDefault="00000000" w:rsidRPr="00000000" w14:paraId="00001B3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blinks rapidly.</w:t>
      </w:r>
    </w:p>
    <w:p w:rsidR="00000000" w:rsidDel="00000000" w:rsidP="00000000" w:rsidRDefault="00000000" w:rsidRPr="00000000" w14:paraId="00001B3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Trying to keep herself together.</w:t>
      </w:r>
    </w:p>
    <w:p w:rsidR="00000000" w:rsidDel="00000000" w:rsidP="00000000" w:rsidRDefault="00000000" w:rsidRPr="00000000" w14:paraId="00001B32">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B3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Akala ko...</w:t>
      </w:r>
    </w:p>
    <w:p w:rsidR="00000000" w:rsidDel="00000000" w:rsidP="00000000" w:rsidRDefault="00000000" w:rsidRPr="00000000" w14:paraId="00001B3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was doing everything right.</w:t>
      </w:r>
    </w:p>
    <w:p w:rsidR="00000000" w:rsidDel="00000000" w:rsidP="00000000" w:rsidRDefault="00000000" w:rsidRPr="00000000" w14:paraId="00001B3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gently reaches across the table.)</w:t>
      </w:r>
    </w:p>
    <w:p w:rsidR="00000000" w:rsidDel="00000000" w:rsidP="00000000" w:rsidRDefault="00000000" w:rsidRPr="00000000" w14:paraId="00001B3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places a comforting hand over hers.)</w:t>
      </w:r>
    </w:p>
    <w:p w:rsidR="00000000" w:rsidDel="00000000" w:rsidP="00000000" w:rsidRDefault="00000000" w:rsidRPr="00000000" w14:paraId="00001B37">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B3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w:t>
      </w:r>
    </w:p>
    <w:p w:rsidR="00000000" w:rsidDel="00000000" w:rsidP="00000000" w:rsidRDefault="00000000" w:rsidRPr="00000000" w14:paraId="00001B3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Nobody teaches us how to become parents.</w:t>
      </w:r>
    </w:p>
    <w:p w:rsidR="00000000" w:rsidDel="00000000" w:rsidP="00000000" w:rsidRDefault="00000000" w:rsidRPr="00000000" w14:paraId="00001B3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We're learning too.</w:t>
      </w:r>
    </w:p>
    <w:p w:rsidR="00000000" w:rsidDel="00000000" w:rsidP="00000000" w:rsidRDefault="00000000" w:rsidRPr="00000000" w14:paraId="00001B3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Every day.</w:t>
      </w:r>
    </w:p>
    <w:p w:rsidR="00000000" w:rsidDel="00000000" w:rsidP="00000000" w:rsidRDefault="00000000" w:rsidRPr="00000000" w14:paraId="00001B3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slowly nods.)</w:t>
      </w:r>
    </w:p>
    <w:p w:rsidR="00000000" w:rsidDel="00000000" w:rsidP="00000000" w:rsidRDefault="00000000" w:rsidRPr="00000000" w14:paraId="00001B3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the reassurance doesn't erase the guilt settling inside her.</w:t>
      </w:r>
    </w:p>
    <w:p w:rsidR="00000000" w:rsidDel="00000000" w:rsidP="00000000" w:rsidRDefault="00000000" w:rsidRPr="00000000" w14:paraId="00001B3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glances back at the sketchbook.)</w:t>
      </w:r>
    </w:p>
    <w:p w:rsidR="00000000" w:rsidDel="00000000" w:rsidP="00000000" w:rsidRDefault="00000000" w:rsidRPr="00000000" w14:paraId="00001B3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fingers carefully brush over its worn cover.</w:t>
      </w:r>
    </w:p>
    <w:p w:rsidR="00000000" w:rsidDel="00000000" w:rsidP="00000000" w:rsidRDefault="00000000" w:rsidRPr="00000000" w14:paraId="00001B4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edges are faded.</w:t>
      </w:r>
    </w:p>
    <w:p w:rsidR="00000000" w:rsidDel="00000000" w:rsidP="00000000" w:rsidRDefault="00000000" w:rsidRPr="00000000" w14:paraId="00001B4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pages have begun to curl.</w:t>
      </w:r>
    </w:p>
    <w:p w:rsidR="00000000" w:rsidDel="00000000" w:rsidP="00000000" w:rsidRDefault="00000000" w:rsidRPr="00000000" w14:paraId="00001B4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It's obvious...</w:t>
      </w:r>
    </w:p>
    <w:p w:rsidR="00000000" w:rsidDel="00000000" w:rsidP="00000000" w:rsidRDefault="00000000" w:rsidRPr="00000000" w14:paraId="00001B4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This wasn't something MAYA started yesterday.</w:t>
      </w:r>
    </w:p>
    <w:p w:rsidR="00000000" w:rsidDel="00000000" w:rsidP="00000000" w:rsidRDefault="00000000" w:rsidRPr="00000000" w14:paraId="00001B4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This had been hidden for a long time.</w:t>
      </w:r>
    </w:p>
    <w:p w:rsidR="00000000" w:rsidDel="00000000" w:rsidP="00000000" w:rsidRDefault="00000000" w:rsidRPr="00000000" w14:paraId="00001B4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slowly stands.</w:t>
      </w:r>
    </w:p>
    <w:p w:rsidR="00000000" w:rsidDel="00000000" w:rsidP="00000000" w:rsidRDefault="00000000" w:rsidRPr="00000000" w14:paraId="00001B46">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(JENNIFER slowly lowers her hands from the table.)</w:t>
      </w:r>
    </w:p>
    <w:p w:rsidR="00000000" w:rsidDel="00000000" w:rsidP="00000000" w:rsidRDefault="00000000" w:rsidRPr="00000000" w14:paraId="00001B47">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For a brief moment...</w:t>
      </w:r>
    </w:p>
    <w:p w:rsidR="00000000" w:rsidDel="00000000" w:rsidP="00000000" w:rsidRDefault="00000000" w:rsidRPr="00000000" w14:paraId="00001B48">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It seems like she's considering RICARDO's words.</w:t>
      </w:r>
    </w:p>
    <w:p w:rsidR="00000000" w:rsidDel="00000000" w:rsidP="00000000" w:rsidRDefault="00000000" w:rsidRPr="00000000" w14:paraId="00001B49">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Then...</w:t>
      </w:r>
    </w:p>
    <w:p w:rsidR="00000000" w:rsidDel="00000000" w:rsidP="00000000" w:rsidRDefault="00000000" w:rsidRPr="00000000" w14:paraId="00001B4A">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She folds her arms.</w:t>
      </w:r>
    </w:p>
    <w:p w:rsidR="00000000" w:rsidDel="00000000" w:rsidP="00000000" w:rsidRDefault="00000000" w:rsidRPr="00000000" w14:paraId="00001B4B">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Her expression hardens.</w:t>
      </w:r>
    </w:p>
    <w:p w:rsidR="00000000" w:rsidDel="00000000" w:rsidP="00000000" w:rsidRDefault="00000000" w:rsidRPr="00000000" w14:paraId="00001B4C">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JENNIFER</w:t>
      </w:r>
    </w:p>
    <w:p w:rsidR="00000000" w:rsidDel="00000000" w:rsidP="00000000" w:rsidRDefault="00000000" w:rsidRPr="00000000" w14:paraId="00001B4D">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Hindi, RICARDO.</w:t>
      </w:r>
    </w:p>
    <w:p w:rsidR="00000000" w:rsidDel="00000000" w:rsidP="00000000" w:rsidRDefault="00000000" w:rsidRPr="00000000" w14:paraId="00001B4E">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Hindi puwede.</w:t>
      </w:r>
    </w:p>
    <w:p w:rsidR="00000000" w:rsidDel="00000000" w:rsidP="00000000" w:rsidRDefault="00000000" w:rsidRPr="00000000" w14:paraId="00001B4F">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(RICARDO looks at her.)</w:t>
      </w:r>
    </w:p>
    <w:p w:rsidR="00000000" w:rsidDel="00000000" w:rsidP="00000000" w:rsidRDefault="00000000" w:rsidRPr="00000000" w14:paraId="00001B50">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RICARDO</w:t>
      </w:r>
    </w:p>
    <w:p w:rsidR="00000000" w:rsidDel="00000000" w:rsidP="00000000" w:rsidRDefault="00000000" w:rsidRPr="00000000" w14:paraId="00001B51">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Jen...</w:t>
      </w:r>
    </w:p>
    <w:p w:rsidR="00000000" w:rsidDel="00000000" w:rsidP="00000000" w:rsidRDefault="00000000" w:rsidRPr="00000000" w14:paraId="00001B52">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JENNIFER</w:t>
      </w:r>
    </w:p>
    <w:p w:rsidR="00000000" w:rsidDel="00000000" w:rsidP="00000000" w:rsidRDefault="00000000" w:rsidRPr="00000000" w14:paraId="00001B53">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Hindi mo ba napapansin?</w:t>
      </w:r>
    </w:p>
    <w:p w:rsidR="00000000" w:rsidDel="00000000" w:rsidP="00000000" w:rsidRDefault="00000000" w:rsidRPr="00000000" w14:paraId="00001B54">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May tinatago siya.</w:t>
      </w:r>
    </w:p>
    <w:p w:rsidR="00000000" w:rsidDel="00000000" w:rsidP="00000000" w:rsidRDefault="00000000" w:rsidRPr="00000000" w14:paraId="00001B55">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Matagal na.</w:t>
      </w:r>
    </w:p>
    <w:p w:rsidR="00000000" w:rsidDel="00000000" w:rsidP="00000000" w:rsidRDefault="00000000" w:rsidRPr="00000000" w14:paraId="00001B56">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(RICARDO sighs.)</w:t>
      </w:r>
    </w:p>
    <w:p w:rsidR="00000000" w:rsidDel="00000000" w:rsidP="00000000" w:rsidRDefault="00000000" w:rsidRPr="00000000" w14:paraId="00001B57">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RICARDO</w:t>
      </w:r>
    </w:p>
    <w:p w:rsidR="00000000" w:rsidDel="00000000" w:rsidP="00000000" w:rsidRDefault="00000000" w:rsidRPr="00000000" w14:paraId="00001B58">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Baka kailangan lang niya ng oras.</w:t>
      </w:r>
    </w:p>
    <w:p w:rsidR="00000000" w:rsidDel="00000000" w:rsidP="00000000" w:rsidRDefault="00000000" w:rsidRPr="00000000" w14:paraId="00001B59">
      <w:pPr>
        <w:spacing w:after="240" w:before="240" w:lineRule="auto"/>
        <w:jc w:val="center"/>
        <w:rPr>
          <w:rFonts w:ascii="Courier" w:cs="Courier" w:eastAsia="Courier" w:hAnsi="Courier"/>
          <w:i w:val="1"/>
          <w:iCs w:val="1"/>
          <w:color w:val="980000"/>
          <w:sz w:val="24"/>
          <w:szCs w:val="24"/>
        </w:rPr>
      </w:pPr>
      <w:r w:rsidDel="00000000" w:rsidR="00000000" w:rsidRPr="00000000">
        <w:rPr>
          <w:rFonts w:ascii="Courier" w:cs="Courier" w:eastAsia="Courier" w:hAnsi="Courier"/>
          <w:b w:val="1"/>
          <w:bCs w:val="1"/>
          <w:color w:val="980000"/>
          <w:sz w:val="24"/>
          <w:szCs w:val="24"/>
          <w:rtl w:val="0"/>
        </w:rPr>
        <w:t xml:space="preserve">JENNIFER</w:t>
        <w:br w:type="textWrapping"/>
      </w:r>
      <w:r w:rsidDel="00000000" w:rsidR="00000000" w:rsidRPr="00000000">
        <w:rPr>
          <w:rFonts w:ascii="Courier" w:cs="Courier" w:eastAsia="Courier" w:hAnsi="Courier"/>
          <w:i w:val="1"/>
          <w:iCs w:val="1"/>
          <w:color w:val="980000"/>
          <w:sz w:val="24"/>
          <w:szCs w:val="24"/>
          <w:rtl w:val="0"/>
        </w:rPr>
        <w:t xml:space="preserve">(Shaking her head.)</w:t>
      </w:r>
    </w:p>
    <w:p w:rsidR="00000000" w:rsidDel="00000000" w:rsidP="00000000" w:rsidRDefault="00000000" w:rsidRPr="00000000" w14:paraId="00001B5A">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At 'yan ang problema.</w:t>
      </w:r>
    </w:p>
    <w:p w:rsidR="00000000" w:rsidDel="00000000" w:rsidP="00000000" w:rsidRDefault="00000000" w:rsidRPr="00000000" w14:paraId="00001B5B">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Masyado mo siyang pinapalampas.</w:t>
      </w:r>
    </w:p>
    <w:p w:rsidR="00000000" w:rsidDel="00000000" w:rsidP="00000000" w:rsidRDefault="00000000" w:rsidRPr="00000000" w14:paraId="00001B5C">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Parang wala lang sa'yo lahat.</w:t>
      </w:r>
    </w:p>
    <w:p w:rsidR="00000000" w:rsidDel="00000000" w:rsidP="00000000" w:rsidRDefault="00000000" w:rsidRPr="00000000" w14:paraId="00001B5D">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(RICARDO sits quietly.)</w:t>
      </w:r>
    </w:p>
    <w:p w:rsidR="00000000" w:rsidDel="00000000" w:rsidP="00000000" w:rsidRDefault="00000000" w:rsidRPr="00000000" w14:paraId="00001B5E">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JENNIFER continues.</w:t>
      </w:r>
    </w:p>
    <w:p w:rsidR="00000000" w:rsidDel="00000000" w:rsidP="00000000" w:rsidRDefault="00000000" w:rsidRPr="00000000" w14:paraId="00001B5F">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Her voice is calm.</w:t>
      </w:r>
    </w:p>
    <w:p w:rsidR="00000000" w:rsidDel="00000000" w:rsidP="00000000" w:rsidRDefault="00000000" w:rsidRPr="00000000" w14:paraId="00001B60">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But firm.</w:t>
      </w:r>
    </w:p>
    <w:p w:rsidR="00000000" w:rsidDel="00000000" w:rsidP="00000000" w:rsidRDefault="00000000" w:rsidRPr="00000000" w14:paraId="00001B61">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JENNIFER (CONT'D)</w:t>
      </w:r>
    </w:p>
    <w:p w:rsidR="00000000" w:rsidDel="00000000" w:rsidP="00000000" w:rsidRDefault="00000000" w:rsidRPr="00000000" w14:paraId="00001B62">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Hindi naman bigla na lang bumabagsak ang grades.</w:t>
      </w:r>
    </w:p>
    <w:p w:rsidR="00000000" w:rsidDel="00000000" w:rsidP="00000000" w:rsidRDefault="00000000" w:rsidRPr="00000000" w14:paraId="00001B63">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Hindi rin bigla nawawalan ng gana.</w:t>
      </w:r>
    </w:p>
    <w:p w:rsidR="00000000" w:rsidDel="00000000" w:rsidP="00000000" w:rsidRDefault="00000000" w:rsidRPr="00000000" w14:paraId="00001B64">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May nangyayari.</w:t>
      </w:r>
    </w:p>
    <w:p w:rsidR="00000000" w:rsidDel="00000000" w:rsidP="00000000" w:rsidRDefault="00000000" w:rsidRPr="00000000" w14:paraId="00001B65">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At kung pababayaan natin...</w:t>
      </w:r>
    </w:p>
    <w:p w:rsidR="00000000" w:rsidDel="00000000" w:rsidP="00000000" w:rsidRDefault="00000000" w:rsidRPr="00000000" w14:paraId="00001B66">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Mas lalo lang siyang mapapariwara.</w:t>
      </w:r>
    </w:p>
    <w:p w:rsidR="00000000" w:rsidDel="00000000" w:rsidP="00000000" w:rsidRDefault="00000000" w:rsidRPr="00000000" w14:paraId="00001B67">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(RICARDO rubs his forehead.)</w:t>
      </w:r>
    </w:p>
    <w:p w:rsidR="00000000" w:rsidDel="00000000" w:rsidP="00000000" w:rsidRDefault="00000000" w:rsidRPr="00000000" w14:paraId="00001B68">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RICARDO</w:t>
      </w:r>
    </w:p>
    <w:p w:rsidR="00000000" w:rsidDel="00000000" w:rsidP="00000000" w:rsidRDefault="00000000" w:rsidRPr="00000000" w14:paraId="00001B69">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Hindi ko sinasabing pabayaan natin.</w:t>
      </w:r>
    </w:p>
    <w:p w:rsidR="00000000" w:rsidDel="00000000" w:rsidP="00000000" w:rsidRDefault="00000000" w:rsidRPr="00000000" w14:paraId="00001B6A">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Ang sinasabi ko...</w:t>
      </w:r>
    </w:p>
    <w:p w:rsidR="00000000" w:rsidDel="00000000" w:rsidP="00000000" w:rsidRDefault="00000000" w:rsidRPr="00000000" w14:paraId="00001B6B">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Baka mas kailangan niya tayong makinig.</w:t>
      </w:r>
    </w:p>
    <w:p w:rsidR="00000000" w:rsidDel="00000000" w:rsidP="00000000" w:rsidRDefault="00000000" w:rsidRPr="00000000" w14:paraId="00001B6C">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(JENNIFER lets out a dry laugh.)</w:t>
      </w:r>
    </w:p>
    <w:p w:rsidR="00000000" w:rsidDel="00000000" w:rsidP="00000000" w:rsidRDefault="00000000" w:rsidRPr="00000000" w14:paraId="00001B6D">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JENNIFER</w:t>
      </w:r>
    </w:p>
    <w:p w:rsidR="00000000" w:rsidDel="00000000" w:rsidP="00000000" w:rsidRDefault="00000000" w:rsidRPr="00000000" w14:paraId="00001B6E">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Makinig?</w:t>
      </w:r>
    </w:p>
    <w:p w:rsidR="00000000" w:rsidDel="00000000" w:rsidP="00000000" w:rsidRDefault="00000000" w:rsidRPr="00000000" w14:paraId="00001B6F">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RICARDO...</w:t>
      </w:r>
    </w:p>
    <w:p w:rsidR="00000000" w:rsidDel="00000000" w:rsidP="00000000" w:rsidRDefault="00000000" w:rsidRPr="00000000" w14:paraId="00001B70">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She's throwing her future away.</w:t>
      </w:r>
    </w:p>
    <w:p w:rsidR="00000000" w:rsidDel="00000000" w:rsidP="00000000" w:rsidRDefault="00000000" w:rsidRPr="00000000" w14:paraId="00001B71">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(Pause.)</w:t>
      </w:r>
    </w:p>
    <w:p w:rsidR="00000000" w:rsidDel="00000000" w:rsidP="00000000" w:rsidRDefault="00000000" w:rsidRPr="00000000" w14:paraId="00001B72">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Engineering na lang ang kailangan niyang tapusin.</w:t>
      </w:r>
    </w:p>
    <w:p w:rsidR="00000000" w:rsidDel="00000000" w:rsidP="00000000" w:rsidRDefault="00000000" w:rsidRPr="00000000" w14:paraId="00001B73">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Konting tiis na lang.</w:t>
      </w:r>
    </w:p>
    <w:p w:rsidR="00000000" w:rsidDel="00000000" w:rsidP="00000000" w:rsidRDefault="00000000" w:rsidRPr="00000000" w14:paraId="00001B74">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Tapos gusto niyang isusugal lahat?</w:t>
      </w:r>
    </w:p>
    <w:p w:rsidR="00000000" w:rsidDel="00000000" w:rsidP="00000000" w:rsidRDefault="00000000" w:rsidRPr="00000000" w14:paraId="00001B75">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(RICARDO remains silent.)</w:t>
      </w:r>
    </w:p>
    <w:p w:rsidR="00000000" w:rsidDel="00000000" w:rsidP="00000000" w:rsidRDefault="00000000" w:rsidRPr="00000000" w14:paraId="00001B76">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JENNIFER looks toward the hallway leading to MAYA's room.</w:t>
      </w:r>
    </w:p>
    <w:p w:rsidR="00000000" w:rsidDel="00000000" w:rsidP="00000000" w:rsidRDefault="00000000" w:rsidRPr="00000000" w14:paraId="00001B77">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Her eyes narrow.</w:t>
      </w:r>
    </w:p>
    <w:p w:rsidR="00000000" w:rsidDel="00000000" w:rsidP="00000000" w:rsidRDefault="00000000" w:rsidRPr="00000000" w14:paraId="00001B78">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JENNIFER (CONT'D)</w:t>
      </w:r>
    </w:p>
    <w:p w:rsidR="00000000" w:rsidDel="00000000" w:rsidP="00000000" w:rsidRDefault="00000000" w:rsidRPr="00000000" w14:paraId="00001B79">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Kung ano man ang pinagkakaabalahan niya...</w:t>
      </w:r>
    </w:p>
    <w:p w:rsidR="00000000" w:rsidDel="00000000" w:rsidP="00000000" w:rsidRDefault="00000000" w:rsidRPr="00000000" w14:paraId="00001B7A">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Hindi simpleng hobby lang 'yon.</w:t>
      </w:r>
    </w:p>
    <w:p w:rsidR="00000000" w:rsidDel="00000000" w:rsidP="00000000" w:rsidRDefault="00000000" w:rsidRPr="00000000" w14:paraId="00001B7B">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Nakikita mo ba nangyayari sa kanya?</w:t>
      </w:r>
    </w:p>
    <w:p w:rsidR="00000000" w:rsidDel="00000000" w:rsidP="00000000" w:rsidRDefault="00000000" w:rsidRPr="00000000" w14:paraId="00001B7C">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Imbes na mag-focus...</w:t>
      </w:r>
    </w:p>
    <w:p w:rsidR="00000000" w:rsidDel="00000000" w:rsidP="00000000" w:rsidRDefault="00000000" w:rsidRPr="00000000" w14:paraId="00001B7D">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Lalo siyang nawawala sa landas.</w:t>
      </w:r>
    </w:p>
    <w:p w:rsidR="00000000" w:rsidDel="00000000" w:rsidP="00000000" w:rsidRDefault="00000000" w:rsidRPr="00000000" w14:paraId="00001B7E">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(RICARDO glances toward the hallway.)</w:t>
      </w:r>
    </w:p>
    <w:p w:rsidR="00000000" w:rsidDel="00000000" w:rsidP="00000000" w:rsidRDefault="00000000" w:rsidRPr="00000000" w14:paraId="00001B7F">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Then back at JENNIFER.</w:t>
      </w:r>
    </w:p>
    <w:p w:rsidR="00000000" w:rsidDel="00000000" w:rsidP="00000000" w:rsidRDefault="00000000" w:rsidRPr="00000000" w14:paraId="00001B80">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RICARDO</w:t>
      </w:r>
    </w:p>
    <w:p w:rsidR="00000000" w:rsidDel="00000000" w:rsidP="00000000" w:rsidRDefault="00000000" w:rsidRPr="00000000" w14:paraId="00001B81">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Jen...</w:t>
      </w:r>
    </w:p>
    <w:p w:rsidR="00000000" w:rsidDel="00000000" w:rsidP="00000000" w:rsidRDefault="00000000" w:rsidRPr="00000000" w14:paraId="00001B82">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Hindi ba natin dapat alamin muna kung bakit?</w:t>
      </w:r>
    </w:p>
    <w:p w:rsidR="00000000" w:rsidDel="00000000" w:rsidP="00000000" w:rsidRDefault="00000000" w:rsidRPr="00000000" w14:paraId="00001B83">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JENNIFER</w:t>
      </w:r>
    </w:p>
    <w:p w:rsidR="00000000" w:rsidDel="00000000" w:rsidP="00000000" w:rsidRDefault="00000000" w:rsidRPr="00000000" w14:paraId="00001B84">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Alam ko na ang sagot.</w:t>
      </w:r>
    </w:p>
    <w:p w:rsidR="00000000" w:rsidDel="00000000" w:rsidP="00000000" w:rsidRDefault="00000000" w:rsidRPr="00000000" w14:paraId="00001B85">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(Pause.)</w:t>
      </w:r>
    </w:p>
    <w:p w:rsidR="00000000" w:rsidDel="00000000" w:rsidP="00000000" w:rsidRDefault="00000000" w:rsidRPr="00000000" w14:paraId="00001B86">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Hindi siya seryoso.</w:t>
      </w:r>
    </w:p>
    <w:p w:rsidR="00000000" w:rsidDel="00000000" w:rsidP="00000000" w:rsidRDefault="00000000" w:rsidRPr="00000000" w14:paraId="00001B87">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Hindi niya sineseryoso ang future niya.</w:t>
      </w:r>
    </w:p>
    <w:p w:rsidR="00000000" w:rsidDel="00000000" w:rsidP="00000000" w:rsidRDefault="00000000" w:rsidRPr="00000000" w14:paraId="00001B88">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(Silence fills the dining room.)</w:t>
      </w:r>
    </w:p>
    <w:p w:rsidR="00000000" w:rsidDel="00000000" w:rsidP="00000000" w:rsidRDefault="00000000" w:rsidRPr="00000000" w14:paraId="00001B89">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RICARDO looks down.</w:t>
      </w:r>
    </w:p>
    <w:p w:rsidR="00000000" w:rsidDel="00000000" w:rsidP="00000000" w:rsidRDefault="00000000" w:rsidRPr="00000000" w14:paraId="00001B8A">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He wants to argue.</w:t>
      </w:r>
    </w:p>
    <w:p w:rsidR="00000000" w:rsidDel="00000000" w:rsidP="00000000" w:rsidRDefault="00000000" w:rsidRPr="00000000" w14:paraId="00001B8B">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But the exhaustion on JENNIFER's face stops him.</w:t>
      </w:r>
    </w:p>
    <w:p w:rsidR="00000000" w:rsidDel="00000000" w:rsidP="00000000" w:rsidRDefault="00000000" w:rsidRPr="00000000" w14:paraId="00001B8C">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She truly believes she's protecting their daughter.</w:t>
      </w:r>
    </w:p>
    <w:p w:rsidR="00000000" w:rsidDel="00000000" w:rsidP="00000000" w:rsidRDefault="00000000" w:rsidRPr="00000000" w14:paraId="00001B8D">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JENNIFER stands from her chair.</w:t>
      </w:r>
    </w:p>
    <w:p w:rsidR="00000000" w:rsidDel="00000000" w:rsidP="00000000" w:rsidRDefault="00000000" w:rsidRPr="00000000" w14:paraId="00001B8E">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She picks up the empty plates from the table.</w:t>
      </w:r>
    </w:p>
    <w:p w:rsidR="00000000" w:rsidDel="00000000" w:rsidP="00000000" w:rsidRDefault="00000000" w:rsidRPr="00000000" w14:paraId="00001B8F">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As if the conversation is over.</w:t>
      </w:r>
    </w:p>
    <w:p w:rsidR="00000000" w:rsidDel="00000000" w:rsidP="00000000" w:rsidRDefault="00000000" w:rsidRPr="00000000" w14:paraId="00001B90">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JENNIFER</w:t>
      </w:r>
    </w:p>
    <w:p w:rsidR="00000000" w:rsidDel="00000000" w:rsidP="00000000" w:rsidRDefault="00000000" w:rsidRPr="00000000" w14:paraId="00001B91">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Hindi ako susuko.</w:t>
      </w:r>
    </w:p>
    <w:p w:rsidR="00000000" w:rsidDel="00000000" w:rsidP="00000000" w:rsidRDefault="00000000" w:rsidRPr="00000000" w14:paraId="00001B92">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Kahit magalit pa siya sa'kin.</w:t>
      </w:r>
    </w:p>
    <w:p w:rsidR="00000000" w:rsidDel="00000000" w:rsidP="00000000" w:rsidRDefault="00000000" w:rsidRPr="00000000" w14:paraId="00001B93">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Mas gugustuhin ko nang magalit siya ngayon...</w:t>
      </w:r>
    </w:p>
    <w:p w:rsidR="00000000" w:rsidDel="00000000" w:rsidP="00000000" w:rsidRDefault="00000000" w:rsidRPr="00000000" w14:paraId="00001B94">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Kaysa pagsisihan niya ang buong buhay niya.</w:t>
      </w:r>
    </w:p>
    <w:p w:rsidR="00000000" w:rsidDel="00000000" w:rsidP="00000000" w:rsidRDefault="00000000" w:rsidRPr="00000000" w14:paraId="00001B95">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(RICARDO watches her quietly.)</w:t>
      </w:r>
    </w:p>
    <w:p w:rsidR="00000000" w:rsidDel="00000000" w:rsidP="00000000" w:rsidRDefault="00000000" w:rsidRPr="00000000" w14:paraId="00001B96">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Neither of them notices...</w:t>
      </w:r>
    </w:p>
    <w:p w:rsidR="00000000" w:rsidDel="00000000" w:rsidP="00000000" w:rsidRDefault="00000000" w:rsidRPr="00000000" w14:paraId="00001B97">
      <w:pPr>
        <w:spacing w:after="240" w:before="240" w:lineRule="auto"/>
        <w:rPr>
          <w:rFonts w:ascii="Courier" w:cs="Courier" w:eastAsia="Courier" w:hAnsi="Courier"/>
          <w:b w:val="1"/>
          <w:bCs w:val="1"/>
          <w:color w:val="980000"/>
          <w:sz w:val="24"/>
          <w:szCs w:val="24"/>
        </w:rPr>
      </w:pPr>
      <w:r w:rsidDel="00000000" w:rsidR="00000000" w:rsidRPr="00000000">
        <w:rPr>
          <w:rFonts w:ascii="Courier" w:cs="Courier" w:eastAsia="Courier" w:hAnsi="Courier"/>
          <w:color w:val="980000"/>
          <w:sz w:val="24"/>
          <w:szCs w:val="24"/>
          <w:rtl w:val="0"/>
        </w:rPr>
        <w:t xml:space="preserve">That the distance between them and MAYA has only grown wider.</w:t>
      </w:r>
      <w:r w:rsidDel="00000000" w:rsidR="00000000" w:rsidRPr="00000000">
        <w:rPr>
          <w:rtl w:val="0"/>
        </w:rPr>
      </w:r>
    </w:p>
    <w:p w:rsidR="00000000" w:rsidDel="00000000" w:rsidP="00000000" w:rsidRDefault="00000000" w:rsidRPr="00000000" w14:paraId="00001B98">
      <w:pPr>
        <w:spacing w:after="240" w:before="240" w:lineRule="auto"/>
        <w:rPr>
          <w:rFonts w:ascii="Courier" w:cs="Courier" w:eastAsia="Courier" w:hAnsi="Courier"/>
          <w:color w:val="38761d"/>
          <w:sz w:val="24"/>
          <w:szCs w:val="24"/>
        </w:rPr>
      </w:pPr>
      <w:r w:rsidDel="00000000" w:rsidR="00000000" w:rsidRPr="00000000">
        <w:rPr>
          <w:rtl w:val="0"/>
        </w:rPr>
      </w:r>
    </w:p>
    <w:p w:rsidR="00000000" w:rsidDel="00000000" w:rsidP="00000000" w:rsidRDefault="00000000" w:rsidRPr="00000000" w14:paraId="00001B99">
      <w:pPr>
        <w:spacing w:after="240" w:before="240" w:lineRule="auto"/>
        <w:jc w:val="right"/>
        <w:rPr>
          <w:rFonts w:ascii="Courier" w:cs="Courier" w:eastAsia="Courier" w:hAnsi="Courier"/>
          <w:b w:val="1"/>
          <w:bCs w:val="1"/>
          <w:sz w:val="26"/>
          <w:szCs w:val="26"/>
        </w:rPr>
      </w:pPr>
      <w:r w:rsidDel="00000000" w:rsidR="00000000" w:rsidRPr="00000000">
        <w:rPr>
          <w:rFonts w:ascii="Courier" w:cs="Courier" w:eastAsia="Courier" w:hAnsi="Courier"/>
          <w:color w:val="980000"/>
          <w:sz w:val="24"/>
          <w:szCs w:val="24"/>
          <w:rtl w:val="0"/>
        </w:rPr>
        <w:t xml:space="preserve">FADE TO FLASHBACK.</w:t>
      </w:r>
      <w:r w:rsidDel="00000000" w:rsidR="00000000" w:rsidRPr="00000000">
        <w:rPr>
          <w:rFonts w:ascii="Courier" w:cs="Courier" w:eastAsia="Courier" w:hAnsi="Courier"/>
          <w:sz w:val="24"/>
          <w:szCs w:val="24"/>
          <w:rtl w:val="0"/>
        </w:rPr>
        <w:br w:type="textWrapping"/>
      </w:r>
      <w:r w:rsidDel="00000000" w:rsidR="00000000" w:rsidRPr="00000000">
        <w:rPr>
          <w:rtl w:val="0"/>
        </w:rPr>
      </w:r>
    </w:p>
    <w:p w:rsidR="00000000" w:rsidDel="00000000" w:rsidP="00000000" w:rsidRDefault="00000000" w:rsidRPr="00000000" w14:paraId="00001B9A">
      <w:pPr>
        <w:spacing w:after="240" w:before="240" w:lineRule="auto"/>
        <w:rPr>
          <w:rFonts w:ascii="Courier" w:cs="Courier" w:eastAsia="Courier" w:hAnsi="Courier"/>
          <w:b w:val="1"/>
          <w:bCs w:val="1"/>
          <w:sz w:val="26"/>
          <w:szCs w:val="26"/>
        </w:rPr>
      </w:pPr>
      <w:r w:rsidDel="00000000" w:rsidR="00000000" w:rsidRPr="00000000">
        <w:rPr>
          <w:rFonts w:ascii="Courier" w:cs="Courier" w:eastAsia="Courier" w:hAnsi="Courier"/>
          <w:b w:val="1"/>
          <w:bCs w:val="1"/>
          <w:sz w:val="26"/>
          <w:szCs w:val="26"/>
          <w:rtl w:val="0"/>
        </w:rPr>
        <w:t xml:space="preserve">FLASHBACK - EXT. PUBLIC ELEMENTARY SCHOOL - AFTERNOON</w:t>
      </w:r>
    </w:p>
    <w:p w:rsidR="00000000" w:rsidDel="00000000" w:rsidP="00000000" w:rsidRDefault="00000000" w:rsidRPr="00000000" w14:paraId="00001B9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bright afternoon sun shines over a crowded school campus.</w:t>
      </w:r>
    </w:p>
    <w:p w:rsidR="00000000" w:rsidDel="00000000" w:rsidP="00000000" w:rsidRDefault="00000000" w:rsidRPr="00000000" w14:paraId="00001B9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Children run through the gates, laughing as parents wait outside.</w:t>
      </w:r>
    </w:p>
    <w:p w:rsidR="00000000" w:rsidDel="00000000" w:rsidP="00000000" w:rsidRDefault="00000000" w:rsidRPr="00000000" w14:paraId="00001B9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YOUNG JENNIFER, around ten years old, walks out carrying a worn backpack and a rolled-up certificate.</w:t>
      </w:r>
    </w:p>
    <w:p w:rsidR="00000000" w:rsidDel="00000000" w:rsidP="00000000" w:rsidRDefault="00000000" w:rsidRPr="00000000" w14:paraId="00001B9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smiles to herself.</w:t>
      </w:r>
    </w:p>
    <w:p w:rsidR="00000000" w:rsidDel="00000000" w:rsidP="00000000" w:rsidRDefault="00000000" w:rsidRPr="00000000" w14:paraId="00001B9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Excited.</w:t>
      </w:r>
    </w:p>
    <w:p w:rsidR="00000000" w:rsidDel="00000000" w:rsidP="00000000" w:rsidRDefault="00000000" w:rsidRPr="00000000" w14:paraId="00001BA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Proud.</w:t>
      </w:r>
    </w:p>
    <w:p w:rsidR="00000000" w:rsidDel="00000000" w:rsidP="00000000" w:rsidRDefault="00000000" w:rsidRPr="00000000" w14:paraId="00001BA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scans the crowd.</w:t>
      </w:r>
    </w:p>
    <w:p w:rsidR="00000000" w:rsidDel="00000000" w:rsidP="00000000" w:rsidRDefault="00000000" w:rsidRPr="00000000" w14:paraId="00001BA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Parents hug their children.</w:t>
      </w:r>
    </w:p>
    <w:p w:rsidR="00000000" w:rsidDel="00000000" w:rsidP="00000000" w:rsidRDefault="00000000" w:rsidRPr="00000000" w14:paraId="00001BA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Some take photos.</w:t>
      </w:r>
    </w:p>
    <w:p w:rsidR="00000000" w:rsidDel="00000000" w:rsidP="00000000" w:rsidRDefault="00000000" w:rsidRPr="00000000" w14:paraId="00001BA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Others congratulate them.</w:t>
      </w:r>
    </w:p>
    <w:p w:rsidR="00000000" w:rsidDel="00000000" w:rsidP="00000000" w:rsidRDefault="00000000" w:rsidRPr="00000000" w14:paraId="00001BA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keeps looking.</w:t>
      </w:r>
    </w:p>
    <w:p w:rsidR="00000000" w:rsidDel="00000000" w:rsidP="00000000" w:rsidRDefault="00000000" w:rsidRPr="00000000" w14:paraId="00001BA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Waiting.</w:t>
      </w:r>
    </w:p>
    <w:p w:rsidR="00000000" w:rsidDel="00000000" w:rsidP="00000000" w:rsidRDefault="00000000" w:rsidRPr="00000000" w14:paraId="00001BA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smile slowly fades.</w:t>
      </w:r>
    </w:p>
    <w:p w:rsidR="00000000" w:rsidDel="00000000" w:rsidP="00000000" w:rsidRDefault="00000000" w:rsidRPr="00000000" w14:paraId="00001BA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one comes.</w:t>
      </w:r>
    </w:p>
    <w:p w:rsidR="00000000" w:rsidDel="00000000" w:rsidP="00000000" w:rsidRDefault="00000000" w:rsidRPr="00000000" w14:paraId="00001BA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looks down at the certificate in her hands.</w:t>
      </w:r>
    </w:p>
    <w:p w:rsidR="00000000" w:rsidDel="00000000" w:rsidP="00000000" w:rsidRDefault="00000000" w:rsidRPr="00000000" w14:paraId="00001BA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Across the school gate...</w:t>
      </w:r>
    </w:p>
    <w:p w:rsidR="00000000" w:rsidDel="00000000" w:rsidP="00000000" w:rsidRDefault="00000000" w:rsidRPr="00000000" w14:paraId="00001BA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notices her mother rushing toward her.</w:t>
      </w:r>
    </w:p>
    <w:p w:rsidR="00000000" w:rsidDel="00000000" w:rsidP="00000000" w:rsidRDefault="00000000" w:rsidRPr="00000000" w14:paraId="00001BA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Still wearing her work uniform.</w:t>
      </w:r>
    </w:p>
    <w:p w:rsidR="00000000" w:rsidDel="00000000" w:rsidP="00000000" w:rsidRDefault="00000000" w:rsidRPr="00000000" w14:paraId="00001BA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Hair slightly messy.</w:t>
      </w:r>
    </w:p>
    <w:p w:rsidR="00000000" w:rsidDel="00000000" w:rsidP="00000000" w:rsidRDefault="00000000" w:rsidRPr="00000000" w14:paraId="00001BA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Clearly exhausted.</w:t>
      </w:r>
    </w:p>
    <w:p w:rsidR="00000000" w:rsidDel="00000000" w:rsidP="00000000" w:rsidRDefault="00000000" w:rsidRPr="00000000" w14:paraId="00001BAF">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JENNIFER'S MOTHER</w:t>
      </w:r>
    </w:p>
    <w:p w:rsidR="00000000" w:rsidDel="00000000" w:rsidP="00000000" w:rsidRDefault="00000000" w:rsidRPr="00000000" w14:paraId="00001BB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w:t>
      </w:r>
    </w:p>
    <w:p w:rsidR="00000000" w:rsidDel="00000000" w:rsidP="00000000" w:rsidRDefault="00000000" w:rsidRPr="00000000" w14:paraId="00001BB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Pasensya ka na, anak.</w:t>
      </w:r>
    </w:p>
    <w:p w:rsidR="00000000" w:rsidDel="00000000" w:rsidP="00000000" w:rsidRDefault="00000000" w:rsidRPr="00000000" w14:paraId="00001BB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Na-late si Mama.</w:t>
      </w:r>
    </w:p>
    <w:p w:rsidR="00000000" w:rsidDel="00000000" w:rsidP="00000000" w:rsidRDefault="00000000" w:rsidRPr="00000000" w14:paraId="00001BB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(YOUNG JENNIFER quickly shakes her head.)</w:t>
      </w:r>
    </w:p>
    <w:p w:rsidR="00000000" w:rsidDel="00000000" w:rsidP="00000000" w:rsidRDefault="00000000" w:rsidRPr="00000000" w14:paraId="00001BB4">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1BB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Okay lang po.</w:t>
      </w:r>
    </w:p>
    <w:p w:rsidR="00000000" w:rsidDel="00000000" w:rsidP="00000000" w:rsidRDefault="00000000" w:rsidRPr="00000000" w14:paraId="00001BB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mother smiles apologetically.)</w:t>
      </w:r>
    </w:p>
    <w:p w:rsidR="00000000" w:rsidDel="00000000" w:rsidP="00000000" w:rsidRDefault="00000000" w:rsidRPr="00000000" w14:paraId="00001BB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kneels and gently brushes JENNIFER's hair behind her ear.</w:t>
      </w:r>
    </w:p>
    <w:p w:rsidR="00000000" w:rsidDel="00000000" w:rsidP="00000000" w:rsidRDefault="00000000" w:rsidRPr="00000000" w14:paraId="00001BB8">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MOTHER</w:t>
      </w:r>
    </w:p>
    <w:p w:rsidR="00000000" w:rsidDel="00000000" w:rsidP="00000000" w:rsidRDefault="00000000" w:rsidRPr="00000000" w14:paraId="00001BB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Congratulations.</w:t>
      </w:r>
    </w:p>
    <w:p w:rsidR="00000000" w:rsidDel="00000000" w:rsidP="00000000" w:rsidRDefault="00000000" w:rsidRPr="00000000" w14:paraId="00001BB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Alam kong pinaghirapan mo 'yan.</w:t>
      </w:r>
    </w:p>
    <w:p w:rsidR="00000000" w:rsidDel="00000000" w:rsidP="00000000" w:rsidRDefault="00000000" w:rsidRPr="00000000" w14:paraId="00001BB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looks at the certificate.)</w:t>
      </w:r>
    </w:p>
    <w:p w:rsidR="00000000" w:rsidDel="00000000" w:rsidP="00000000" w:rsidRDefault="00000000" w:rsidRPr="00000000" w14:paraId="00001BB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smile slowly fades.</w:t>
      </w:r>
    </w:p>
    <w:p w:rsidR="00000000" w:rsidDel="00000000" w:rsidP="00000000" w:rsidRDefault="00000000" w:rsidRPr="00000000" w14:paraId="00001BBD">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MOTHER (CONT'D)</w:t>
      </w:r>
    </w:p>
    <w:p w:rsidR="00000000" w:rsidDel="00000000" w:rsidP="00000000" w:rsidRDefault="00000000" w:rsidRPr="00000000" w14:paraId="00001BB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Anak...</w:t>
      </w:r>
    </w:p>
    <w:p w:rsidR="00000000" w:rsidDel="00000000" w:rsidP="00000000" w:rsidRDefault="00000000" w:rsidRPr="00000000" w14:paraId="00001BB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Kung pwede lang...</w:t>
      </w:r>
    </w:p>
    <w:p w:rsidR="00000000" w:rsidDel="00000000" w:rsidP="00000000" w:rsidRDefault="00000000" w:rsidRPr="00000000" w14:paraId="00001BC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Sana mas marami pa akong oras para sa'yo.</w:t>
      </w:r>
    </w:p>
    <w:p w:rsidR="00000000" w:rsidDel="00000000" w:rsidP="00000000" w:rsidRDefault="00000000" w:rsidRPr="00000000" w14:paraId="00001BC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(YOUNG JENNIFER smiles.)</w:t>
      </w:r>
    </w:p>
    <w:p w:rsidR="00000000" w:rsidDel="00000000" w:rsidP="00000000" w:rsidRDefault="00000000" w:rsidRPr="00000000" w14:paraId="00001BC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Trying to comfort her instead.</w:t>
      </w:r>
    </w:p>
    <w:p w:rsidR="00000000" w:rsidDel="00000000" w:rsidP="00000000" w:rsidRDefault="00000000" w:rsidRPr="00000000" w14:paraId="00001BC3">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1BC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Okay lang po, Ma.</w:t>
      </w:r>
    </w:p>
    <w:p w:rsidR="00000000" w:rsidDel="00000000" w:rsidP="00000000" w:rsidRDefault="00000000" w:rsidRPr="00000000" w14:paraId="00001BC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Paglaki ko...</w:t>
      </w:r>
    </w:p>
    <w:p w:rsidR="00000000" w:rsidDel="00000000" w:rsidP="00000000" w:rsidRDefault="00000000" w:rsidRPr="00000000" w14:paraId="00001BC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Ako naman.</w:t>
      </w:r>
    </w:p>
    <w:p w:rsidR="00000000" w:rsidDel="00000000" w:rsidP="00000000" w:rsidRDefault="00000000" w:rsidRPr="00000000" w14:paraId="00001BC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Ako mag-aalaga sa inyo.</w:t>
      </w:r>
    </w:p>
    <w:p w:rsidR="00000000" w:rsidDel="00000000" w:rsidP="00000000" w:rsidRDefault="00000000" w:rsidRPr="00000000" w14:paraId="00001BC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mother hugs her tightly.)</w:t>
      </w:r>
    </w:p>
    <w:p w:rsidR="00000000" w:rsidDel="00000000" w:rsidP="00000000" w:rsidRDefault="00000000" w:rsidRPr="00000000" w14:paraId="00001BC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quietly hugs back.)</w:t>
      </w:r>
    </w:p>
    <w:p w:rsidR="00000000" w:rsidDel="00000000" w:rsidP="00000000" w:rsidRDefault="00000000" w:rsidRPr="00000000" w14:paraId="00001BCA">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CB">
      <w:pPr>
        <w:pStyle w:val="Heading3"/>
        <w:keepNext w:val="0"/>
        <w:keepLines w:val="0"/>
        <w:spacing w:before="280" w:lineRule="auto"/>
        <w:rPr>
          <w:rFonts w:ascii="Courier" w:cs="Courier" w:eastAsia="Courier" w:hAnsi="Courier"/>
          <w:b w:val="1"/>
          <w:bCs w:val="1"/>
          <w:color w:val="000000"/>
          <w:sz w:val="26"/>
          <w:szCs w:val="26"/>
        </w:rPr>
      </w:pPr>
      <w:bookmarkStart w:colFirst="0" w:colLast="0" w:name="_9fjnaaxiqmzw" w:id="171"/>
      <w:bookmarkEnd w:id="171"/>
      <w:r w:rsidDel="00000000" w:rsidR="00000000" w:rsidRPr="00000000">
        <w:rPr>
          <w:rFonts w:ascii="Courier" w:cs="Courier" w:eastAsia="Courier" w:hAnsi="Courier"/>
          <w:b w:val="1"/>
          <w:bCs w:val="1"/>
          <w:color w:val="000000"/>
          <w:sz w:val="26"/>
          <w:szCs w:val="26"/>
          <w:rtl w:val="0"/>
        </w:rPr>
        <w:t xml:space="preserve">MONTAGE - PASSAGE OF TIME</w:t>
      </w:r>
    </w:p>
    <w:p w:rsidR="00000000" w:rsidDel="00000000" w:rsidP="00000000" w:rsidRDefault="00000000" w:rsidRPr="00000000" w14:paraId="00001BC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calendar flips.</w:t>
      </w:r>
    </w:p>
    <w:p w:rsidR="00000000" w:rsidDel="00000000" w:rsidP="00000000" w:rsidRDefault="00000000" w:rsidRPr="00000000" w14:paraId="00001BC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teenage JENNIFER studies beneath a dim light.</w:t>
      </w:r>
    </w:p>
    <w:p w:rsidR="00000000" w:rsidDel="00000000" w:rsidP="00000000" w:rsidRDefault="00000000" w:rsidRPr="00000000" w14:paraId="00001BC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helps her younger siblings with homework.</w:t>
      </w:r>
    </w:p>
    <w:p w:rsidR="00000000" w:rsidDel="00000000" w:rsidP="00000000" w:rsidRDefault="00000000" w:rsidRPr="00000000" w14:paraId="00001BC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works part-time after class.</w:t>
      </w:r>
    </w:p>
    <w:p w:rsidR="00000000" w:rsidDel="00000000" w:rsidP="00000000" w:rsidRDefault="00000000" w:rsidRPr="00000000" w14:paraId="00001BD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falls asleep over piles of reviewers.</w:t>
      </w:r>
    </w:p>
    <w:p w:rsidR="00000000" w:rsidDel="00000000" w:rsidP="00000000" w:rsidRDefault="00000000" w:rsidRPr="00000000" w14:paraId="00001BD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report cards continue showing high grades.</w:t>
      </w:r>
    </w:p>
    <w:p w:rsidR="00000000" w:rsidDel="00000000" w:rsidP="00000000" w:rsidRDefault="00000000" w:rsidRPr="00000000" w14:paraId="00001BD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declines invitations from friends.</w:t>
      </w:r>
    </w:p>
    <w:p w:rsidR="00000000" w:rsidDel="00000000" w:rsidP="00000000" w:rsidRDefault="00000000" w:rsidRPr="00000000" w14:paraId="00001BD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chooses responsibility over everything else.</w:t>
        <w:br w:type="textWrapping"/>
      </w:r>
    </w:p>
    <w:p w:rsidR="00000000" w:rsidDel="00000000" w:rsidP="00000000" w:rsidRDefault="00000000" w:rsidRPr="00000000" w14:paraId="00001BD4">
      <w:pPr>
        <w:pStyle w:val="Heading3"/>
        <w:keepNext w:val="0"/>
        <w:keepLines w:val="0"/>
        <w:spacing w:before="280" w:lineRule="auto"/>
        <w:rPr>
          <w:rFonts w:ascii="Courier" w:cs="Courier" w:eastAsia="Courier" w:hAnsi="Courier"/>
          <w:b w:val="1"/>
          <w:bCs w:val="1"/>
          <w:color w:val="000000"/>
          <w:sz w:val="26"/>
          <w:szCs w:val="26"/>
        </w:rPr>
      </w:pPr>
      <w:bookmarkStart w:colFirst="0" w:colLast="0" w:name="_5cfmkl3aq3oq" w:id="172"/>
      <w:bookmarkEnd w:id="172"/>
      <w:r w:rsidDel="00000000" w:rsidR="00000000" w:rsidRPr="00000000">
        <w:rPr>
          <w:rFonts w:ascii="Courier" w:cs="Courier" w:eastAsia="Courier" w:hAnsi="Courier"/>
          <w:b w:val="1"/>
          <w:bCs w:val="1"/>
          <w:color w:val="000000"/>
          <w:sz w:val="26"/>
          <w:szCs w:val="26"/>
          <w:rtl w:val="0"/>
        </w:rPr>
        <w:t xml:space="preserve">INT. COLLEGE CLASSROOM - DAY</w:t>
      </w:r>
    </w:p>
    <w:p w:rsidR="00000000" w:rsidDel="00000000" w:rsidP="00000000" w:rsidRDefault="00000000" w:rsidRPr="00000000" w14:paraId="00001BD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now in college, sits quietly in the front row.</w:t>
      </w:r>
    </w:p>
    <w:p w:rsidR="00000000" w:rsidDel="00000000" w:rsidP="00000000" w:rsidRDefault="00000000" w:rsidRPr="00000000" w14:paraId="00001BD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professor hands back exam papers.</w:t>
      </w:r>
    </w:p>
    <w:p w:rsidR="00000000" w:rsidDel="00000000" w:rsidP="00000000" w:rsidRDefault="00000000" w:rsidRPr="00000000" w14:paraId="00001BD7">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PROFESSOR</w:t>
      </w:r>
    </w:p>
    <w:p w:rsidR="00000000" w:rsidDel="00000000" w:rsidP="00000000" w:rsidRDefault="00000000" w:rsidRPr="00000000" w14:paraId="00001BD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Highest score.</w:t>
      </w:r>
    </w:p>
    <w:p w:rsidR="00000000" w:rsidDel="00000000" w:rsidP="00000000" w:rsidRDefault="00000000" w:rsidRPr="00000000" w14:paraId="00001BD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[MAIDEN NAME].</w:t>
      </w:r>
    </w:p>
    <w:p w:rsidR="00000000" w:rsidDel="00000000" w:rsidP="00000000" w:rsidRDefault="00000000" w:rsidRPr="00000000" w14:paraId="00001BD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class applauds politely.)</w:t>
      </w:r>
    </w:p>
    <w:p w:rsidR="00000000" w:rsidDel="00000000" w:rsidP="00000000" w:rsidRDefault="00000000" w:rsidRPr="00000000" w14:paraId="00001BD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smiles.</w:t>
      </w:r>
    </w:p>
    <w:p w:rsidR="00000000" w:rsidDel="00000000" w:rsidP="00000000" w:rsidRDefault="00000000" w:rsidRPr="00000000" w14:paraId="00001BD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only briefly.</w:t>
      </w:r>
    </w:p>
    <w:p w:rsidR="00000000" w:rsidDel="00000000" w:rsidP="00000000" w:rsidRDefault="00000000" w:rsidRPr="00000000" w14:paraId="00001BD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After class...</w:t>
      </w:r>
    </w:p>
    <w:p w:rsidR="00000000" w:rsidDel="00000000" w:rsidP="00000000" w:rsidRDefault="00000000" w:rsidRPr="00000000" w14:paraId="00001BD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Several classmates celebrate together.</w:t>
      </w:r>
    </w:p>
    <w:p w:rsidR="00000000" w:rsidDel="00000000" w:rsidP="00000000" w:rsidRDefault="00000000" w:rsidRPr="00000000" w14:paraId="00001BD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watches from a distance.</w:t>
      </w:r>
    </w:p>
    <w:p w:rsidR="00000000" w:rsidDel="00000000" w:rsidP="00000000" w:rsidRDefault="00000000" w:rsidRPr="00000000" w14:paraId="00001BE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quietly packs her bag instead.</w:t>
      </w:r>
    </w:p>
    <w:p w:rsidR="00000000" w:rsidDel="00000000" w:rsidP="00000000" w:rsidRDefault="00000000" w:rsidRPr="00000000" w14:paraId="00001BE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classmate approaches.)</w:t>
      </w:r>
    </w:p>
    <w:p w:rsidR="00000000" w:rsidDel="00000000" w:rsidP="00000000" w:rsidRDefault="00000000" w:rsidRPr="00000000" w14:paraId="00001BE2">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CLASSMATE</w:t>
      </w:r>
    </w:p>
    <w:p w:rsidR="00000000" w:rsidDel="00000000" w:rsidP="00000000" w:rsidRDefault="00000000" w:rsidRPr="00000000" w14:paraId="00001BE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w:t>
      </w:r>
    </w:p>
    <w:p w:rsidR="00000000" w:rsidDel="00000000" w:rsidP="00000000" w:rsidRDefault="00000000" w:rsidRPr="00000000" w14:paraId="00001BE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Sama ka naman.</w:t>
      </w:r>
    </w:p>
    <w:p w:rsidR="00000000" w:rsidDel="00000000" w:rsidP="00000000" w:rsidRDefault="00000000" w:rsidRPr="00000000" w14:paraId="00001BE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Labas tayo.</w:t>
      </w:r>
    </w:p>
    <w:p w:rsidR="00000000" w:rsidDel="00000000" w:rsidP="00000000" w:rsidRDefault="00000000" w:rsidRPr="00000000" w14:paraId="00001BE6">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1BE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Next time na lang.</w:t>
      </w:r>
    </w:p>
    <w:p w:rsidR="00000000" w:rsidDel="00000000" w:rsidP="00000000" w:rsidRDefault="00000000" w:rsidRPr="00000000" w14:paraId="00001BE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uuwian pa ako.</w:t>
      </w:r>
    </w:p>
    <w:p w:rsidR="00000000" w:rsidDel="00000000" w:rsidP="00000000" w:rsidRDefault="00000000" w:rsidRPr="00000000" w14:paraId="00001BE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classmate nods before leaving.)</w:t>
      </w:r>
    </w:p>
    <w:p w:rsidR="00000000" w:rsidDel="00000000" w:rsidP="00000000" w:rsidRDefault="00000000" w:rsidRPr="00000000" w14:paraId="00001BE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watches them go.</w:t>
      </w:r>
    </w:p>
    <w:p w:rsidR="00000000" w:rsidDel="00000000" w:rsidP="00000000" w:rsidRDefault="00000000" w:rsidRPr="00000000" w14:paraId="00001BE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walks in the opposite direction.</w:t>
      </w:r>
    </w:p>
    <w:p w:rsidR="00000000" w:rsidDel="00000000" w:rsidP="00000000" w:rsidRDefault="00000000" w:rsidRPr="00000000" w14:paraId="00001BEC">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ED">
      <w:pPr>
        <w:pStyle w:val="Heading3"/>
        <w:keepNext w:val="0"/>
        <w:keepLines w:val="0"/>
        <w:spacing w:before="280" w:lineRule="auto"/>
        <w:rPr>
          <w:rFonts w:ascii="Courier" w:cs="Courier" w:eastAsia="Courier" w:hAnsi="Courier"/>
          <w:b w:val="1"/>
          <w:bCs w:val="1"/>
          <w:color w:val="000000"/>
          <w:sz w:val="26"/>
          <w:szCs w:val="26"/>
        </w:rPr>
      </w:pPr>
      <w:bookmarkStart w:colFirst="0" w:colLast="0" w:name="_7676mxdcyaw" w:id="173"/>
      <w:bookmarkEnd w:id="173"/>
      <w:r w:rsidDel="00000000" w:rsidR="00000000" w:rsidRPr="00000000">
        <w:rPr>
          <w:rFonts w:ascii="Courier" w:cs="Courier" w:eastAsia="Courier" w:hAnsi="Courier"/>
          <w:b w:val="1"/>
          <w:bCs w:val="1"/>
          <w:color w:val="000000"/>
          <w:sz w:val="26"/>
          <w:szCs w:val="26"/>
          <w:rtl w:val="0"/>
        </w:rPr>
        <w:t xml:space="preserve">INT. SMALL FAMILY HOME - NIGHT</w:t>
      </w:r>
    </w:p>
    <w:p w:rsidR="00000000" w:rsidDel="00000000" w:rsidP="00000000" w:rsidRDefault="00000000" w:rsidRPr="00000000" w14:paraId="00001BE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enters carrying groceries.</w:t>
      </w:r>
    </w:p>
    <w:p w:rsidR="00000000" w:rsidDel="00000000" w:rsidP="00000000" w:rsidRDefault="00000000" w:rsidRPr="00000000" w14:paraId="00001BE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mother coughs softly while preparing dinner.</w:t>
      </w:r>
    </w:p>
    <w:p w:rsidR="00000000" w:rsidDel="00000000" w:rsidP="00000000" w:rsidRDefault="00000000" w:rsidRPr="00000000" w14:paraId="00001BF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immediately takes the grocery bags.)</w:t>
      </w:r>
    </w:p>
    <w:p w:rsidR="00000000" w:rsidDel="00000000" w:rsidP="00000000" w:rsidRDefault="00000000" w:rsidRPr="00000000" w14:paraId="00001BF1">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1BF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w:t>
      </w:r>
    </w:p>
    <w:p w:rsidR="00000000" w:rsidDel="00000000" w:rsidP="00000000" w:rsidRDefault="00000000" w:rsidRPr="00000000" w14:paraId="00001BF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Ako na rito.</w:t>
      </w:r>
    </w:p>
    <w:p w:rsidR="00000000" w:rsidDel="00000000" w:rsidP="00000000" w:rsidRDefault="00000000" w:rsidRPr="00000000" w14:paraId="00001BF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Magpahinga ka muna.</w:t>
      </w:r>
    </w:p>
    <w:p w:rsidR="00000000" w:rsidDel="00000000" w:rsidP="00000000" w:rsidRDefault="00000000" w:rsidRPr="00000000" w14:paraId="00001BF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mother smiles.)</w:t>
      </w:r>
    </w:p>
    <w:p w:rsidR="00000000" w:rsidDel="00000000" w:rsidP="00000000" w:rsidRDefault="00000000" w:rsidRPr="00000000" w14:paraId="00001BF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Proud.</w:t>
      </w:r>
    </w:p>
    <w:p w:rsidR="00000000" w:rsidDel="00000000" w:rsidP="00000000" w:rsidRDefault="00000000" w:rsidRPr="00000000" w14:paraId="00001BF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tired.</w:t>
      </w:r>
    </w:p>
    <w:p w:rsidR="00000000" w:rsidDel="00000000" w:rsidP="00000000" w:rsidRDefault="00000000" w:rsidRPr="00000000" w14:paraId="00001BF8">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F9">
      <w:pPr>
        <w:pStyle w:val="Heading3"/>
        <w:keepNext w:val="0"/>
        <w:keepLines w:val="0"/>
        <w:spacing w:before="280" w:lineRule="auto"/>
        <w:rPr>
          <w:rFonts w:ascii="Courier" w:cs="Courier" w:eastAsia="Courier" w:hAnsi="Courier"/>
          <w:b w:val="1"/>
          <w:bCs w:val="1"/>
          <w:color w:val="000000"/>
          <w:sz w:val="26"/>
          <w:szCs w:val="26"/>
        </w:rPr>
      </w:pPr>
      <w:bookmarkStart w:colFirst="0" w:colLast="0" w:name="_9n2my4df4297" w:id="174"/>
      <w:bookmarkEnd w:id="174"/>
      <w:r w:rsidDel="00000000" w:rsidR="00000000" w:rsidRPr="00000000">
        <w:rPr>
          <w:rFonts w:ascii="Courier" w:cs="Courier" w:eastAsia="Courier" w:hAnsi="Courier"/>
          <w:b w:val="1"/>
          <w:bCs w:val="1"/>
          <w:color w:val="000000"/>
          <w:sz w:val="26"/>
          <w:szCs w:val="26"/>
          <w:rtl w:val="0"/>
        </w:rPr>
        <w:t xml:space="preserve">MONTAGE</w:t>
      </w:r>
    </w:p>
    <w:p w:rsidR="00000000" w:rsidDel="00000000" w:rsidP="00000000" w:rsidRDefault="00000000" w:rsidRPr="00000000" w14:paraId="00001BF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studies.</w:t>
      </w:r>
    </w:p>
    <w:p w:rsidR="00000000" w:rsidDel="00000000" w:rsidP="00000000" w:rsidRDefault="00000000" w:rsidRPr="00000000" w14:paraId="00001BF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works.</w:t>
      </w:r>
    </w:p>
    <w:p w:rsidR="00000000" w:rsidDel="00000000" w:rsidP="00000000" w:rsidRDefault="00000000" w:rsidRPr="00000000" w14:paraId="00001BF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graduates.</w:t>
      </w:r>
    </w:p>
    <w:p w:rsidR="00000000" w:rsidDel="00000000" w:rsidP="00000000" w:rsidRDefault="00000000" w:rsidRPr="00000000" w14:paraId="00001BF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mother proudly watches from the audience.</w:t>
      </w:r>
    </w:p>
    <w:p w:rsidR="00000000" w:rsidDel="00000000" w:rsidP="00000000" w:rsidRDefault="00000000" w:rsidRPr="00000000" w14:paraId="00001BF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holds her diploma tightly.</w:t>
      </w:r>
    </w:p>
    <w:p w:rsidR="00000000" w:rsidDel="00000000" w:rsidP="00000000" w:rsidRDefault="00000000" w:rsidRPr="00000000" w14:paraId="00001BF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Tears well in her eyes.</w:t>
      </w:r>
    </w:p>
    <w:p w:rsidR="00000000" w:rsidDel="00000000" w:rsidP="00000000" w:rsidRDefault="00000000" w:rsidRPr="00000000" w14:paraId="00001C0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because she finished.</w:t>
      </w:r>
    </w:p>
    <w:p w:rsidR="00000000" w:rsidDel="00000000" w:rsidP="00000000" w:rsidRDefault="00000000" w:rsidRPr="00000000" w14:paraId="00001C0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Because she finally kept her promise.</w:t>
      </w:r>
    </w:p>
    <w:p w:rsidR="00000000" w:rsidDel="00000000" w:rsidP="00000000" w:rsidRDefault="00000000" w:rsidRPr="00000000" w14:paraId="00001C02">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03">
      <w:pPr>
        <w:pStyle w:val="Heading3"/>
        <w:keepNext w:val="0"/>
        <w:keepLines w:val="0"/>
        <w:spacing w:before="280" w:lineRule="auto"/>
        <w:rPr>
          <w:rFonts w:ascii="Courier" w:cs="Courier" w:eastAsia="Courier" w:hAnsi="Courier"/>
          <w:b w:val="1"/>
          <w:bCs w:val="1"/>
          <w:color w:val="000000"/>
          <w:sz w:val="26"/>
          <w:szCs w:val="26"/>
        </w:rPr>
      </w:pPr>
      <w:bookmarkStart w:colFirst="0" w:colLast="0" w:name="_xvklwh3lqgj1" w:id="175"/>
      <w:bookmarkEnd w:id="175"/>
      <w:r w:rsidDel="00000000" w:rsidR="00000000" w:rsidRPr="00000000">
        <w:rPr>
          <w:rFonts w:ascii="Courier" w:cs="Courier" w:eastAsia="Courier" w:hAnsi="Courier"/>
          <w:b w:val="1"/>
          <w:bCs w:val="1"/>
          <w:color w:val="000000"/>
          <w:sz w:val="26"/>
          <w:szCs w:val="26"/>
          <w:rtl w:val="0"/>
        </w:rPr>
        <w:t xml:space="preserve">FLASHBACK - EXT. UNIVERSITY CAMPUS - DAY</w:t>
      </w:r>
    </w:p>
    <w:p w:rsidR="00000000" w:rsidDel="00000000" w:rsidP="00000000" w:rsidRDefault="00000000" w:rsidRPr="00000000" w14:paraId="00001C0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Years later.</w:t>
      </w:r>
    </w:p>
    <w:p w:rsidR="00000000" w:rsidDel="00000000" w:rsidP="00000000" w:rsidRDefault="00000000" w:rsidRPr="00000000" w14:paraId="00001C0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and a younger RICARDO walk across campus.</w:t>
      </w:r>
    </w:p>
    <w:p w:rsidR="00000000" w:rsidDel="00000000" w:rsidP="00000000" w:rsidRDefault="00000000" w:rsidRPr="00000000" w14:paraId="00001C0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Both wearing company IDs.</w:t>
      </w:r>
    </w:p>
    <w:p w:rsidR="00000000" w:rsidDel="00000000" w:rsidP="00000000" w:rsidRDefault="00000000" w:rsidRPr="00000000" w14:paraId="00001C0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Recently employed.</w:t>
      </w:r>
    </w:p>
    <w:p w:rsidR="00000000" w:rsidDel="00000000" w:rsidP="00000000" w:rsidRDefault="00000000" w:rsidRPr="00000000" w14:paraId="00001C0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Laughing together.</w:t>
      </w:r>
    </w:p>
    <w:p w:rsidR="00000000" w:rsidDel="00000000" w:rsidP="00000000" w:rsidRDefault="00000000" w:rsidRPr="00000000" w14:paraId="00001C09">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C0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Alam mo...</w:t>
      </w:r>
    </w:p>
    <w:p w:rsidR="00000000" w:rsidDel="00000000" w:rsidP="00000000" w:rsidRDefault="00000000" w:rsidRPr="00000000" w14:paraId="00001C0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Ngayon lang nagsi-sink in.</w:t>
      </w:r>
    </w:p>
    <w:p w:rsidR="00000000" w:rsidDel="00000000" w:rsidP="00000000" w:rsidRDefault="00000000" w:rsidRPr="00000000" w14:paraId="00001C0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Graduate na talaga tayo.</w:t>
      </w:r>
    </w:p>
    <w:p w:rsidR="00000000" w:rsidDel="00000000" w:rsidP="00000000" w:rsidRDefault="00000000" w:rsidRPr="00000000" w14:paraId="00001C0D">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1C0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Oo nga.</w:t>
      </w:r>
    </w:p>
    <w:p w:rsidR="00000000" w:rsidDel="00000000" w:rsidP="00000000" w:rsidRDefault="00000000" w:rsidRPr="00000000" w14:paraId="00001C0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Ang bilis.</w:t>
      </w:r>
    </w:p>
    <w:p w:rsidR="00000000" w:rsidDel="00000000" w:rsidP="00000000" w:rsidRDefault="00000000" w:rsidRPr="00000000" w14:paraId="00001C1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smiles.)</w:t>
      </w:r>
    </w:p>
    <w:p w:rsidR="00000000" w:rsidDel="00000000" w:rsidP="00000000" w:rsidRDefault="00000000" w:rsidRPr="00000000" w14:paraId="00001C11">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C1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Ano'ng una mong bibilhin sa first salary mo?</w:t>
      </w:r>
    </w:p>
    <w:p w:rsidR="00000000" w:rsidDel="00000000" w:rsidP="00000000" w:rsidRDefault="00000000" w:rsidRPr="00000000" w14:paraId="00001C1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doesn't hesitate.)</w:t>
      </w:r>
    </w:p>
    <w:p w:rsidR="00000000" w:rsidDel="00000000" w:rsidP="00000000" w:rsidRDefault="00000000" w:rsidRPr="00000000" w14:paraId="00001C14">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1C1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Para kay Mama.</w:t>
      </w:r>
    </w:p>
    <w:p w:rsidR="00000000" w:rsidDel="00000000" w:rsidP="00000000" w:rsidRDefault="00000000" w:rsidRPr="00000000" w14:paraId="00001C1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chuckles.)</w:t>
      </w:r>
    </w:p>
    <w:p w:rsidR="00000000" w:rsidDel="00000000" w:rsidP="00000000" w:rsidRDefault="00000000" w:rsidRPr="00000000" w14:paraId="00001C17">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C1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Syempre.</w:t>
      </w:r>
    </w:p>
    <w:p w:rsidR="00000000" w:rsidDel="00000000" w:rsidP="00000000" w:rsidRDefault="00000000" w:rsidRPr="00000000" w14:paraId="00001C1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smiles warmly.)</w:t>
      </w:r>
    </w:p>
    <w:p w:rsidR="00000000" w:rsidDel="00000000" w:rsidP="00000000" w:rsidRDefault="00000000" w:rsidRPr="00000000" w14:paraId="00001C1A">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1B">
      <w:pPr>
        <w:pStyle w:val="Heading3"/>
        <w:keepNext w:val="0"/>
        <w:keepLines w:val="0"/>
        <w:spacing w:before="280" w:lineRule="auto"/>
        <w:rPr>
          <w:rFonts w:ascii="Courier" w:cs="Courier" w:eastAsia="Courier" w:hAnsi="Courier"/>
          <w:b w:val="1"/>
          <w:bCs w:val="1"/>
          <w:color w:val="000000"/>
          <w:sz w:val="26"/>
          <w:szCs w:val="26"/>
        </w:rPr>
      </w:pPr>
      <w:bookmarkStart w:colFirst="0" w:colLast="0" w:name="_5rt2w7xeiln2" w:id="176"/>
      <w:bookmarkEnd w:id="176"/>
      <w:r w:rsidDel="00000000" w:rsidR="00000000" w:rsidRPr="00000000">
        <w:rPr>
          <w:rFonts w:ascii="Courier" w:cs="Courier" w:eastAsia="Courier" w:hAnsi="Courier"/>
          <w:b w:val="1"/>
          <w:bCs w:val="1"/>
          <w:color w:val="000000"/>
          <w:sz w:val="26"/>
          <w:szCs w:val="26"/>
          <w:rtl w:val="0"/>
        </w:rPr>
        <w:t xml:space="preserve">INT. ILAGAN HOUSE - YEARS LATER - NIGHT</w:t>
      </w:r>
    </w:p>
    <w:p w:rsidR="00000000" w:rsidDel="00000000" w:rsidP="00000000" w:rsidRDefault="00000000" w:rsidRPr="00000000" w14:paraId="00001C1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much younger MAYA, around six years old, sits at the dining table.</w:t>
      </w:r>
    </w:p>
    <w:p w:rsidR="00000000" w:rsidDel="00000000" w:rsidP="00000000" w:rsidRDefault="00000000" w:rsidRPr="00000000" w14:paraId="00001C1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Crayons scattered everywhere.</w:t>
      </w:r>
    </w:p>
    <w:p w:rsidR="00000000" w:rsidDel="00000000" w:rsidP="00000000" w:rsidRDefault="00000000" w:rsidRPr="00000000" w14:paraId="00001C1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Sheets of paper covered in colorful drawings.</w:t>
      </w:r>
    </w:p>
    <w:p w:rsidR="00000000" w:rsidDel="00000000" w:rsidP="00000000" w:rsidRDefault="00000000" w:rsidRPr="00000000" w14:paraId="00001C1F">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MAYA</w:t>
      </w:r>
    </w:p>
    <w:p w:rsidR="00000000" w:rsidDel="00000000" w:rsidP="00000000" w:rsidRDefault="00000000" w:rsidRPr="00000000" w14:paraId="00001C2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Mama!</w:t>
      </w:r>
    </w:p>
    <w:p w:rsidR="00000000" w:rsidDel="00000000" w:rsidP="00000000" w:rsidRDefault="00000000" w:rsidRPr="00000000" w14:paraId="00001C2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Tingnan mo!</w:t>
      </w:r>
    </w:p>
    <w:p w:rsidR="00000000" w:rsidDel="00000000" w:rsidP="00000000" w:rsidRDefault="00000000" w:rsidRPr="00000000" w14:paraId="00001C2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walks over.)</w:t>
      </w:r>
    </w:p>
    <w:p w:rsidR="00000000" w:rsidDel="00000000" w:rsidP="00000000" w:rsidRDefault="00000000" w:rsidRPr="00000000" w14:paraId="00001C2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kneels beside MAYA.</w:t>
      </w:r>
    </w:p>
    <w:p w:rsidR="00000000" w:rsidDel="00000000" w:rsidP="00000000" w:rsidRDefault="00000000" w:rsidRPr="00000000" w14:paraId="00001C24">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1C2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Wow...</w:t>
      </w:r>
    </w:p>
    <w:p w:rsidR="00000000" w:rsidDel="00000000" w:rsidP="00000000" w:rsidRDefault="00000000" w:rsidRPr="00000000" w14:paraId="00001C2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Ikaw gumawa nito?</w:t>
      </w:r>
    </w:p>
    <w:p w:rsidR="00000000" w:rsidDel="00000000" w:rsidP="00000000" w:rsidRDefault="00000000" w:rsidRPr="00000000" w14:paraId="00001C2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(YOUNG MAYA nods excitedly.)</w:t>
      </w:r>
    </w:p>
    <w:p w:rsidR="00000000" w:rsidDel="00000000" w:rsidP="00000000" w:rsidRDefault="00000000" w:rsidRPr="00000000" w14:paraId="00001C28">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MAYA</w:t>
      </w:r>
    </w:p>
    <w:p w:rsidR="00000000" w:rsidDel="00000000" w:rsidP="00000000" w:rsidRDefault="00000000" w:rsidRPr="00000000" w14:paraId="00001C2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Opo!</w:t>
      </w:r>
    </w:p>
    <w:p w:rsidR="00000000" w:rsidDel="00000000" w:rsidP="00000000" w:rsidRDefault="00000000" w:rsidRPr="00000000" w14:paraId="00001C2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Gusto ko maging artist paglaki!</w:t>
      </w:r>
    </w:p>
    <w:p w:rsidR="00000000" w:rsidDel="00000000" w:rsidP="00000000" w:rsidRDefault="00000000" w:rsidRPr="00000000" w14:paraId="00001C2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laughs softly.)</w:t>
      </w:r>
    </w:p>
    <w:p w:rsidR="00000000" w:rsidDel="00000000" w:rsidP="00000000" w:rsidRDefault="00000000" w:rsidRPr="00000000" w14:paraId="00001C2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gently pinches MAYA's cheek.</w:t>
      </w:r>
    </w:p>
    <w:p w:rsidR="00000000" w:rsidDel="00000000" w:rsidP="00000000" w:rsidRDefault="00000000" w:rsidRPr="00000000" w14:paraId="00001C2D">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1C2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Ang ganda naman.</w:t>
      </w:r>
    </w:p>
    <w:p w:rsidR="00000000" w:rsidDel="00000000" w:rsidP="00000000" w:rsidRDefault="00000000" w:rsidRPr="00000000" w14:paraId="00001C2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places the drawing on the refrigerator.)</w:t>
      </w:r>
    </w:p>
    <w:p w:rsidR="00000000" w:rsidDel="00000000" w:rsidP="00000000" w:rsidRDefault="00000000" w:rsidRPr="00000000" w14:paraId="00001C30">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 (CONT'D)</w:t>
      </w:r>
    </w:p>
    <w:p w:rsidR="00000000" w:rsidDel="00000000" w:rsidP="00000000" w:rsidRDefault="00000000" w:rsidRPr="00000000" w14:paraId="00001C3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Draw ka lang nang draw, ha?</w:t>
      </w:r>
    </w:p>
    <w:p w:rsidR="00000000" w:rsidDel="00000000" w:rsidP="00000000" w:rsidRDefault="00000000" w:rsidRPr="00000000" w14:paraId="00001C3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(YOUNG MAYA beams.)</w:t>
      </w:r>
    </w:p>
    <w:p w:rsidR="00000000" w:rsidDel="00000000" w:rsidP="00000000" w:rsidRDefault="00000000" w:rsidRPr="00000000" w14:paraId="00001C33">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34">
      <w:pPr>
        <w:pStyle w:val="Heading3"/>
        <w:keepNext w:val="0"/>
        <w:keepLines w:val="0"/>
        <w:spacing w:before="280" w:lineRule="auto"/>
        <w:rPr>
          <w:rFonts w:ascii="Courier" w:cs="Courier" w:eastAsia="Courier" w:hAnsi="Courier"/>
          <w:b w:val="1"/>
          <w:bCs w:val="1"/>
          <w:color w:val="000000"/>
          <w:sz w:val="26"/>
          <w:szCs w:val="26"/>
        </w:rPr>
      </w:pPr>
      <w:bookmarkStart w:colFirst="0" w:colLast="0" w:name="_3a7tjwer1yuy" w:id="177"/>
      <w:bookmarkEnd w:id="177"/>
      <w:r w:rsidDel="00000000" w:rsidR="00000000" w:rsidRPr="00000000">
        <w:rPr>
          <w:rFonts w:ascii="Courier" w:cs="Courier" w:eastAsia="Courier" w:hAnsi="Courier"/>
          <w:b w:val="1"/>
          <w:bCs w:val="1"/>
          <w:color w:val="000000"/>
          <w:sz w:val="26"/>
          <w:szCs w:val="26"/>
          <w:rtl w:val="0"/>
        </w:rPr>
        <w:t xml:space="preserve">MONTAGE - YEARS PASS</w:t>
      </w:r>
    </w:p>
    <w:p w:rsidR="00000000" w:rsidDel="00000000" w:rsidP="00000000" w:rsidRDefault="00000000" w:rsidRPr="00000000" w14:paraId="00001C3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drawings on the refrigerator increase.</w:t>
      </w:r>
    </w:p>
    <w:p w:rsidR="00000000" w:rsidDel="00000000" w:rsidP="00000000" w:rsidRDefault="00000000" w:rsidRPr="00000000" w14:paraId="00001C3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proudly shows JENNIFER every new sketch.</w:t>
      </w:r>
    </w:p>
    <w:p w:rsidR="00000000" w:rsidDel="00000000" w:rsidP="00000000" w:rsidRDefault="00000000" w:rsidRPr="00000000" w14:paraId="00001C3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keeps every single one in a folder.</w:t>
      </w:r>
    </w:p>
    <w:p w:rsidR="00000000" w:rsidDel="00000000" w:rsidP="00000000" w:rsidRDefault="00000000" w:rsidRPr="00000000" w14:paraId="00001C3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wins a school art contest.</w:t>
      </w:r>
    </w:p>
    <w:p w:rsidR="00000000" w:rsidDel="00000000" w:rsidP="00000000" w:rsidRDefault="00000000" w:rsidRPr="00000000" w14:paraId="00001C3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cheers the loudest.</w:t>
      </w:r>
    </w:p>
    <w:p w:rsidR="00000000" w:rsidDel="00000000" w:rsidP="00000000" w:rsidRDefault="00000000" w:rsidRPr="00000000" w14:paraId="00001C3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takes photos.</w:t>
      </w:r>
    </w:p>
    <w:p w:rsidR="00000000" w:rsidDel="00000000" w:rsidP="00000000" w:rsidRDefault="00000000" w:rsidRPr="00000000" w14:paraId="00001C3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family celebrates together.</w:t>
      </w:r>
    </w:p>
    <w:p w:rsidR="00000000" w:rsidDel="00000000" w:rsidP="00000000" w:rsidRDefault="00000000" w:rsidRPr="00000000" w14:paraId="00001C3C">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3D">
      <w:pPr>
        <w:pStyle w:val="Heading3"/>
        <w:keepNext w:val="0"/>
        <w:keepLines w:val="0"/>
        <w:spacing w:before="280" w:lineRule="auto"/>
        <w:rPr>
          <w:rFonts w:ascii="Courier" w:cs="Courier" w:eastAsia="Courier" w:hAnsi="Courier"/>
          <w:b w:val="1"/>
          <w:bCs w:val="1"/>
          <w:color w:val="000000"/>
          <w:sz w:val="26"/>
          <w:szCs w:val="26"/>
        </w:rPr>
      </w:pPr>
      <w:bookmarkStart w:colFirst="0" w:colLast="0" w:name="_im210lhok9px" w:id="178"/>
      <w:bookmarkEnd w:id="178"/>
      <w:r w:rsidDel="00000000" w:rsidR="00000000" w:rsidRPr="00000000">
        <w:rPr>
          <w:rFonts w:ascii="Courier" w:cs="Courier" w:eastAsia="Courier" w:hAnsi="Courier"/>
          <w:b w:val="1"/>
          <w:bCs w:val="1"/>
          <w:color w:val="000000"/>
          <w:sz w:val="26"/>
          <w:szCs w:val="26"/>
          <w:rtl w:val="0"/>
        </w:rPr>
        <w:t xml:space="preserve">INT. ILAGAN HOUSE - NIGHT</w:t>
      </w:r>
    </w:p>
    <w:p w:rsidR="00000000" w:rsidDel="00000000" w:rsidP="00000000" w:rsidRDefault="00000000" w:rsidRPr="00000000" w14:paraId="00001C3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is now in high school.</w:t>
      </w:r>
    </w:p>
    <w:p w:rsidR="00000000" w:rsidDel="00000000" w:rsidP="00000000" w:rsidRDefault="00000000" w:rsidRPr="00000000" w14:paraId="00001C3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College brochures cover the dining table.</w:t>
      </w:r>
    </w:p>
    <w:p w:rsidR="00000000" w:rsidDel="00000000" w:rsidP="00000000" w:rsidRDefault="00000000" w:rsidRPr="00000000" w14:paraId="00001C4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flips through them carefully.</w:t>
      </w:r>
    </w:p>
    <w:p w:rsidR="00000000" w:rsidDel="00000000" w:rsidP="00000000" w:rsidRDefault="00000000" w:rsidRPr="00000000" w14:paraId="00001C41">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MAYA</w:t>
      </w:r>
    </w:p>
    <w:p w:rsidR="00000000" w:rsidDel="00000000" w:rsidP="00000000" w:rsidRDefault="00000000" w:rsidRPr="00000000" w14:paraId="00001C4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w:t>
      </w:r>
    </w:p>
    <w:p w:rsidR="00000000" w:rsidDel="00000000" w:rsidP="00000000" w:rsidRDefault="00000000" w:rsidRPr="00000000" w14:paraId="00001C4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Paano kung Fine Arts?</w:t>
      </w:r>
    </w:p>
    <w:p w:rsidR="00000000" w:rsidDel="00000000" w:rsidP="00000000" w:rsidRDefault="00000000" w:rsidRPr="00000000" w14:paraId="00001C4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pauses.)</w:t>
      </w:r>
    </w:p>
    <w:p w:rsidR="00000000" w:rsidDel="00000000" w:rsidP="00000000" w:rsidRDefault="00000000" w:rsidRPr="00000000" w14:paraId="00001C4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looks at MAYA.</w:t>
      </w:r>
    </w:p>
    <w:p w:rsidR="00000000" w:rsidDel="00000000" w:rsidP="00000000" w:rsidRDefault="00000000" w:rsidRPr="00000000" w14:paraId="00001C4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Then at the brochure.</w:t>
      </w:r>
    </w:p>
    <w:p w:rsidR="00000000" w:rsidDel="00000000" w:rsidP="00000000" w:rsidRDefault="00000000" w:rsidRPr="00000000" w14:paraId="00001C4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long silence.</w:t>
      </w:r>
    </w:p>
    <w:p w:rsidR="00000000" w:rsidDel="00000000" w:rsidP="00000000" w:rsidRDefault="00000000" w:rsidRPr="00000000" w14:paraId="00001C48">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w:t>
      </w:r>
    </w:p>
    <w:p w:rsidR="00000000" w:rsidDel="00000000" w:rsidP="00000000" w:rsidRDefault="00000000" w:rsidRPr="00000000" w14:paraId="00001C4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Anak...</w:t>
      </w:r>
    </w:p>
    <w:p w:rsidR="00000000" w:rsidDel="00000000" w:rsidP="00000000" w:rsidRDefault="00000000" w:rsidRPr="00000000" w14:paraId="00001C4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Magaling ka talaga mag-drawing.</w:t>
      </w:r>
    </w:p>
    <w:p w:rsidR="00000000" w:rsidDel="00000000" w:rsidP="00000000" w:rsidRDefault="00000000" w:rsidRPr="00000000" w14:paraId="00001C4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Pero...</w:t>
      </w:r>
    </w:p>
    <w:p w:rsidR="00000000" w:rsidDel="00000000" w:rsidP="00000000" w:rsidRDefault="00000000" w:rsidRPr="00000000" w14:paraId="00001C4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Mahirap ang buhay ng artist.</w:t>
      </w:r>
    </w:p>
    <w:p w:rsidR="00000000" w:rsidDel="00000000" w:rsidP="00000000" w:rsidRDefault="00000000" w:rsidRPr="00000000" w14:paraId="00001C4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quietly listens.)</w:t>
      </w:r>
    </w:p>
    <w:p w:rsidR="00000000" w:rsidDel="00000000" w:rsidP="00000000" w:rsidRDefault="00000000" w:rsidRPr="00000000" w14:paraId="00001C4E">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JENNIFER (CONT'D)</w:t>
      </w:r>
    </w:p>
    <w:p w:rsidR="00000000" w:rsidDel="00000000" w:rsidP="00000000" w:rsidRDefault="00000000" w:rsidRPr="00000000" w14:paraId="00001C4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Gusto ko...</w:t>
      </w:r>
    </w:p>
    <w:p w:rsidR="00000000" w:rsidDel="00000000" w:rsidP="00000000" w:rsidRDefault="00000000" w:rsidRPr="00000000" w14:paraId="00001C5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Mas sigurado ang future mo.</w:t>
      </w:r>
    </w:p>
    <w:p w:rsidR="00000000" w:rsidDel="00000000" w:rsidP="00000000" w:rsidRDefault="00000000" w:rsidRPr="00000000" w14:paraId="00001C5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Ayokong maranasan mo 'yung hirap na naranasan ko.</w:t>
      </w:r>
    </w:p>
    <w:p w:rsidR="00000000" w:rsidDel="00000000" w:rsidP="00000000" w:rsidRDefault="00000000" w:rsidRPr="00000000" w14:paraId="00001C5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slowly nods.)</w:t>
      </w:r>
    </w:p>
    <w:p w:rsidR="00000000" w:rsidDel="00000000" w:rsidP="00000000" w:rsidRDefault="00000000" w:rsidRPr="00000000" w14:paraId="00001C5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doesn't argue.</w:t>
      </w:r>
    </w:p>
    <w:p w:rsidR="00000000" w:rsidDel="00000000" w:rsidP="00000000" w:rsidRDefault="00000000" w:rsidRPr="00000000" w14:paraId="00001C5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simply folds the Fine Arts brochure.</w:t>
      </w:r>
    </w:p>
    <w:p w:rsidR="00000000" w:rsidDel="00000000" w:rsidP="00000000" w:rsidRDefault="00000000" w:rsidRPr="00000000" w14:paraId="00001C5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And places it underneath the others.</w:t>
      </w:r>
    </w:p>
    <w:p w:rsidR="00000000" w:rsidDel="00000000" w:rsidP="00000000" w:rsidRDefault="00000000" w:rsidRPr="00000000" w14:paraId="00001C5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notices.</w:t>
      </w:r>
    </w:p>
    <w:p w:rsidR="00000000" w:rsidDel="00000000" w:rsidP="00000000" w:rsidRDefault="00000000" w:rsidRPr="00000000" w14:paraId="00001C5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says nothing.</w:t>
      </w:r>
    </w:p>
    <w:p w:rsidR="00000000" w:rsidDel="00000000" w:rsidP="00000000" w:rsidRDefault="00000000" w:rsidRPr="00000000" w14:paraId="00001C58">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59">
      <w:pPr>
        <w:pStyle w:val="Heading3"/>
        <w:keepNext w:val="0"/>
        <w:keepLines w:val="0"/>
        <w:spacing w:before="280" w:lineRule="auto"/>
        <w:rPr>
          <w:rFonts w:ascii="Courier" w:cs="Courier" w:eastAsia="Courier" w:hAnsi="Courier"/>
          <w:b w:val="1"/>
          <w:bCs w:val="1"/>
          <w:color w:val="000000"/>
          <w:sz w:val="26"/>
          <w:szCs w:val="26"/>
        </w:rPr>
      </w:pPr>
      <w:bookmarkStart w:colFirst="0" w:colLast="0" w:name="_8ae22ynhc7d3" w:id="179"/>
      <w:bookmarkEnd w:id="179"/>
      <w:r w:rsidDel="00000000" w:rsidR="00000000" w:rsidRPr="00000000">
        <w:rPr>
          <w:rFonts w:ascii="Courier" w:cs="Courier" w:eastAsia="Courier" w:hAnsi="Courier"/>
          <w:b w:val="1"/>
          <w:bCs w:val="1"/>
          <w:color w:val="000000"/>
          <w:sz w:val="26"/>
          <w:szCs w:val="26"/>
          <w:rtl w:val="0"/>
        </w:rPr>
        <w:t xml:space="preserve">FLASHBACK - INT. MAYA'S BEDROOM - NIGHT</w:t>
      </w:r>
    </w:p>
    <w:p w:rsidR="00000000" w:rsidDel="00000000" w:rsidP="00000000" w:rsidRDefault="00000000" w:rsidRPr="00000000" w14:paraId="00001C5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MAYA studies Computer Science.</w:t>
      </w:r>
    </w:p>
    <w:p w:rsidR="00000000" w:rsidDel="00000000" w:rsidP="00000000" w:rsidRDefault="00000000" w:rsidRPr="00000000" w14:paraId="00001C5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Engineering books replace sketchpads.</w:t>
      </w:r>
    </w:p>
    <w:p w:rsidR="00000000" w:rsidDel="00000000" w:rsidP="00000000" w:rsidRDefault="00000000" w:rsidRPr="00000000" w14:paraId="00001C5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refrigerator no longer displays new drawings.</w:t>
      </w:r>
    </w:p>
    <w:p w:rsidR="00000000" w:rsidDel="00000000" w:rsidP="00000000" w:rsidRDefault="00000000" w:rsidRPr="00000000" w14:paraId="00001C5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folder of childhood artwork slowly gathers dust.</w:t>
      </w:r>
    </w:p>
    <w:p w:rsidR="00000000" w:rsidDel="00000000" w:rsidP="00000000" w:rsidRDefault="00000000" w:rsidRPr="00000000" w14:paraId="00001C5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passes MAYA's room.</w:t>
      </w:r>
    </w:p>
    <w:p w:rsidR="00000000" w:rsidDel="00000000" w:rsidP="00000000" w:rsidRDefault="00000000" w:rsidRPr="00000000" w14:paraId="00001C5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smiles proudly.</w:t>
      </w:r>
    </w:p>
    <w:p w:rsidR="00000000" w:rsidDel="00000000" w:rsidP="00000000" w:rsidRDefault="00000000" w:rsidRPr="00000000" w14:paraId="00001C6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Believing everything is going according to plan.</w:t>
      </w:r>
    </w:p>
    <w:p w:rsidR="00000000" w:rsidDel="00000000" w:rsidP="00000000" w:rsidRDefault="00000000" w:rsidRPr="00000000" w14:paraId="00001C6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never notices...</w:t>
      </w:r>
    </w:p>
    <w:p w:rsidR="00000000" w:rsidDel="00000000" w:rsidP="00000000" w:rsidRDefault="00000000" w:rsidRPr="00000000" w14:paraId="00001C6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sketchbook tucked away inside the drawer.</w:t>
      </w:r>
    </w:p>
    <w:p w:rsidR="00000000" w:rsidDel="00000000" w:rsidP="00000000" w:rsidRDefault="00000000" w:rsidRPr="00000000" w14:paraId="00001C6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Or the way MAYA quietly stares at it before turning back to her engineering books.</w:t>
      </w:r>
    </w:p>
    <w:p w:rsidR="00000000" w:rsidDel="00000000" w:rsidP="00000000" w:rsidRDefault="00000000" w:rsidRPr="00000000" w14:paraId="00001C64">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65">
      <w:pPr>
        <w:pStyle w:val="Heading3"/>
        <w:keepNext w:val="0"/>
        <w:keepLines w:val="0"/>
        <w:spacing w:before="280" w:lineRule="auto"/>
        <w:rPr>
          <w:rFonts w:ascii="Courier" w:cs="Courier" w:eastAsia="Courier" w:hAnsi="Courier"/>
          <w:b w:val="1"/>
          <w:bCs w:val="1"/>
          <w:color w:val="000000"/>
          <w:sz w:val="26"/>
          <w:szCs w:val="26"/>
        </w:rPr>
      </w:pPr>
      <w:bookmarkStart w:colFirst="0" w:colLast="0" w:name="_9fiz3c8ihm1z" w:id="180"/>
      <w:bookmarkEnd w:id="180"/>
      <w:r w:rsidDel="00000000" w:rsidR="00000000" w:rsidRPr="00000000">
        <w:rPr>
          <w:rFonts w:ascii="Courier" w:cs="Courier" w:eastAsia="Courier" w:hAnsi="Courier"/>
          <w:b w:val="1"/>
          <w:bCs w:val="1"/>
          <w:color w:val="000000"/>
          <w:sz w:val="26"/>
          <w:szCs w:val="26"/>
          <w:rtl w:val="0"/>
        </w:rPr>
        <w:t xml:space="preserve">INT. ILAGAN HOUSE - PRESENT (FLASHBACK ENDING)</w:t>
      </w:r>
    </w:p>
    <w:p w:rsidR="00000000" w:rsidDel="00000000" w:rsidP="00000000" w:rsidRDefault="00000000" w:rsidRPr="00000000" w14:paraId="00001C6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memories begin overlapping.</w:t>
      </w:r>
    </w:p>
    <w:p w:rsidR="00000000" w:rsidDel="00000000" w:rsidP="00000000" w:rsidRDefault="00000000" w:rsidRPr="00000000" w14:paraId="00001C6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Young MAYA smiling with crayons.</w:t>
      </w:r>
    </w:p>
    <w:p w:rsidR="00000000" w:rsidDel="00000000" w:rsidP="00000000" w:rsidRDefault="00000000" w:rsidRPr="00000000" w14:paraId="00001C6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Young MAYA winning art contests.</w:t>
      </w:r>
    </w:p>
    <w:p w:rsidR="00000000" w:rsidDel="00000000" w:rsidP="00000000" w:rsidRDefault="00000000" w:rsidRPr="00000000" w14:paraId="00001C6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Young MAYA saying...</w:t>
      </w:r>
    </w:p>
    <w:p w:rsidR="00000000" w:rsidDel="00000000" w:rsidP="00000000" w:rsidRDefault="00000000" w:rsidRPr="00000000" w14:paraId="00001C6A">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YOUNG MAYA (V.O.)</w:t>
      </w:r>
    </w:p>
    <w:p w:rsidR="00000000" w:rsidDel="00000000" w:rsidP="00000000" w:rsidRDefault="00000000" w:rsidRPr="00000000" w14:paraId="00001C6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Gusto ko maging artist paglaki.</w:t>
      </w:r>
    </w:p>
    <w:p w:rsidR="00000000" w:rsidDel="00000000" w:rsidP="00000000" w:rsidRDefault="00000000" w:rsidRPr="00000000" w14:paraId="00001C6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freezes.</w:t>
      </w:r>
    </w:p>
    <w:p w:rsidR="00000000" w:rsidDel="00000000" w:rsidP="00000000" w:rsidRDefault="00000000" w:rsidRPr="00000000" w14:paraId="00001C6D">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words echo.</w:t>
      </w:r>
    </w:p>
    <w:p w:rsidR="00000000" w:rsidDel="00000000" w:rsidP="00000000" w:rsidRDefault="00000000" w:rsidRPr="00000000" w14:paraId="00001C6E">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Again.</w:t>
      </w:r>
    </w:p>
    <w:p w:rsidR="00000000" w:rsidDel="00000000" w:rsidP="00000000" w:rsidRDefault="00000000" w:rsidRPr="00000000" w14:paraId="00001C6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And again.</w:t>
      </w:r>
    </w:p>
    <w:p w:rsidR="00000000" w:rsidDel="00000000" w:rsidP="00000000" w:rsidRDefault="00000000" w:rsidRPr="00000000" w14:paraId="00001C7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 eyes slowly widen.</w:t>
      </w:r>
    </w:p>
    <w:p w:rsidR="00000000" w:rsidDel="00000000" w:rsidP="00000000" w:rsidRDefault="00000000" w:rsidRPr="00000000" w14:paraId="00001C71">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 (V.O.)</w:t>
      </w:r>
    </w:p>
    <w:p w:rsidR="00000000" w:rsidDel="00000000" w:rsidP="00000000" w:rsidRDefault="00000000" w:rsidRPr="00000000" w14:paraId="00001C7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1C7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niya pala nakalimutan.</w:t>
      </w:r>
    </w:p>
    <w:p w:rsidR="00000000" w:rsidDel="00000000" w:rsidP="00000000" w:rsidRDefault="00000000" w:rsidRPr="00000000" w14:paraId="00001C7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(Pause.)</w:t>
      </w:r>
    </w:p>
    <w:p w:rsidR="00000000" w:rsidDel="00000000" w:rsidP="00000000" w:rsidRDefault="00000000" w:rsidRPr="00000000" w14:paraId="00001C7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Ako lang ang nagpaniwalang kaya niyang kalimutan.</w:t>
      </w:r>
    </w:p>
    <w:p w:rsidR="00000000" w:rsidDel="00000000" w:rsidP="00000000" w:rsidRDefault="00000000" w:rsidRPr="00000000" w14:paraId="00001C7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memories begin to shatter like broken glass.</w:t>
      </w:r>
    </w:p>
    <w:p w:rsidR="00000000" w:rsidDel="00000000" w:rsidP="00000000" w:rsidRDefault="00000000" w:rsidRPr="00000000" w14:paraId="00001C7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laughter fades.</w:t>
      </w:r>
    </w:p>
    <w:p w:rsidR="00000000" w:rsidDel="00000000" w:rsidP="00000000" w:rsidRDefault="00000000" w:rsidRPr="00000000" w14:paraId="00001C7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colors distort.</w:t>
      </w:r>
    </w:p>
    <w:p w:rsidR="00000000" w:rsidDel="00000000" w:rsidP="00000000" w:rsidRDefault="00000000" w:rsidRPr="00000000" w14:paraId="00001C7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familiar electronic buzzing returns.</w:t>
      </w:r>
    </w:p>
    <w:p w:rsidR="00000000" w:rsidDel="00000000" w:rsidP="00000000" w:rsidRDefault="00000000" w:rsidRPr="00000000" w14:paraId="00001C7A">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flashback begins collapsing around JENNIFER.</w:t>
      </w:r>
    </w:p>
    <w:p w:rsidR="00000000" w:rsidDel="00000000" w:rsidP="00000000" w:rsidRDefault="00000000" w:rsidRPr="00000000" w14:paraId="00001C7B">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screen flickers violently.</w:t>
      </w:r>
    </w:p>
    <w:p w:rsidR="00000000" w:rsidDel="00000000" w:rsidP="00000000" w:rsidRDefault="00000000" w:rsidRPr="00000000" w14:paraId="00001C7C">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Preparing to pull her back to the present...</w:t>
        <w:br w:type="textWrapping"/>
      </w:r>
    </w:p>
    <w:p w:rsidR="00000000" w:rsidDel="00000000" w:rsidP="00000000" w:rsidRDefault="00000000" w:rsidRPr="00000000" w14:paraId="00001C7D">
      <w:pPr>
        <w:pStyle w:val="Heading2"/>
        <w:rPr/>
      </w:pPr>
      <w:bookmarkStart w:colFirst="0" w:colLast="0" w:name="_70th2mpwvohf" w:id="181"/>
      <w:bookmarkEnd w:id="181"/>
      <w:r w:rsidDel="00000000" w:rsidR="00000000" w:rsidRPr="00000000">
        <w:rPr>
          <w:rtl w:val="0"/>
        </w:rPr>
        <w:t xml:space="preserve">ACT 5 - MISSING PRESENCE</w:t>
      </w:r>
    </w:p>
    <w:p w:rsidR="00000000" w:rsidDel="00000000" w:rsidP="00000000" w:rsidRDefault="00000000" w:rsidRPr="00000000" w14:paraId="00001C7E">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EXT. ILAGAN HOUSE - MORNING</w:t>
      </w:r>
    </w:p>
    <w:p w:rsidR="00000000" w:rsidDel="00000000" w:rsidP="00000000" w:rsidRDefault="00000000" w:rsidRPr="00000000" w14:paraId="00001C7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morning sun shines over the quiet neighborhood.</w:t>
      </w:r>
    </w:p>
    <w:p w:rsidR="00000000" w:rsidDel="00000000" w:rsidP="00000000" w:rsidRDefault="00000000" w:rsidRPr="00000000" w14:paraId="00001C8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sedan is parked neatly outside the Ilagan house.</w:t>
      </w:r>
    </w:p>
    <w:p w:rsidR="00000000" w:rsidDel="00000000" w:rsidP="00000000" w:rsidRDefault="00000000" w:rsidRPr="00000000" w14:paraId="00001C8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street is calm. A few neighbors sweep their front yards while children walk toward school.</w:t>
      </w:r>
    </w:p>
    <w:p w:rsidR="00000000" w:rsidDel="00000000" w:rsidP="00000000" w:rsidRDefault="00000000" w:rsidRPr="00000000" w14:paraId="00001C8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front gate slowly opens.</w:t>
      </w:r>
    </w:p>
    <w:p w:rsidR="00000000" w:rsidDel="00000000" w:rsidP="00000000" w:rsidRDefault="00000000" w:rsidRPr="00000000" w14:paraId="00001C8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walks toward the house carrying a small paper bag from a local bakery.</w:t>
      </w:r>
    </w:p>
    <w:p w:rsidR="00000000" w:rsidDel="00000000" w:rsidP="00000000" w:rsidRDefault="00000000" w:rsidRPr="00000000" w14:paraId="00001C8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pauses for a moment before ringing the doorbell.</w:t>
      </w:r>
    </w:p>
    <w:p w:rsidR="00000000" w:rsidDel="00000000" w:rsidP="00000000" w:rsidRDefault="00000000" w:rsidRPr="00000000" w14:paraId="00001C8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DING DONG.</w:t>
      </w:r>
    </w:p>
    <w:p w:rsidR="00000000" w:rsidDel="00000000" w:rsidP="00000000" w:rsidRDefault="00000000" w:rsidRPr="00000000" w14:paraId="00001C8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 few seconds pass.</w:t>
      </w:r>
    </w:p>
    <w:p w:rsidR="00000000" w:rsidDel="00000000" w:rsidP="00000000" w:rsidRDefault="00000000" w:rsidRPr="00000000" w14:paraId="00001C8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door opens.</w:t>
      </w:r>
    </w:p>
    <w:p w:rsidR="00000000" w:rsidDel="00000000" w:rsidP="00000000" w:rsidRDefault="00000000" w:rsidRPr="00000000" w14:paraId="00001C8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stands at the doorway.</w:t>
      </w:r>
    </w:p>
    <w:p w:rsidR="00000000" w:rsidDel="00000000" w:rsidP="00000000" w:rsidRDefault="00000000" w:rsidRPr="00000000" w14:paraId="00001C89">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His expression immediately softens.</w:t>
      </w:r>
    </w:p>
    <w:p w:rsidR="00000000" w:rsidDel="00000000" w:rsidP="00000000" w:rsidRDefault="00000000" w:rsidRPr="00000000" w14:paraId="00001C8A">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C8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w:t>
      </w:r>
    </w:p>
    <w:p w:rsidR="00000000" w:rsidDel="00000000" w:rsidP="00000000" w:rsidRDefault="00000000" w:rsidRPr="00000000" w14:paraId="00001C8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Maaga ka ah.</w:t>
      </w:r>
    </w:p>
    <w:p w:rsidR="00000000" w:rsidDel="00000000" w:rsidP="00000000" w:rsidRDefault="00000000" w:rsidRPr="00000000" w14:paraId="00001C8D">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1C8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(Chuckling.)</w:t>
      </w:r>
    </w:p>
    <w:p w:rsidR="00000000" w:rsidDel="00000000" w:rsidP="00000000" w:rsidRDefault="00000000" w:rsidRPr="00000000" w14:paraId="00001C8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dala po akong pandesal.</w:t>
      </w:r>
    </w:p>
    <w:p w:rsidR="00000000" w:rsidDel="00000000" w:rsidP="00000000" w:rsidRDefault="00000000" w:rsidRPr="00000000" w14:paraId="00001C9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Fresh pa.</w:t>
      </w:r>
    </w:p>
    <w:p w:rsidR="00000000" w:rsidDel="00000000" w:rsidP="00000000" w:rsidRDefault="00000000" w:rsidRPr="00000000" w14:paraId="00001C9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smiles.)</w:t>
      </w:r>
    </w:p>
    <w:p w:rsidR="00000000" w:rsidDel="00000000" w:rsidP="00000000" w:rsidRDefault="00000000" w:rsidRPr="00000000" w14:paraId="00001C92">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C9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Aba...</w:t>
      </w:r>
    </w:p>
    <w:p w:rsidR="00000000" w:rsidDel="00000000" w:rsidP="00000000" w:rsidRDefault="00000000" w:rsidRPr="00000000" w14:paraId="00001C9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Sakto.</w:t>
      </w:r>
    </w:p>
    <w:p w:rsidR="00000000" w:rsidDel="00000000" w:rsidP="00000000" w:rsidRDefault="00000000" w:rsidRPr="00000000" w14:paraId="00001C9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Kape na lang kulang.</w:t>
      </w:r>
    </w:p>
    <w:p w:rsidR="00000000" w:rsidDel="00000000" w:rsidP="00000000" w:rsidRDefault="00000000" w:rsidRPr="00000000" w14:paraId="00001C96">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1C9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Pwede ring libre n'yo na lang po ako.</w:t>
      </w:r>
    </w:p>
    <w:p w:rsidR="00000000" w:rsidDel="00000000" w:rsidP="00000000" w:rsidRDefault="00000000" w:rsidRPr="00000000" w14:paraId="00001C9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laughs.)</w:t>
      </w:r>
    </w:p>
    <w:p w:rsidR="00000000" w:rsidDel="00000000" w:rsidP="00000000" w:rsidRDefault="00000000" w:rsidRPr="00000000" w14:paraId="00001C99">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C9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Sige na nga.</w:t>
      </w:r>
    </w:p>
    <w:p w:rsidR="00000000" w:rsidDel="00000000" w:rsidP="00000000" w:rsidRDefault="00000000" w:rsidRPr="00000000" w14:paraId="00001C9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Pasok ka.</w:t>
      </w:r>
    </w:p>
    <w:p w:rsidR="00000000" w:rsidDel="00000000" w:rsidP="00000000" w:rsidRDefault="00000000" w:rsidRPr="00000000" w14:paraId="00001C9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steps inside.)</w:t>
      </w:r>
    </w:p>
    <w:p w:rsidR="00000000" w:rsidDel="00000000" w:rsidP="00000000" w:rsidRDefault="00000000" w:rsidRPr="00000000" w14:paraId="00001C9D">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9E">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INT. ILAGAN HOUSE - LIVING ROOM - CONTINUOUS</w:t>
      </w:r>
    </w:p>
    <w:p w:rsidR="00000000" w:rsidDel="00000000" w:rsidP="00000000" w:rsidRDefault="00000000" w:rsidRPr="00000000" w14:paraId="00001C9F">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house feels unusually quiet.</w:t>
      </w:r>
    </w:p>
    <w:p w:rsidR="00000000" w:rsidDel="00000000" w:rsidP="00000000" w:rsidRDefault="00000000" w:rsidRPr="00000000" w14:paraId="00001CA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television is off.</w:t>
      </w:r>
    </w:p>
    <w:p w:rsidR="00000000" w:rsidDel="00000000" w:rsidP="00000000" w:rsidRDefault="00000000" w:rsidRPr="00000000" w14:paraId="00001CA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music plays.</w:t>
      </w:r>
    </w:p>
    <w:p w:rsidR="00000000" w:rsidDel="00000000" w:rsidP="00000000" w:rsidRDefault="00000000" w:rsidRPr="00000000" w14:paraId="00001CA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silence feels heavier than usual.</w:t>
      </w:r>
    </w:p>
    <w:p w:rsidR="00000000" w:rsidDel="00000000" w:rsidP="00000000" w:rsidRDefault="00000000" w:rsidRPr="00000000" w14:paraId="00001CA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notices JENNIFER arranging a few things on a nearby shelf.</w:t>
      </w:r>
    </w:p>
    <w:p w:rsidR="00000000" w:rsidDel="00000000" w:rsidP="00000000" w:rsidRDefault="00000000" w:rsidRPr="00000000" w14:paraId="00001CA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turns toward him.</w:t>
      </w:r>
    </w:p>
    <w:p w:rsidR="00000000" w:rsidDel="00000000" w:rsidP="00000000" w:rsidRDefault="00000000" w:rsidRPr="00000000" w14:paraId="00001CA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Forces a small smile.</w:t>
      </w:r>
    </w:p>
    <w:p w:rsidR="00000000" w:rsidDel="00000000" w:rsidP="00000000" w:rsidRDefault="00000000" w:rsidRPr="00000000" w14:paraId="00001CA6">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CA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Good morning, ETHAN.</w:t>
      </w:r>
    </w:p>
    <w:p w:rsidR="00000000" w:rsidDel="00000000" w:rsidP="00000000" w:rsidRDefault="00000000" w:rsidRPr="00000000" w14:paraId="00001CA8">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1CA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Good morning po, Tita.</w:t>
      </w:r>
    </w:p>
    <w:p w:rsidR="00000000" w:rsidDel="00000000" w:rsidP="00000000" w:rsidRDefault="00000000" w:rsidRPr="00000000" w14:paraId="00001CA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hands her the paper bag.)</w:t>
      </w:r>
    </w:p>
    <w:p w:rsidR="00000000" w:rsidDel="00000000" w:rsidP="00000000" w:rsidRDefault="00000000" w:rsidRPr="00000000" w14:paraId="00001CAB">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 (CONT'D)</w:t>
      </w:r>
    </w:p>
    <w:p w:rsidR="00000000" w:rsidDel="00000000" w:rsidP="00000000" w:rsidRDefault="00000000" w:rsidRPr="00000000" w14:paraId="00001CA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 pandesal po.</w:t>
      </w:r>
    </w:p>
    <w:p w:rsidR="00000000" w:rsidDel="00000000" w:rsidP="00000000" w:rsidRDefault="00000000" w:rsidRPr="00000000" w14:paraId="00001CAD">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CA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Naku.</w:t>
      </w:r>
    </w:p>
    <w:p w:rsidR="00000000" w:rsidDel="00000000" w:rsidP="00000000" w:rsidRDefault="00000000" w:rsidRPr="00000000" w14:paraId="00001CA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na sana nag-abala.</w:t>
      </w:r>
    </w:p>
    <w:p w:rsidR="00000000" w:rsidDel="00000000" w:rsidP="00000000" w:rsidRDefault="00000000" w:rsidRPr="00000000" w14:paraId="00001CB0">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1CB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Okay lang po.</w:t>
      </w:r>
    </w:p>
    <w:p w:rsidR="00000000" w:rsidDel="00000000" w:rsidP="00000000" w:rsidRDefault="00000000" w:rsidRPr="00000000" w14:paraId="00001CB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Napadaan lang.</w:t>
      </w:r>
    </w:p>
    <w:p w:rsidR="00000000" w:rsidDel="00000000" w:rsidP="00000000" w:rsidRDefault="00000000" w:rsidRPr="00000000" w14:paraId="00001CB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smiles politely.)</w:t>
      </w:r>
    </w:p>
    <w:p w:rsidR="00000000" w:rsidDel="00000000" w:rsidP="00000000" w:rsidRDefault="00000000" w:rsidRPr="00000000" w14:paraId="00001CB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But her eyes betray her exhaustion.</w:t>
      </w:r>
    </w:p>
    <w:p w:rsidR="00000000" w:rsidDel="00000000" w:rsidP="00000000" w:rsidRDefault="00000000" w:rsidRPr="00000000" w14:paraId="00001CB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hasn't been sleeping well.</w:t>
      </w:r>
    </w:p>
    <w:p w:rsidR="00000000" w:rsidDel="00000000" w:rsidP="00000000" w:rsidRDefault="00000000" w:rsidRPr="00000000" w14:paraId="00001CB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notices.)</w:t>
      </w:r>
    </w:p>
    <w:p w:rsidR="00000000" w:rsidDel="00000000" w:rsidP="00000000" w:rsidRDefault="00000000" w:rsidRPr="00000000" w14:paraId="00001CB7">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doesn't mention it.</w:t>
      </w:r>
    </w:p>
    <w:p w:rsidR="00000000" w:rsidDel="00000000" w:rsidP="00000000" w:rsidRDefault="00000000" w:rsidRPr="00000000" w14:paraId="00001CB8">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Instead...</w:t>
      </w:r>
    </w:p>
    <w:p w:rsidR="00000000" w:rsidDel="00000000" w:rsidP="00000000" w:rsidRDefault="00000000" w:rsidRPr="00000000" w14:paraId="00001CB9">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1CBA">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Nasaan po si MAYA?</w:t>
      </w:r>
    </w:p>
    <w:p w:rsidR="00000000" w:rsidDel="00000000" w:rsidP="00000000" w:rsidRDefault="00000000" w:rsidRPr="00000000" w14:paraId="00001CB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pauses.)</w:t>
      </w:r>
    </w:p>
    <w:p w:rsidR="00000000" w:rsidDel="00000000" w:rsidP="00000000" w:rsidRDefault="00000000" w:rsidRPr="00000000" w14:paraId="00001CB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glances toward the hallway.)</w:t>
      </w:r>
    </w:p>
    <w:p w:rsidR="00000000" w:rsidDel="00000000" w:rsidP="00000000" w:rsidRDefault="00000000" w:rsidRPr="00000000" w14:paraId="00001CBD">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CB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Nasa kwarto pa.</w:t>
      </w:r>
    </w:p>
    <w:p w:rsidR="00000000" w:rsidDel="00000000" w:rsidP="00000000" w:rsidRDefault="00000000" w:rsidRPr="00000000" w14:paraId="00001CBF">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Tahimik lang.</w:t>
      </w:r>
    </w:p>
    <w:p w:rsidR="00000000" w:rsidDel="00000000" w:rsidP="00000000" w:rsidRDefault="00000000" w:rsidRPr="00000000" w14:paraId="00001CC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nods.)</w:t>
      </w:r>
    </w:p>
    <w:p w:rsidR="00000000" w:rsidDel="00000000" w:rsidP="00000000" w:rsidRDefault="00000000" w:rsidRPr="00000000" w14:paraId="00001CC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answer is enough.</w:t>
      </w:r>
    </w:p>
    <w:p w:rsidR="00000000" w:rsidDel="00000000" w:rsidP="00000000" w:rsidRDefault="00000000" w:rsidRPr="00000000" w14:paraId="00001CC2">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walks toward the kitchen.)</w:t>
      </w:r>
    </w:p>
    <w:p w:rsidR="00000000" w:rsidDel="00000000" w:rsidP="00000000" w:rsidRDefault="00000000" w:rsidRPr="00000000" w14:paraId="00001CC3">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CC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Kape muna tayo.</w:t>
      </w:r>
    </w:p>
    <w:p w:rsidR="00000000" w:rsidDel="00000000" w:rsidP="00000000" w:rsidRDefault="00000000" w:rsidRPr="00000000" w14:paraId="00001CC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Baka magising din 'yon maMAYA.</w:t>
      </w:r>
    </w:p>
    <w:p w:rsidR="00000000" w:rsidDel="00000000" w:rsidP="00000000" w:rsidRDefault="00000000" w:rsidRPr="00000000" w14:paraId="00001CC6">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C7">
      <w:pPr>
        <w:spacing w:after="240" w:before="240" w:lineRule="auto"/>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INT. ILAGAN HOUSE – DINING ROOM – MOMENTS LATER</w:t>
      </w:r>
    </w:p>
    <w:p w:rsidR="00000000" w:rsidDel="00000000" w:rsidP="00000000" w:rsidRDefault="00000000" w:rsidRPr="00000000" w14:paraId="00001CC8">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The aroma of freshly brewed coffee fills the room.</w:t>
      </w:r>
    </w:p>
    <w:p w:rsidR="00000000" w:rsidDel="00000000" w:rsidP="00000000" w:rsidRDefault="00000000" w:rsidRPr="00000000" w14:paraId="00001CC9">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The paper bag of pandesal sits in the middle of the table.</w:t>
      </w:r>
    </w:p>
    <w:p w:rsidR="00000000" w:rsidDel="00000000" w:rsidP="00000000" w:rsidRDefault="00000000" w:rsidRPr="00000000" w14:paraId="00001CCA">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JENNIFER begins serving everyone.</w:t>
      </w:r>
    </w:p>
    <w:p w:rsidR="00000000" w:rsidDel="00000000" w:rsidP="00000000" w:rsidRDefault="00000000" w:rsidRPr="00000000" w14:paraId="00001CCB">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The atmosphere is noticeably lighter than it has been in days.</w:t>
      </w:r>
    </w:p>
    <w:p w:rsidR="00000000" w:rsidDel="00000000" w:rsidP="00000000" w:rsidRDefault="00000000" w:rsidRPr="00000000" w14:paraId="00001CCC">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JENNIFER</w:t>
      </w:r>
    </w:p>
    <w:p w:rsidR="00000000" w:rsidDel="00000000" w:rsidP="00000000" w:rsidRDefault="00000000" w:rsidRPr="00000000" w14:paraId="00001CCD">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Buti napadaan ka, ETHAN.</w:t>
      </w:r>
    </w:p>
    <w:p w:rsidR="00000000" w:rsidDel="00000000" w:rsidP="00000000" w:rsidRDefault="00000000" w:rsidRPr="00000000" w14:paraId="00001CCE">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Hindi ka na masyadong nakakabisita rito.</w:t>
      </w:r>
    </w:p>
    <w:p w:rsidR="00000000" w:rsidDel="00000000" w:rsidP="00000000" w:rsidRDefault="00000000" w:rsidRPr="00000000" w14:paraId="00001CCF">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ETHAN</w:t>
      </w:r>
    </w:p>
    <w:p w:rsidR="00000000" w:rsidDel="00000000" w:rsidP="00000000" w:rsidRDefault="00000000" w:rsidRPr="00000000" w14:paraId="00001CD0">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Medyo naging busy lang po.</w:t>
      </w:r>
    </w:p>
    <w:p w:rsidR="00000000" w:rsidDel="00000000" w:rsidP="00000000" w:rsidRDefault="00000000" w:rsidRPr="00000000" w14:paraId="00001CD1">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Thesis.</w:t>
      </w:r>
    </w:p>
    <w:p w:rsidR="00000000" w:rsidDel="00000000" w:rsidP="00000000" w:rsidRDefault="00000000" w:rsidRPr="00000000" w14:paraId="00001CD2">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Requirements.</w:t>
      </w:r>
    </w:p>
    <w:p w:rsidR="00000000" w:rsidDel="00000000" w:rsidP="00000000" w:rsidRDefault="00000000" w:rsidRPr="00000000" w14:paraId="00001CD3">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Alam n'yo naman.</w:t>
      </w:r>
    </w:p>
    <w:p w:rsidR="00000000" w:rsidDel="00000000" w:rsidP="00000000" w:rsidRDefault="00000000" w:rsidRPr="00000000" w14:paraId="00001CD4">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RICARDO</w:t>
      </w:r>
    </w:p>
    <w:p w:rsidR="00000000" w:rsidDel="00000000" w:rsidP="00000000" w:rsidRDefault="00000000" w:rsidRPr="00000000" w14:paraId="00001CD5">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Normal lang 'yan.</w:t>
      </w:r>
    </w:p>
    <w:p w:rsidR="00000000" w:rsidDel="00000000" w:rsidP="00000000" w:rsidRDefault="00000000" w:rsidRPr="00000000" w14:paraId="00001CD6">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Last stretch na.</w:t>
      </w:r>
    </w:p>
    <w:p w:rsidR="00000000" w:rsidDel="00000000" w:rsidP="00000000" w:rsidRDefault="00000000" w:rsidRPr="00000000" w14:paraId="00001CD7">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Konting tiis na lang.</w:t>
      </w:r>
    </w:p>
    <w:p w:rsidR="00000000" w:rsidDel="00000000" w:rsidP="00000000" w:rsidRDefault="00000000" w:rsidRPr="00000000" w14:paraId="00001CD8">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(ETHAN nods.)</w:t>
      </w:r>
    </w:p>
    <w:p w:rsidR="00000000" w:rsidDel="00000000" w:rsidP="00000000" w:rsidRDefault="00000000" w:rsidRPr="00000000" w14:paraId="00001CD9">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JENNIFER smiles proudly.</w:t>
      </w:r>
    </w:p>
    <w:p w:rsidR="00000000" w:rsidDel="00000000" w:rsidP="00000000" w:rsidRDefault="00000000" w:rsidRPr="00000000" w14:paraId="00001CDA">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She glances toward MAYA's empty seat.</w:t>
      </w:r>
    </w:p>
    <w:p w:rsidR="00000000" w:rsidDel="00000000" w:rsidP="00000000" w:rsidRDefault="00000000" w:rsidRPr="00000000" w14:paraId="00001CDB">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JENNIFER</w:t>
      </w:r>
    </w:p>
    <w:p w:rsidR="00000000" w:rsidDel="00000000" w:rsidP="00000000" w:rsidRDefault="00000000" w:rsidRPr="00000000" w14:paraId="00001CDC">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Gano'n din si MAYA.</w:t>
      </w:r>
    </w:p>
    <w:p w:rsidR="00000000" w:rsidDel="00000000" w:rsidP="00000000" w:rsidRDefault="00000000" w:rsidRPr="00000000" w14:paraId="00001CDD">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Halos hindi na nga lumalabas ng kwarto kakaaral.</w:t>
      </w:r>
    </w:p>
    <w:p w:rsidR="00000000" w:rsidDel="00000000" w:rsidP="00000000" w:rsidRDefault="00000000" w:rsidRPr="00000000" w14:paraId="00001CDE">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Kung minsan kailangan ko pang pilitin magpahinga.</w:t>
      </w:r>
    </w:p>
    <w:p w:rsidR="00000000" w:rsidDel="00000000" w:rsidP="00000000" w:rsidRDefault="00000000" w:rsidRPr="00000000" w14:paraId="00001CDF">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(RICARDO smiles.)</w:t>
      </w:r>
    </w:p>
    <w:p w:rsidR="00000000" w:rsidDel="00000000" w:rsidP="00000000" w:rsidRDefault="00000000" w:rsidRPr="00000000" w14:paraId="00001CE0">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RICARDO</w:t>
      </w:r>
    </w:p>
    <w:p w:rsidR="00000000" w:rsidDel="00000000" w:rsidP="00000000" w:rsidRDefault="00000000" w:rsidRPr="00000000" w14:paraId="00001CE1">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Mana sa sipag.</w:t>
      </w:r>
    </w:p>
    <w:p w:rsidR="00000000" w:rsidDel="00000000" w:rsidP="00000000" w:rsidRDefault="00000000" w:rsidRPr="00000000" w14:paraId="00001CE2">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(JENNIFER chuckles.)</w:t>
      </w:r>
    </w:p>
    <w:p w:rsidR="00000000" w:rsidDel="00000000" w:rsidP="00000000" w:rsidRDefault="00000000" w:rsidRPr="00000000" w14:paraId="00001CE3">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Clearly proud.</w:t>
      </w:r>
    </w:p>
    <w:p w:rsidR="00000000" w:rsidDel="00000000" w:rsidP="00000000" w:rsidRDefault="00000000" w:rsidRPr="00000000" w14:paraId="00001CE4">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JENNIFER</w:t>
      </w:r>
    </w:p>
    <w:p w:rsidR="00000000" w:rsidDel="00000000" w:rsidP="00000000" w:rsidRDefault="00000000" w:rsidRPr="00000000" w14:paraId="00001CE5">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Kaya nga kahit nahihirapan...</w:t>
      </w:r>
    </w:p>
    <w:p w:rsidR="00000000" w:rsidDel="00000000" w:rsidP="00000000" w:rsidRDefault="00000000" w:rsidRPr="00000000" w14:paraId="00001CE6">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Alam kong kakayanin niya.</w:t>
      </w:r>
    </w:p>
    <w:p w:rsidR="00000000" w:rsidDel="00000000" w:rsidP="00000000" w:rsidRDefault="00000000" w:rsidRPr="00000000" w14:paraId="00001CE7">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Hindi naman basta sumusuko ang anak namin.</w:t>
      </w:r>
    </w:p>
    <w:p w:rsidR="00000000" w:rsidDel="00000000" w:rsidP="00000000" w:rsidRDefault="00000000" w:rsidRPr="00000000" w14:paraId="00001CE8">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(ETHAN smiles politely.)</w:t>
      </w:r>
    </w:p>
    <w:p w:rsidR="00000000" w:rsidDel="00000000" w:rsidP="00000000" w:rsidRDefault="00000000" w:rsidRPr="00000000" w14:paraId="00001CE9">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He hesitates.</w:t>
      </w:r>
    </w:p>
    <w:p w:rsidR="00000000" w:rsidDel="00000000" w:rsidP="00000000" w:rsidRDefault="00000000" w:rsidRPr="00000000" w14:paraId="00001CEA">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Unsure whether to say anything.</w:t>
      </w:r>
    </w:p>
    <w:p w:rsidR="00000000" w:rsidDel="00000000" w:rsidP="00000000" w:rsidRDefault="00000000" w:rsidRPr="00000000" w14:paraId="00001CEB">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Then...</w:t>
      </w:r>
    </w:p>
    <w:p w:rsidR="00000000" w:rsidDel="00000000" w:rsidP="00000000" w:rsidRDefault="00000000" w:rsidRPr="00000000" w14:paraId="00001CEC">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ETHAN</w:t>
      </w:r>
    </w:p>
    <w:p w:rsidR="00000000" w:rsidDel="00000000" w:rsidP="00000000" w:rsidRDefault="00000000" w:rsidRPr="00000000" w14:paraId="00001CED">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Actually po...</w:t>
      </w:r>
    </w:p>
    <w:p w:rsidR="00000000" w:rsidDel="00000000" w:rsidP="00000000" w:rsidRDefault="00000000" w:rsidRPr="00000000" w14:paraId="00001CEE">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Okay na ba siya?</w:t>
      </w:r>
    </w:p>
    <w:p w:rsidR="00000000" w:rsidDel="00000000" w:rsidP="00000000" w:rsidRDefault="00000000" w:rsidRPr="00000000" w14:paraId="00001CEF">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(The room grows quieter.)</w:t>
      </w:r>
    </w:p>
    <w:p w:rsidR="00000000" w:rsidDel="00000000" w:rsidP="00000000" w:rsidRDefault="00000000" w:rsidRPr="00000000" w14:paraId="00001CF0">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(JENNIFER looks at him. Confused.)</w:t>
      </w:r>
    </w:p>
    <w:p w:rsidR="00000000" w:rsidDel="00000000" w:rsidP="00000000" w:rsidRDefault="00000000" w:rsidRPr="00000000" w14:paraId="00001CF1">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JENNIFER</w:t>
      </w:r>
    </w:p>
    <w:p w:rsidR="00000000" w:rsidDel="00000000" w:rsidP="00000000" w:rsidRDefault="00000000" w:rsidRPr="00000000" w14:paraId="00001CF2">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Anong ibig mong sabihin?</w:t>
      </w:r>
    </w:p>
    <w:p w:rsidR="00000000" w:rsidDel="00000000" w:rsidP="00000000" w:rsidRDefault="00000000" w:rsidRPr="00000000" w14:paraId="00001CF3">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(ETHAN blinks.)</w:t>
      </w:r>
    </w:p>
    <w:p w:rsidR="00000000" w:rsidDel="00000000" w:rsidP="00000000" w:rsidRDefault="00000000" w:rsidRPr="00000000" w14:paraId="00001CF4">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He immediately realizes something is off.</w:t>
      </w:r>
    </w:p>
    <w:p w:rsidR="00000000" w:rsidDel="00000000" w:rsidP="00000000" w:rsidRDefault="00000000" w:rsidRPr="00000000" w14:paraId="00001CF5">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ETHAN</w:t>
      </w:r>
    </w:p>
    <w:p w:rsidR="00000000" w:rsidDel="00000000" w:rsidP="00000000" w:rsidRDefault="00000000" w:rsidRPr="00000000" w14:paraId="00001CF6">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Ah...</w:t>
      </w:r>
    </w:p>
    <w:p w:rsidR="00000000" w:rsidDel="00000000" w:rsidP="00000000" w:rsidRDefault="00000000" w:rsidRPr="00000000" w14:paraId="00001CF7">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Akala ko po...</w:t>
      </w:r>
    </w:p>
    <w:p w:rsidR="00000000" w:rsidDel="00000000" w:rsidP="00000000" w:rsidRDefault="00000000" w:rsidRPr="00000000" w14:paraId="00001CF8">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Nasabi na niya.</w:t>
      </w:r>
    </w:p>
    <w:p w:rsidR="00000000" w:rsidDel="00000000" w:rsidP="00000000" w:rsidRDefault="00000000" w:rsidRPr="00000000" w14:paraId="00001CF9">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(JENNIFER slowly lowers her spoon.)</w:t>
      </w:r>
    </w:p>
    <w:p w:rsidR="00000000" w:rsidDel="00000000" w:rsidP="00000000" w:rsidRDefault="00000000" w:rsidRPr="00000000" w14:paraId="00001CFA">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JENNIFER</w:t>
      </w:r>
    </w:p>
    <w:p w:rsidR="00000000" w:rsidDel="00000000" w:rsidP="00000000" w:rsidRDefault="00000000" w:rsidRPr="00000000" w14:paraId="00001CFB">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Nasabi ang alin?</w:t>
      </w:r>
    </w:p>
    <w:p w:rsidR="00000000" w:rsidDel="00000000" w:rsidP="00000000" w:rsidRDefault="00000000" w:rsidRPr="00000000" w14:paraId="00001CFC">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(ETHAN looks between JENNIFER and RICARDO.)</w:t>
      </w:r>
    </w:p>
    <w:p w:rsidR="00000000" w:rsidDel="00000000" w:rsidP="00000000" w:rsidRDefault="00000000" w:rsidRPr="00000000" w14:paraId="00001CFD">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Then toward the hallway.</w:t>
      </w:r>
    </w:p>
    <w:p w:rsidR="00000000" w:rsidDel="00000000" w:rsidP="00000000" w:rsidRDefault="00000000" w:rsidRPr="00000000" w14:paraId="00001CFE">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His expression changes.</w:t>
      </w:r>
    </w:p>
    <w:p w:rsidR="00000000" w:rsidDel="00000000" w:rsidP="00000000" w:rsidRDefault="00000000" w:rsidRPr="00000000" w14:paraId="00001CFF">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He wasn't supposed to be the one saying it.</w:t>
      </w:r>
    </w:p>
    <w:p w:rsidR="00000000" w:rsidDel="00000000" w:rsidP="00000000" w:rsidRDefault="00000000" w:rsidRPr="00000000" w14:paraId="00001D00">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ETHAN</w:t>
      </w:r>
    </w:p>
    <w:p w:rsidR="00000000" w:rsidDel="00000000" w:rsidP="00000000" w:rsidRDefault="00000000" w:rsidRPr="00000000" w14:paraId="00001D01">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w:t>
      </w:r>
    </w:p>
    <w:p w:rsidR="00000000" w:rsidDel="00000000" w:rsidP="00000000" w:rsidRDefault="00000000" w:rsidRPr="00000000" w14:paraId="00001D02">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About po doon sa...</w:t>
      </w:r>
    </w:p>
    <w:p w:rsidR="00000000" w:rsidDel="00000000" w:rsidP="00000000" w:rsidRDefault="00000000" w:rsidRPr="00000000" w14:paraId="00001D03">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major requirement niya.</w:t>
      </w:r>
    </w:p>
    <w:p w:rsidR="00000000" w:rsidDel="00000000" w:rsidP="00000000" w:rsidRDefault="00000000" w:rsidRPr="00000000" w14:paraId="00001D04">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(Silence.)</w:t>
      </w:r>
    </w:p>
    <w:p w:rsidR="00000000" w:rsidDel="00000000" w:rsidP="00000000" w:rsidRDefault="00000000" w:rsidRPr="00000000" w14:paraId="00001D05">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RICARDO frowns.</w:t>
      </w:r>
    </w:p>
    <w:p w:rsidR="00000000" w:rsidDel="00000000" w:rsidP="00000000" w:rsidRDefault="00000000" w:rsidRPr="00000000" w14:paraId="00001D06">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RICARDO</w:t>
      </w:r>
    </w:p>
    <w:p w:rsidR="00000000" w:rsidDel="00000000" w:rsidP="00000000" w:rsidRDefault="00000000" w:rsidRPr="00000000" w14:paraId="00001D07">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Anong requirement?</w:t>
      </w:r>
    </w:p>
    <w:p w:rsidR="00000000" w:rsidDel="00000000" w:rsidP="00000000" w:rsidRDefault="00000000" w:rsidRPr="00000000" w14:paraId="00001D08">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(ETHAN swallows.)</w:t>
      </w:r>
    </w:p>
    <w:p w:rsidR="00000000" w:rsidDel="00000000" w:rsidP="00000000" w:rsidRDefault="00000000" w:rsidRPr="00000000" w14:paraId="00001D09">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(His voice becomes quieter.)</w:t>
      </w:r>
    </w:p>
    <w:p w:rsidR="00000000" w:rsidDel="00000000" w:rsidP="00000000" w:rsidRDefault="00000000" w:rsidRPr="00000000" w14:paraId="00001D0A">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ETHAN</w:t>
      </w:r>
    </w:p>
    <w:p w:rsidR="00000000" w:rsidDel="00000000" w:rsidP="00000000" w:rsidRDefault="00000000" w:rsidRPr="00000000" w14:paraId="00001D0B">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Yung...</w:t>
      </w:r>
    </w:p>
    <w:p w:rsidR="00000000" w:rsidDel="00000000" w:rsidP="00000000" w:rsidRDefault="00000000" w:rsidRPr="00000000" w14:paraId="00001D0C">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Hindi niya po naipasa.</w:t>
      </w:r>
    </w:p>
    <w:p w:rsidR="00000000" w:rsidDel="00000000" w:rsidP="00000000" w:rsidRDefault="00000000" w:rsidRPr="00000000" w14:paraId="00001D0D">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(The room falls completely silent.)</w:t>
      </w:r>
    </w:p>
    <w:p w:rsidR="00000000" w:rsidDel="00000000" w:rsidP="00000000" w:rsidRDefault="00000000" w:rsidRPr="00000000" w14:paraId="00001D0E">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JENNIFER stares at him.</w:t>
      </w:r>
    </w:p>
    <w:p w:rsidR="00000000" w:rsidDel="00000000" w:rsidP="00000000" w:rsidRDefault="00000000" w:rsidRPr="00000000" w14:paraId="00001D0F">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As if she misheard.</w:t>
      </w:r>
    </w:p>
    <w:p w:rsidR="00000000" w:rsidDel="00000000" w:rsidP="00000000" w:rsidRDefault="00000000" w:rsidRPr="00000000" w14:paraId="00001D10">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JENNIFER</w:t>
      </w:r>
    </w:p>
    <w:p w:rsidR="00000000" w:rsidDel="00000000" w:rsidP="00000000" w:rsidRDefault="00000000" w:rsidRPr="00000000" w14:paraId="00001D11">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w:t>
      </w:r>
    </w:p>
    <w:p w:rsidR="00000000" w:rsidDel="00000000" w:rsidP="00000000" w:rsidRDefault="00000000" w:rsidRPr="00000000" w14:paraId="00001D12">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Ano?</w:t>
      </w:r>
    </w:p>
    <w:p w:rsidR="00000000" w:rsidDel="00000000" w:rsidP="00000000" w:rsidRDefault="00000000" w:rsidRPr="00000000" w14:paraId="00001D13">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(ETHAN quickly shakes his head.)</w:t>
      </w:r>
    </w:p>
    <w:p w:rsidR="00000000" w:rsidDel="00000000" w:rsidP="00000000" w:rsidRDefault="00000000" w:rsidRPr="00000000" w14:paraId="00001D14">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ETHAN</w:t>
      </w:r>
    </w:p>
    <w:p w:rsidR="00000000" w:rsidDel="00000000" w:rsidP="00000000" w:rsidRDefault="00000000" w:rsidRPr="00000000" w14:paraId="00001D15">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Tita...</w:t>
      </w:r>
    </w:p>
    <w:p w:rsidR="00000000" w:rsidDel="00000000" w:rsidP="00000000" w:rsidRDefault="00000000" w:rsidRPr="00000000" w14:paraId="00001D16">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Akala ko talaga alam n'yo na.</w:t>
      </w:r>
    </w:p>
    <w:p w:rsidR="00000000" w:rsidDel="00000000" w:rsidP="00000000" w:rsidRDefault="00000000" w:rsidRPr="00000000" w14:paraId="00001D17">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I'm sorry.</w:t>
      </w:r>
    </w:p>
    <w:p w:rsidR="00000000" w:rsidDel="00000000" w:rsidP="00000000" w:rsidRDefault="00000000" w:rsidRPr="00000000" w14:paraId="00001D18">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(JENNIFER slowly stands.)</w:t>
      </w:r>
    </w:p>
    <w:p w:rsidR="00000000" w:rsidDel="00000000" w:rsidP="00000000" w:rsidRDefault="00000000" w:rsidRPr="00000000" w14:paraId="00001D19">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(Her eyes remain fixed on ETHAN.)</w:t>
      </w:r>
    </w:p>
    <w:p w:rsidR="00000000" w:rsidDel="00000000" w:rsidP="00000000" w:rsidRDefault="00000000" w:rsidRPr="00000000" w14:paraId="00001D1A">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JENNIFER</w:t>
      </w:r>
    </w:p>
    <w:p w:rsidR="00000000" w:rsidDel="00000000" w:rsidP="00000000" w:rsidRDefault="00000000" w:rsidRPr="00000000" w14:paraId="00001D1B">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Hindi niya sinabi sa'min.</w:t>
      </w:r>
    </w:p>
    <w:p w:rsidR="00000000" w:rsidDel="00000000" w:rsidP="00000000" w:rsidRDefault="00000000" w:rsidRPr="00000000" w14:paraId="00001D1C">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(RICARDO's expression hardens.)</w:t>
      </w:r>
    </w:p>
    <w:p w:rsidR="00000000" w:rsidDel="00000000" w:rsidP="00000000" w:rsidRDefault="00000000" w:rsidRPr="00000000" w14:paraId="00001D1D">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He looks toward the hallway leading to MAYA's room.</w:t>
      </w:r>
    </w:p>
    <w:p w:rsidR="00000000" w:rsidDel="00000000" w:rsidP="00000000" w:rsidRDefault="00000000" w:rsidRPr="00000000" w14:paraId="00001D1E">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A mixture of confusion...</w:t>
      </w:r>
    </w:p>
    <w:p w:rsidR="00000000" w:rsidDel="00000000" w:rsidP="00000000" w:rsidRDefault="00000000" w:rsidRPr="00000000" w14:paraId="00001D1F">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And disappointment.</w:t>
      </w:r>
    </w:p>
    <w:p w:rsidR="00000000" w:rsidDel="00000000" w:rsidP="00000000" w:rsidRDefault="00000000" w:rsidRPr="00000000" w14:paraId="00001D20">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RICARDO</w:t>
      </w:r>
    </w:p>
    <w:p w:rsidR="00000000" w:rsidDel="00000000" w:rsidP="00000000" w:rsidRDefault="00000000" w:rsidRPr="00000000" w14:paraId="00001D21">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Kailan pa nangyari 'to?</w:t>
      </w:r>
    </w:p>
    <w:p w:rsidR="00000000" w:rsidDel="00000000" w:rsidP="00000000" w:rsidRDefault="00000000" w:rsidRPr="00000000" w14:paraId="00001D22">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(ETHAN rubs the back of his neck.)</w:t>
      </w:r>
    </w:p>
    <w:p w:rsidR="00000000" w:rsidDel="00000000" w:rsidP="00000000" w:rsidRDefault="00000000" w:rsidRPr="00000000" w14:paraId="00001D23">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Clearly uncomfortable.</w:t>
      </w:r>
    </w:p>
    <w:p w:rsidR="00000000" w:rsidDel="00000000" w:rsidP="00000000" w:rsidRDefault="00000000" w:rsidRPr="00000000" w14:paraId="00001D24">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ETHAN</w:t>
      </w:r>
    </w:p>
    <w:p w:rsidR="00000000" w:rsidDel="00000000" w:rsidP="00000000" w:rsidRDefault="00000000" w:rsidRPr="00000000" w14:paraId="00001D25">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Matagal na po.</w:t>
      </w:r>
    </w:p>
    <w:p w:rsidR="00000000" w:rsidDel="00000000" w:rsidP="00000000" w:rsidRDefault="00000000" w:rsidRPr="00000000" w14:paraId="00001D26">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I...</w:t>
      </w:r>
    </w:p>
    <w:p w:rsidR="00000000" w:rsidDel="00000000" w:rsidP="00000000" w:rsidRDefault="00000000" w:rsidRPr="00000000" w14:paraId="00001D27">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I thought napag-usapan niyo na.</w:t>
      </w:r>
    </w:p>
    <w:p w:rsidR="00000000" w:rsidDel="00000000" w:rsidP="00000000" w:rsidRDefault="00000000" w:rsidRPr="00000000" w14:paraId="00001D28">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Nobody responds.</w:t>
      </w:r>
    </w:p>
    <w:p w:rsidR="00000000" w:rsidDel="00000000" w:rsidP="00000000" w:rsidRDefault="00000000" w:rsidRPr="00000000" w14:paraId="00001D29">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The silence becomes unbearable.</w:t>
      </w:r>
    </w:p>
    <w:p w:rsidR="00000000" w:rsidDel="00000000" w:rsidP="00000000" w:rsidRDefault="00000000" w:rsidRPr="00000000" w14:paraId="00001D2A">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JENNIFER slowly exhales.</w:t>
      </w:r>
    </w:p>
    <w:p w:rsidR="00000000" w:rsidDel="00000000" w:rsidP="00000000" w:rsidRDefault="00000000" w:rsidRPr="00000000" w14:paraId="00001D2B">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Trying to process everything.</w:t>
      </w:r>
    </w:p>
    <w:p w:rsidR="00000000" w:rsidDel="00000000" w:rsidP="00000000" w:rsidRDefault="00000000" w:rsidRPr="00000000" w14:paraId="00001D2C">
      <w:pPr>
        <w:spacing w:after="240" w:before="240" w:lineRule="auto"/>
        <w:jc w:val="center"/>
        <w:rPr>
          <w:rFonts w:ascii="Courier" w:cs="Courier" w:eastAsia="Courier" w:hAnsi="Courier"/>
          <w:b w:val="1"/>
          <w:bCs w:val="1"/>
          <w:color w:val="980000"/>
          <w:sz w:val="24"/>
          <w:szCs w:val="24"/>
        </w:rPr>
      </w:pPr>
      <w:r w:rsidDel="00000000" w:rsidR="00000000" w:rsidRPr="00000000">
        <w:rPr>
          <w:rFonts w:ascii="Courier" w:cs="Courier" w:eastAsia="Courier" w:hAnsi="Courier"/>
          <w:b w:val="1"/>
          <w:bCs w:val="1"/>
          <w:color w:val="980000"/>
          <w:sz w:val="24"/>
          <w:szCs w:val="24"/>
          <w:rtl w:val="0"/>
        </w:rPr>
        <w:t xml:space="preserve">JENNIFER</w:t>
      </w:r>
    </w:p>
    <w:p w:rsidR="00000000" w:rsidDel="00000000" w:rsidP="00000000" w:rsidRDefault="00000000" w:rsidRPr="00000000" w14:paraId="00001D2D">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So...</w:t>
      </w:r>
    </w:p>
    <w:p w:rsidR="00000000" w:rsidDel="00000000" w:rsidP="00000000" w:rsidRDefault="00000000" w:rsidRPr="00000000" w14:paraId="00001D2E">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Habang sinasabi niyang okay lang siya...</w:t>
      </w:r>
    </w:p>
    <w:p w:rsidR="00000000" w:rsidDel="00000000" w:rsidP="00000000" w:rsidRDefault="00000000" w:rsidRPr="00000000" w14:paraId="00001D2F">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Habang sinasabi niyang kaya niya...</w:t>
      </w:r>
    </w:p>
    <w:p w:rsidR="00000000" w:rsidDel="00000000" w:rsidP="00000000" w:rsidRDefault="00000000" w:rsidRPr="00000000" w14:paraId="00001D30">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Hindi pala totoo.</w:t>
      </w:r>
    </w:p>
    <w:p w:rsidR="00000000" w:rsidDel="00000000" w:rsidP="00000000" w:rsidRDefault="00000000" w:rsidRPr="00000000" w14:paraId="00001D31">
      <w:pPr>
        <w:spacing w:after="240" w:before="240" w:lineRule="auto"/>
        <w:jc w:val="center"/>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(RICARDO doesn't answer.)</w:t>
      </w:r>
    </w:p>
    <w:p w:rsidR="00000000" w:rsidDel="00000000" w:rsidP="00000000" w:rsidRDefault="00000000" w:rsidRPr="00000000" w14:paraId="00001D32">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His jaw tightens.</w:t>
      </w:r>
    </w:p>
    <w:p w:rsidR="00000000" w:rsidDel="00000000" w:rsidP="00000000" w:rsidRDefault="00000000" w:rsidRPr="00000000" w14:paraId="00001D33">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For the first time...</w:t>
      </w:r>
    </w:p>
    <w:p w:rsidR="00000000" w:rsidDel="00000000" w:rsidP="00000000" w:rsidRDefault="00000000" w:rsidRPr="00000000" w14:paraId="00001D34">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Neither parent knows what to believe anymore.</w:t>
      </w:r>
    </w:p>
    <w:p w:rsidR="00000000" w:rsidDel="00000000" w:rsidP="00000000" w:rsidRDefault="00000000" w:rsidRPr="00000000" w14:paraId="00001D35">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(ETHAN looks toward MAYA's closed bedroom door.)</w:t>
      </w:r>
    </w:p>
    <w:p w:rsidR="00000000" w:rsidDel="00000000" w:rsidP="00000000" w:rsidRDefault="00000000" w:rsidRPr="00000000" w14:paraId="00001D36">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Guilt washes over him.</w:t>
      </w:r>
    </w:p>
    <w:p w:rsidR="00000000" w:rsidDel="00000000" w:rsidP="00000000" w:rsidRDefault="00000000" w:rsidRPr="00000000" w14:paraId="00001D37">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He never intended to expose her.</w:t>
      </w:r>
    </w:p>
    <w:p w:rsidR="00000000" w:rsidDel="00000000" w:rsidP="00000000" w:rsidRDefault="00000000" w:rsidRPr="00000000" w14:paraId="00001D38">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He simply assumed...</w:t>
      </w:r>
    </w:p>
    <w:p w:rsidR="00000000" w:rsidDel="00000000" w:rsidP="00000000" w:rsidRDefault="00000000" w:rsidRPr="00000000" w14:paraId="00001D39">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Her parents already knew.</w:t>
      </w:r>
    </w:p>
    <w:p w:rsidR="00000000" w:rsidDel="00000000" w:rsidP="00000000" w:rsidRDefault="00000000" w:rsidRPr="00000000" w14:paraId="00001D3A">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Instead...</w:t>
      </w:r>
    </w:p>
    <w:p w:rsidR="00000000" w:rsidDel="00000000" w:rsidP="00000000" w:rsidRDefault="00000000" w:rsidRPr="00000000" w14:paraId="00001D3B">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He had revealed the truth himself.</w:t>
      </w:r>
    </w:p>
    <w:p w:rsidR="00000000" w:rsidDel="00000000" w:rsidP="00000000" w:rsidRDefault="00000000" w:rsidRPr="00000000" w14:paraId="00001D3C">
      <w:pPr>
        <w:spacing w:after="240" w:before="240" w:lineRule="auto"/>
        <w:rPr>
          <w:rFonts w:ascii="Courier" w:cs="Courier" w:eastAsia="Courier" w:hAnsi="Courier"/>
          <w:color w:val="980000"/>
          <w:sz w:val="24"/>
          <w:szCs w:val="24"/>
        </w:rPr>
      </w:pPr>
      <w:r w:rsidDel="00000000" w:rsidR="00000000" w:rsidRPr="00000000">
        <w:rPr>
          <w:rFonts w:ascii="Courier" w:cs="Courier" w:eastAsia="Courier" w:hAnsi="Courier"/>
          <w:color w:val="980000"/>
          <w:sz w:val="24"/>
          <w:szCs w:val="24"/>
          <w:rtl w:val="0"/>
        </w:rPr>
        <w:t xml:space="preserve">And in doing so...</w:t>
      </w:r>
    </w:p>
    <w:p w:rsidR="00000000" w:rsidDel="00000000" w:rsidP="00000000" w:rsidRDefault="00000000" w:rsidRPr="00000000" w14:paraId="00001D3D">
      <w:pPr>
        <w:spacing w:after="240" w:before="240" w:lineRule="auto"/>
        <w:rPr>
          <w:rFonts w:ascii="Courier" w:cs="Courier" w:eastAsia="Courier" w:hAnsi="Courier"/>
          <w:b w:val="1"/>
          <w:bCs w:val="1"/>
          <w:color w:val="38761d"/>
          <w:sz w:val="24"/>
          <w:szCs w:val="24"/>
        </w:rPr>
      </w:pPr>
      <w:r w:rsidDel="00000000" w:rsidR="00000000" w:rsidRPr="00000000">
        <w:rPr>
          <w:rFonts w:ascii="Courier" w:cs="Courier" w:eastAsia="Courier" w:hAnsi="Courier"/>
          <w:color w:val="980000"/>
          <w:sz w:val="24"/>
          <w:szCs w:val="24"/>
          <w:rtl w:val="0"/>
        </w:rPr>
        <w:t xml:space="preserve">The trust inside the Ilagan household quietly began to crumble.</w:t>
      </w:r>
      <w:r w:rsidDel="00000000" w:rsidR="00000000" w:rsidRPr="00000000">
        <w:rPr>
          <w:rtl w:val="0"/>
        </w:rPr>
      </w:r>
    </w:p>
    <w:p w:rsidR="00000000" w:rsidDel="00000000" w:rsidP="00000000" w:rsidRDefault="00000000" w:rsidRPr="00000000" w14:paraId="00001D3E">
      <w:pPr>
        <w:spacing w:after="240" w:before="240" w:lineRule="auto"/>
        <w:jc w:val="right"/>
        <w:rPr>
          <w:rFonts w:ascii="Courier" w:cs="Courier" w:eastAsia="Courier" w:hAnsi="Courier"/>
          <w:sz w:val="34"/>
          <w:szCs w:val="34"/>
        </w:rPr>
      </w:pPr>
      <w:r w:rsidDel="00000000" w:rsidR="00000000" w:rsidRPr="00000000">
        <w:rPr>
          <w:rFonts w:ascii="Courier" w:cs="Courier" w:eastAsia="Courier" w:hAnsi="Courier"/>
          <w:sz w:val="24"/>
          <w:szCs w:val="24"/>
          <w:rtl w:val="0"/>
        </w:rPr>
        <w:t xml:space="preserve">FADE OUT.</w:t>
      </w:r>
      <w:r w:rsidDel="00000000" w:rsidR="00000000" w:rsidRPr="00000000">
        <w:rPr>
          <w:rtl w:val="0"/>
        </w:rPr>
      </w:r>
    </w:p>
    <w:p w:rsidR="00000000" w:rsidDel="00000000" w:rsidP="00000000" w:rsidRDefault="00000000" w:rsidRPr="00000000" w14:paraId="00001D3F">
      <w:pPr>
        <w:spacing w:after="240" w:befor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INT. ILAGAN HOUSE - DINING ROOM - LATE MORNING</w:t>
      </w:r>
    </w:p>
    <w:p w:rsidR="00000000" w:rsidDel="00000000" w:rsidP="00000000" w:rsidRDefault="00000000" w:rsidRPr="00000000" w14:paraId="00001D40">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dining table remains untouched.</w:t>
      </w:r>
    </w:p>
    <w:p w:rsidR="00000000" w:rsidDel="00000000" w:rsidP="00000000" w:rsidRDefault="00000000" w:rsidRPr="00000000" w14:paraId="00001D41">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cups of coffee have gone cold.</w:t>
      </w:r>
    </w:p>
    <w:p w:rsidR="00000000" w:rsidDel="00000000" w:rsidP="00000000" w:rsidRDefault="00000000" w:rsidRPr="00000000" w14:paraId="00001D42">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sits at the head of the table.</w:t>
      </w:r>
    </w:p>
    <w:p w:rsidR="00000000" w:rsidDel="00000000" w:rsidP="00000000" w:rsidRDefault="00000000" w:rsidRPr="00000000" w14:paraId="00001D43">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quietly folds a dish towel in her hands, more out of nervousness than necessity.</w:t>
      </w:r>
    </w:p>
    <w:p w:rsidR="00000000" w:rsidDel="00000000" w:rsidP="00000000" w:rsidRDefault="00000000" w:rsidRPr="00000000" w14:paraId="00001D44">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sits across from them.</w:t>
      </w:r>
    </w:p>
    <w:p w:rsidR="00000000" w:rsidDel="00000000" w:rsidP="00000000" w:rsidRDefault="00000000" w:rsidRPr="00000000" w14:paraId="00001D45">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one says a word.</w:t>
      </w:r>
    </w:p>
    <w:p w:rsidR="00000000" w:rsidDel="00000000" w:rsidP="00000000" w:rsidRDefault="00000000" w:rsidRPr="00000000" w14:paraId="00001D46">
      <w:pPr>
        <w:spacing w:after="240" w:befor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breaks the silence.</w:t>
      </w:r>
    </w:p>
    <w:p w:rsidR="00000000" w:rsidDel="00000000" w:rsidP="00000000" w:rsidRDefault="00000000" w:rsidRPr="00000000" w14:paraId="00001D47">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D4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puwedeng ganito na lang.</w:t>
      </w:r>
    </w:p>
    <w:p w:rsidR="00000000" w:rsidDel="00000000" w:rsidP="00000000" w:rsidRDefault="00000000" w:rsidRPr="00000000" w14:paraId="00001D49">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looks up.)</w:t>
      </w:r>
    </w:p>
    <w:p w:rsidR="00000000" w:rsidDel="00000000" w:rsidP="00000000" w:rsidRDefault="00000000" w:rsidRPr="00000000" w14:paraId="00001D4A">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JENNIFER</w:t>
      </w:r>
    </w:p>
    <w:p w:rsidR="00000000" w:rsidDel="00000000" w:rsidP="00000000" w:rsidRDefault="00000000" w:rsidRPr="00000000" w14:paraId="00001D4B">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Alam ko.</w:t>
      </w:r>
    </w:p>
    <w:p w:rsidR="00000000" w:rsidDel="00000000" w:rsidP="00000000" w:rsidRDefault="00000000" w:rsidRPr="00000000" w14:paraId="00001D4C">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(Pause.)</w:t>
      </w:r>
    </w:p>
    <w:p w:rsidR="00000000" w:rsidDel="00000000" w:rsidP="00000000" w:rsidRDefault="00000000" w:rsidRPr="00000000" w14:paraId="00001D4D">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Pero hindi ko alam kung paano magsisimula.</w:t>
      </w:r>
    </w:p>
    <w:p w:rsidR="00000000" w:rsidDel="00000000" w:rsidP="00000000" w:rsidRDefault="00000000" w:rsidRPr="00000000" w14:paraId="00001D4E">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(RICARDO nods.)</w:t>
      </w:r>
    </w:p>
    <w:p w:rsidR="00000000" w:rsidDel="00000000" w:rsidP="00000000" w:rsidRDefault="00000000" w:rsidRPr="00000000" w14:paraId="00001D4F">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RICARDO</w:t>
      </w:r>
    </w:p>
    <w:p w:rsidR="00000000" w:rsidDel="00000000" w:rsidP="00000000" w:rsidRDefault="00000000" w:rsidRPr="00000000" w14:paraId="00001D50">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Ako rin.</w:t>
      </w:r>
    </w:p>
    <w:p w:rsidR="00000000" w:rsidDel="00000000" w:rsidP="00000000" w:rsidRDefault="00000000" w:rsidRPr="00000000" w14:paraId="00001D51">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(ETHAN looks toward the hallway.)</w:t>
      </w:r>
    </w:p>
    <w:p w:rsidR="00000000" w:rsidDel="00000000" w:rsidP="00000000" w:rsidRDefault="00000000" w:rsidRPr="00000000" w14:paraId="00001D52">
      <w:pPr>
        <w:spacing w:after="240" w:before="240" w:lineRule="auto"/>
        <w:jc w:val="center"/>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ETHAN</w:t>
      </w:r>
    </w:p>
    <w:p w:rsidR="00000000" w:rsidDel="00000000" w:rsidP="00000000" w:rsidRDefault="00000000" w:rsidRPr="00000000" w14:paraId="00001D53">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Maybe...</w:t>
      </w:r>
    </w:p>
    <w:p w:rsidR="00000000" w:rsidDel="00000000" w:rsidP="00000000" w:rsidRDefault="00000000" w:rsidRPr="00000000" w14:paraId="00001D54">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Hindi niyo kailangang alam agad ang tamang sasabihin.</w:t>
      </w:r>
    </w:p>
    <w:p w:rsidR="00000000" w:rsidDel="00000000" w:rsidP="00000000" w:rsidRDefault="00000000" w:rsidRPr="00000000" w14:paraId="00001D55">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Baka...</w:t>
      </w:r>
    </w:p>
    <w:p w:rsidR="00000000" w:rsidDel="00000000" w:rsidP="00000000" w:rsidRDefault="00000000" w:rsidRPr="00000000" w14:paraId="00001D56">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kailangan lang muna niyang maramdaman na gusto niyo siyang pakinggan.</w:t>
      </w:r>
    </w:p>
    <w:p w:rsidR="00000000" w:rsidDel="00000000" w:rsidP="00000000" w:rsidRDefault="00000000" w:rsidRPr="00000000" w14:paraId="00001D57">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(JENNIFER slowly lowers her eyes.)</w:t>
      </w:r>
    </w:p>
    <w:p w:rsidR="00000000" w:rsidDel="00000000" w:rsidP="00000000" w:rsidRDefault="00000000" w:rsidRPr="00000000" w14:paraId="00001D58">
      <w:pPr>
        <w:spacing w:after="240" w:befor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She quietly nods.</w:t>
      </w:r>
    </w:p>
    <w:p w:rsidR="00000000" w:rsidDel="00000000" w:rsidP="00000000" w:rsidRDefault="00000000" w:rsidRPr="00000000" w14:paraId="00001D5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D5A">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MAYA'S BEDROOM - MOMENTS LATER</w:t>
      </w:r>
    </w:p>
    <w:p w:rsidR="00000000" w:rsidDel="00000000" w:rsidP="00000000" w:rsidRDefault="00000000" w:rsidRPr="00000000" w14:paraId="00001D5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 soft knock is heard.</w:t>
      </w:r>
    </w:p>
    <w:p w:rsidR="00000000" w:rsidDel="00000000" w:rsidP="00000000" w:rsidRDefault="00000000" w:rsidRPr="00000000" w14:paraId="00001D5C">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 (O.S.)</w:t>
      </w:r>
    </w:p>
    <w:p w:rsidR="00000000" w:rsidDel="00000000" w:rsidP="00000000" w:rsidRDefault="00000000" w:rsidRPr="00000000" w14:paraId="00001D5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Anak...</w:t>
      </w:r>
    </w:p>
    <w:p w:rsidR="00000000" w:rsidDel="00000000" w:rsidP="00000000" w:rsidRDefault="00000000" w:rsidRPr="00000000" w14:paraId="00001D5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Pwede ba tayong mag-usap?</w:t>
      </w:r>
    </w:p>
    <w:p w:rsidR="00000000" w:rsidDel="00000000" w:rsidP="00000000" w:rsidRDefault="00000000" w:rsidRPr="00000000" w14:paraId="00001D5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stares at the bedroom door.)</w:t>
      </w:r>
    </w:p>
    <w:p w:rsidR="00000000" w:rsidDel="00000000" w:rsidP="00000000" w:rsidRDefault="00000000" w:rsidRPr="00000000" w14:paraId="00001D6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eyes are tired.</w:t>
      </w:r>
    </w:p>
    <w:p w:rsidR="00000000" w:rsidDel="00000000" w:rsidP="00000000" w:rsidRDefault="00000000" w:rsidRPr="00000000" w14:paraId="00001D6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doesn't answer immediately.</w:t>
      </w:r>
    </w:p>
    <w:p w:rsidR="00000000" w:rsidDel="00000000" w:rsidP="00000000" w:rsidRDefault="00000000" w:rsidRPr="00000000" w14:paraId="00001D6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Another knock.</w:t>
      </w:r>
    </w:p>
    <w:p w:rsidR="00000000" w:rsidDel="00000000" w:rsidP="00000000" w:rsidRDefault="00000000" w:rsidRPr="00000000" w14:paraId="00001D6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Gentler this time.</w:t>
      </w:r>
    </w:p>
    <w:p w:rsidR="00000000" w:rsidDel="00000000" w:rsidP="00000000" w:rsidRDefault="00000000" w:rsidRPr="00000000" w14:paraId="00001D64">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 (O.S.)</w:t>
      </w:r>
    </w:p>
    <w:p w:rsidR="00000000" w:rsidDel="00000000" w:rsidP="00000000" w:rsidRDefault="00000000" w:rsidRPr="00000000" w14:paraId="00001D6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w:t>
      </w:r>
    </w:p>
    <w:p w:rsidR="00000000" w:rsidDel="00000000" w:rsidP="00000000" w:rsidRDefault="00000000" w:rsidRPr="00000000" w14:paraId="00001D6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Please.</w:t>
      </w:r>
    </w:p>
    <w:p w:rsidR="00000000" w:rsidDel="00000000" w:rsidP="00000000" w:rsidRDefault="00000000" w:rsidRPr="00000000" w14:paraId="00001D6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closes her eyes.)</w:t>
      </w:r>
    </w:p>
    <w:p w:rsidR="00000000" w:rsidDel="00000000" w:rsidP="00000000" w:rsidRDefault="00000000" w:rsidRPr="00000000" w14:paraId="00001D6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lets out a slow breath.</w:t>
      </w:r>
    </w:p>
    <w:p w:rsidR="00000000" w:rsidDel="00000000" w:rsidP="00000000" w:rsidRDefault="00000000" w:rsidRPr="00000000" w14:paraId="00001D6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Then quietly stands.</w:t>
      </w:r>
    </w:p>
    <w:p w:rsidR="00000000" w:rsidDel="00000000" w:rsidP="00000000" w:rsidRDefault="00000000" w:rsidRPr="00000000" w14:paraId="00001D6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unlocks the door.</w:t>
      </w:r>
    </w:p>
    <w:p w:rsidR="00000000" w:rsidDel="00000000" w:rsidP="00000000" w:rsidRDefault="00000000" w:rsidRPr="00000000" w14:paraId="00001D6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door slowly opens.</w:t>
      </w:r>
    </w:p>
    <w:p w:rsidR="00000000" w:rsidDel="00000000" w:rsidP="00000000" w:rsidRDefault="00000000" w:rsidRPr="00000000" w14:paraId="00001D6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stands in front.</w:t>
      </w:r>
    </w:p>
    <w:p w:rsidR="00000000" w:rsidDel="00000000" w:rsidP="00000000" w:rsidRDefault="00000000" w:rsidRPr="00000000" w14:paraId="00001D6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is beside him.</w:t>
      </w:r>
    </w:p>
    <w:p w:rsidR="00000000" w:rsidDel="00000000" w:rsidP="00000000" w:rsidRDefault="00000000" w:rsidRPr="00000000" w14:paraId="00001D6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Both wear expressions of concern.</w:t>
      </w:r>
    </w:p>
    <w:p w:rsidR="00000000" w:rsidDel="00000000" w:rsidP="00000000" w:rsidRDefault="00000000" w:rsidRPr="00000000" w14:paraId="00001D6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ETHAN remains a few steps behind in the hallway.</w:t>
      </w:r>
    </w:p>
    <w:p w:rsidR="00000000" w:rsidDel="00000000" w:rsidP="00000000" w:rsidRDefault="00000000" w:rsidRPr="00000000" w14:paraId="00001D7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Giving the family space.</w:t>
      </w:r>
    </w:p>
    <w:p w:rsidR="00000000" w:rsidDel="00000000" w:rsidP="00000000" w:rsidRDefault="00000000" w:rsidRPr="00000000" w14:paraId="00001D7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For a brief moment...</w:t>
      </w:r>
    </w:p>
    <w:p w:rsidR="00000000" w:rsidDel="00000000" w:rsidP="00000000" w:rsidRDefault="00000000" w:rsidRPr="00000000" w14:paraId="00001D7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 one speaks.</w:t>
      </w:r>
    </w:p>
    <w:p w:rsidR="00000000" w:rsidDel="00000000" w:rsidP="00000000" w:rsidRDefault="00000000" w:rsidRPr="00000000" w14:paraId="00001D73">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w:t>
      </w:r>
    </w:p>
    <w:p w:rsidR="00000000" w:rsidDel="00000000" w:rsidP="00000000" w:rsidRDefault="00000000" w:rsidRPr="00000000" w14:paraId="00001D74">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Pwede ba tayong mag-usap?</w:t>
      </w:r>
    </w:p>
    <w:p w:rsidR="00000000" w:rsidDel="00000000" w:rsidP="00000000" w:rsidRDefault="00000000" w:rsidRPr="00000000" w14:paraId="00001D7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avoids eye contact.)</w:t>
      </w:r>
    </w:p>
    <w:p w:rsidR="00000000" w:rsidDel="00000000" w:rsidP="00000000" w:rsidRDefault="00000000" w:rsidRPr="00000000" w14:paraId="00001D7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gives a small shrug.)</w:t>
      </w:r>
    </w:p>
    <w:p w:rsidR="00000000" w:rsidDel="00000000" w:rsidP="00000000" w:rsidRDefault="00000000" w:rsidRPr="00000000" w14:paraId="00001D77">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D7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Kung tungkol na naman sa grades...</w:t>
      </w:r>
    </w:p>
    <w:p w:rsidR="00000000" w:rsidDel="00000000" w:rsidP="00000000" w:rsidRDefault="00000000" w:rsidRPr="00000000" w14:paraId="00001D79">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Alam ko na sasabihin n'yo.</w:t>
      </w:r>
    </w:p>
    <w:p w:rsidR="00000000" w:rsidDel="00000000" w:rsidP="00000000" w:rsidRDefault="00000000" w:rsidRPr="00000000" w14:paraId="00001D7A">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w:t>
      </w:r>
    </w:p>
    <w:p w:rsidR="00000000" w:rsidDel="00000000" w:rsidP="00000000" w:rsidRDefault="00000000" w:rsidRPr="00000000" w14:paraId="00001D7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w:t>
      </w:r>
    </w:p>
    <w:p w:rsidR="00000000" w:rsidDel="00000000" w:rsidP="00000000" w:rsidRDefault="00000000" w:rsidRPr="00000000" w14:paraId="00001D7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Gusto lang naming marinig ka.</w:t>
      </w:r>
    </w:p>
    <w:p w:rsidR="00000000" w:rsidDel="00000000" w:rsidP="00000000" w:rsidRDefault="00000000" w:rsidRPr="00000000" w14:paraId="00001D7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lets out a quiet, humorless laugh.)</w:t>
      </w:r>
    </w:p>
    <w:p w:rsidR="00000000" w:rsidDel="00000000" w:rsidP="00000000" w:rsidRDefault="00000000" w:rsidRPr="00000000" w14:paraId="00001D7E">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D7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Talaga?</w:t>
      </w:r>
    </w:p>
    <w:p w:rsidR="00000000" w:rsidDel="00000000" w:rsidP="00000000" w:rsidRDefault="00000000" w:rsidRPr="00000000" w14:paraId="00001D8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(Pause.)</w:t>
      </w:r>
    </w:p>
    <w:p w:rsidR="00000000" w:rsidDel="00000000" w:rsidP="00000000" w:rsidRDefault="00000000" w:rsidRPr="00000000" w14:paraId="00001D8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Ngayon lang?</w:t>
      </w:r>
    </w:p>
    <w:p w:rsidR="00000000" w:rsidDel="00000000" w:rsidP="00000000" w:rsidRDefault="00000000" w:rsidRPr="00000000" w14:paraId="00001D8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looks down.)</w:t>
      </w:r>
    </w:p>
    <w:p w:rsidR="00000000" w:rsidDel="00000000" w:rsidP="00000000" w:rsidRDefault="00000000" w:rsidRPr="00000000" w14:paraId="00001D8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says nothing.</w:t>
      </w:r>
    </w:p>
    <w:p w:rsidR="00000000" w:rsidDel="00000000" w:rsidP="00000000" w:rsidRDefault="00000000" w:rsidRPr="00000000" w14:paraId="00001D84">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w:t>
      </w:r>
    </w:p>
    <w:p w:rsidR="00000000" w:rsidDel="00000000" w:rsidP="00000000" w:rsidRDefault="00000000" w:rsidRPr="00000000" w14:paraId="00001D8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Labas muna tayo.</w:t>
      </w:r>
    </w:p>
    <w:p w:rsidR="00000000" w:rsidDel="00000000" w:rsidP="00000000" w:rsidRDefault="00000000" w:rsidRPr="00000000" w14:paraId="00001D8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Usap lang.</w:t>
      </w:r>
    </w:p>
    <w:p w:rsidR="00000000" w:rsidDel="00000000" w:rsidP="00000000" w:rsidRDefault="00000000" w:rsidRPr="00000000" w14:paraId="00001D8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Walang sigawan.</w:t>
      </w:r>
    </w:p>
    <w:p w:rsidR="00000000" w:rsidDel="00000000" w:rsidP="00000000" w:rsidRDefault="00000000" w:rsidRPr="00000000" w14:paraId="00001D8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studies both of her parents.)</w:t>
      </w:r>
    </w:p>
    <w:p w:rsidR="00000000" w:rsidDel="00000000" w:rsidP="00000000" w:rsidRDefault="00000000" w:rsidRPr="00000000" w14:paraId="00001D8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Trying to decide if she believes them.</w:t>
      </w:r>
    </w:p>
    <w:p w:rsidR="00000000" w:rsidDel="00000000" w:rsidP="00000000" w:rsidRDefault="00000000" w:rsidRPr="00000000" w14:paraId="00001D8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After a long moment...</w:t>
      </w:r>
    </w:p>
    <w:p w:rsidR="00000000" w:rsidDel="00000000" w:rsidP="00000000" w:rsidRDefault="00000000" w:rsidRPr="00000000" w14:paraId="00001D8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quietly nods.</w:t>
        <w:br w:type="textWrapping"/>
      </w:r>
    </w:p>
    <w:p w:rsidR="00000000" w:rsidDel="00000000" w:rsidP="00000000" w:rsidRDefault="00000000" w:rsidRPr="00000000" w14:paraId="00001D8C">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ILAGAN HOUSE – LIVING ROOM – CONTINUOUS</w:t>
      </w:r>
    </w:p>
    <w:p w:rsidR="00000000" w:rsidDel="00000000" w:rsidP="00000000" w:rsidRDefault="00000000" w:rsidRPr="00000000" w14:paraId="00001D8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living room feels unusually quiet.)</w:t>
      </w:r>
    </w:p>
    <w:p w:rsidR="00000000" w:rsidDel="00000000" w:rsidP="00000000" w:rsidRDefault="00000000" w:rsidRPr="00000000" w14:paraId="00001D8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sits in the single armchair.)</w:t>
      </w:r>
    </w:p>
    <w:p w:rsidR="00000000" w:rsidDel="00000000" w:rsidP="00000000" w:rsidRDefault="00000000" w:rsidRPr="00000000" w14:paraId="00001D8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sits at one end of the sofa.)</w:t>
      </w:r>
    </w:p>
    <w:p w:rsidR="00000000" w:rsidDel="00000000" w:rsidP="00000000" w:rsidRDefault="00000000" w:rsidRPr="00000000" w14:paraId="00001D9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chooses the opposite end.)</w:t>
      </w:r>
    </w:p>
    <w:p w:rsidR="00000000" w:rsidDel="00000000" w:rsidP="00000000" w:rsidRDefault="00000000" w:rsidRPr="00000000" w14:paraId="00001D9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Leaving as much distance as possible between them.</w:t>
      </w:r>
    </w:p>
    <w:p w:rsidR="00000000" w:rsidDel="00000000" w:rsidP="00000000" w:rsidRDefault="00000000" w:rsidRPr="00000000" w14:paraId="00001D9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Silence.</w:t>
      </w:r>
    </w:p>
    <w:p w:rsidR="00000000" w:rsidDel="00000000" w:rsidP="00000000" w:rsidRDefault="00000000" w:rsidRPr="00000000" w14:paraId="00001D9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ticking of the wall clock becomes almost unbearable.</w:t>
      </w:r>
    </w:p>
    <w:p w:rsidR="00000000" w:rsidDel="00000000" w:rsidP="00000000" w:rsidRDefault="00000000" w:rsidRPr="00000000" w14:paraId="00001D9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finally speaks.</w:t>
      </w:r>
    </w:p>
    <w:p w:rsidR="00000000" w:rsidDel="00000000" w:rsidP="00000000" w:rsidRDefault="00000000" w:rsidRPr="00000000" w14:paraId="00001D95">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w:t>
      </w:r>
    </w:p>
    <w:p w:rsidR="00000000" w:rsidDel="00000000" w:rsidP="00000000" w:rsidRDefault="00000000" w:rsidRPr="00000000" w14:paraId="00001D9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Anak...</w:t>
      </w:r>
    </w:p>
    <w:p w:rsidR="00000000" w:rsidDel="00000000" w:rsidP="00000000" w:rsidRDefault="00000000" w:rsidRPr="00000000" w14:paraId="00001D9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namin gustong umabot tayo sa ganito.</w:t>
      </w:r>
    </w:p>
    <w:p w:rsidR="00000000" w:rsidDel="00000000" w:rsidP="00000000" w:rsidRDefault="00000000" w:rsidRPr="00000000" w14:paraId="00001D9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keeps her eyes fixed on the floor.)</w:t>
      </w:r>
    </w:p>
    <w:p w:rsidR="00000000" w:rsidDel="00000000" w:rsidP="00000000" w:rsidRDefault="00000000" w:rsidRPr="00000000" w14:paraId="00001D99">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D9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Okay lang.</w:t>
      </w:r>
    </w:p>
    <w:p w:rsidR="00000000" w:rsidDel="00000000" w:rsidP="00000000" w:rsidRDefault="00000000" w:rsidRPr="00000000" w14:paraId="00001D9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Nangyari na.</w:t>
      </w:r>
    </w:p>
    <w:p w:rsidR="00000000" w:rsidDel="00000000" w:rsidP="00000000" w:rsidRDefault="00000000" w:rsidRPr="00000000" w14:paraId="00001D9C">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w:t>
      </w:r>
    </w:p>
    <w:p w:rsidR="00000000" w:rsidDel="00000000" w:rsidP="00000000" w:rsidRDefault="00000000" w:rsidRPr="00000000" w14:paraId="00001D9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w:t>
      </w:r>
    </w:p>
    <w:p w:rsidR="00000000" w:rsidDel="00000000" w:rsidP="00000000" w:rsidRDefault="00000000" w:rsidRPr="00000000" w14:paraId="00001D9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okay.</w:t>
      </w:r>
    </w:p>
    <w:p w:rsidR="00000000" w:rsidDel="00000000" w:rsidP="00000000" w:rsidRDefault="00000000" w:rsidRPr="00000000" w14:paraId="00001D9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(Pause.)</w:t>
      </w:r>
    </w:p>
    <w:p w:rsidR="00000000" w:rsidDel="00000000" w:rsidP="00000000" w:rsidRDefault="00000000" w:rsidRPr="00000000" w14:paraId="00001DA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Gusto naming maintindihan...</w:t>
      </w:r>
    </w:p>
    <w:p w:rsidR="00000000" w:rsidDel="00000000" w:rsidP="00000000" w:rsidRDefault="00000000" w:rsidRPr="00000000" w14:paraId="00001DA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Bakit umabot dito.</w:t>
      </w:r>
    </w:p>
    <w:p w:rsidR="00000000" w:rsidDel="00000000" w:rsidP="00000000" w:rsidRDefault="00000000" w:rsidRPr="00000000" w14:paraId="00001DA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leans back against the sofa.)</w:t>
      </w:r>
    </w:p>
    <w:p w:rsidR="00000000" w:rsidDel="00000000" w:rsidP="00000000" w:rsidRDefault="00000000" w:rsidRPr="00000000" w14:paraId="00001DA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Crossing her arms.</w:t>
      </w:r>
    </w:p>
    <w:p w:rsidR="00000000" w:rsidDel="00000000" w:rsidP="00000000" w:rsidRDefault="00000000" w:rsidRPr="00000000" w14:paraId="00001DA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Almost instinctively.</w:t>
      </w:r>
    </w:p>
    <w:p w:rsidR="00000000" w:rsidDel="00000000" w:rsidP="00000000" w:rsidRDefault="00000000" w:rsidRPr="00000000" w14:paraId="00001DA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Building a wall between herself and her parents.</w:t>
      </w:r>
    </w:p>
    <w:p w:rsidR="00000000" w:rsidDel="00000000" w:rsidP="00000000" w:rsidRDefault="00000000" w:rsidRPr="00000000" w14:paraId="00001DA6">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DA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Wala namang complicated.</w:t>
      </w:r>
    </w:p>
    <w:p w:rsidR="00000000" w:rsidDel="00000000" w:rsidP="00000000" w:rsidRDefault="00000000" w:rsidRPr="00000000" w14:paraId="00001DA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Bumagsak ako.</w:t>
      </w:r>
    </w:p>
    <w:p w:rsidR="00000000" w:rsidDel="00000000" w:rsidP="00000000" w:rsidRDefault="00000000" w:rsidRPr="00000000" w14:paraId="00001DA9">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Nagalit kayo.</w:t>
      </w:r>
    </w:p>
    <w:p w:rsidR="00000000" w:rsidDel="00000000" w:rsidP="00000000" w:rsidRDefault="00000000" w:rsidRPr="00000000" w14:paraId="00001DA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Tapos.</w:t>
      </w:r>
    </w:p>
    <w:p w:rsidR="00000000" w:rsidDel="00000000" w:rsidP="00000000" w:rsidRDefault="00000000" w:rsidRPr="00000000" w14:paraId="00001DAB">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1DA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w:t>
      </w:r>
    </w:p>
    <w:p w:rsidR="00000000" w:rsidDel="00000000" w:rsidP="00000000" w:rsidRDefault="00000000" w:rsidRPr="00000000" w14:paraId="00001DA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lang 'yon.</w:t>
      </w:r>
    </w:p>
    <w:p w:rsidR="00000000" w:rsidDel="00000000" w:rsidP="00000000" w:rsidRDefault="00000000" w:rsidRPr="00000000" w14:paraId="00001DA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Matagal na naming napapansin na may tinatago ka.</w:t>
      </w:r>
    </w:p>
    <w:p w:rsidR="00000000" w:rsidDel="00000000" w:rsidP="00000000" w:rsidRDefault="00000000" w:rsidRPr="00000000" w14:paraId="00001DA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immediately responds.)</w:t>
      </w:r>
    </w:p>
    <w:p w:rsidR="00000000" w:rsidDel="00000000" w:rsidP="00000000" w:rsidRDefault="00000000" w:rsidRPr="00000000" w14:paraId="00001DB0">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DB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Wala.</w:t>
      </w:r>
    </w:p>
    <w:p w:rsidR="00000000" w:rsidDel="00000000" w:rsidP="00000000" w:rsidRDefault="00000000" w:rsidRPr="00000000" w14:paraId="00001DB2">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1DB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Anak...</w:t>
      </w:r>
    </w:p>
    <w:p w:rsidR="00000000" w:rsidDel="00000000" w:rsidP="00000000" w:rsidRDefault="00000000" w:rsidRPr="00000000" w14:paraId="00001DB4">
      <w:pPr>
        <w:spacing w:after="240" w:before="240" w:lineRule="auto"/>
        <w:jc w:val="center"/>
        <w:rPr>
          <w:rFonts w:ascii="Courier" w:cs="Courier" w:eastAsia="Courier" w:hAnsi="Courier"/>
          <w:i w:val="1"/>
          <w:i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br w:type="textWrapping"/>
      </w:r>
      <w:r w:rsidDel="00000000" w:rsidR="00000000" w:rsidRPr="00000000">
        <w:rPr>
          <w:rFonts w:ascii="Courier" w:cs="Courier" w:eastAsia="Courier" w:hAnsi="Courier"/>
          <w:i w:val="1"/>
          <w:iCs w:val="1"/>
          <w:color w:val="ff0000"/>
          <w:sz w:val="24"/>
          <w:szCs w:val="24"/>
          <w:rtl w:val="0"/>
        </w:rPr>
        <w:t xml:space="preserve">(Cutting her off.)</w:t>
      </w:r>
    </w:p>
    <w:p w:rsidR="00000000" w:rsidDel="00000000" w:rsidP="00000000" w:rsidRDefault="00000000" w:rsidRPr="00000000" w14:paraId="00001DB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Sabi ngang wala.</w:t>
      </w:r>
    </w:p>
    <w:p w:rsidR="00000000" w:rsidDel="00000000" w:rsidP="00000000" w:rsidRDefault="00000000" w:rsidRPr="00000000" w14:paraId="00001DB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falls silent.)</w:t>
      </w:r>
    </w:p>
    <w:p w:rsidR="00000000" w:rsidDel="00000000" w:rsidP="00000000" w:rsidRDefault="00000000" w:rsidRPr="00000000" w14:paraId="00001DB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exchanges a quick glance with her.</w:t>
      </w:r>
    </w:p>
    <w:p w:rsidR="00000000" w:rsidDel="00000000" w:rsidP="00000000" w:rsidRDefault="00000000" w:rsidRPr="00000000" w14:paraId="00001DB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 notices MAYA's defensive tone.</w:t>
      </w:r>
    </w:p>
    <w:p w:rsidR="00000000" w:rsidDel="00000000" w:rsidP="00000000" w:rsidRDefault="00000000" w:rsidRPr="00000000" w14:paraId="00001DB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But remains calm.</w:t>
      </w:r>
    </w:p>
    <w:p w:rsidR="00000000" w:rsidDel="00000000" w:rsidP="00000000" w:rsidRDefault="00000000" w:rsidRPr="00000000" w14:paraId="00001DBA">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w:t>
      </w:r>
    </w:p>
    <w:p w:rsidR="00000000" w:rsidDel="00000000" w:rsidP="00000000" w:rsidRDefault="00000000" w:rsidRPr="00000000" w14:paraId="00001DB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namin kalaban, anak.</w:t>
      </w:r>
    </w:p>
    <w:p w:rsidR="00000000" w:rsidDel="00000000" w:rsidP="00000000" w:rsidRDefault="00000000" w:rsidRPr="00000000" w14:paraId="00001DB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gives a faint, sarcastic smile.)</w:t>
      </w:r>
    </w:p>
    <w:p w:rsidR="00000000" w:rsidDel="00000000" w:rsidP="00000000" w:rsidRDefault="00000000" w:rsidRPr="00000000" w14:paraId="00001DBD">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DB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ba?</w:t>
      </w:r>
    </w:p>
    <w:p w:rsidR="00000000" w:rsidDel="00000000" w:rsidP="00000000" w:rsidRDefault="00000000" w:rsidRPr="00000000" w14:paraId="00001DB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Kasi parang buong semester...</w:t>
      </w:r>
    </w:p>
    <w:p w:rsidR="00000000" w:rsidDel="00000000" w:rsidP="00000000" w:rsidRDefault="00000000" w:rsidRPr="00000000" w14:paraId="00001DC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Pakiramdam ko lagi akong nasa hearing.</w:t>
      </w:r>
    </w:p>
    <w:p w:rsidR="00000000" w:rsidDel="00000000" w:rsidP="00000000" w:rsidRDefault="00000000" w:rsidRPr="00000000" w14:paraId="00001DC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Laging may kailangang ipaliwanag.</w:t>
      </w:r>
    </w:p>
    <w:p w:rsidR="00000000" w:rsidDel="00000000" w:rsidP="00000000" w:rsidRDefault="00000000" w:rsidRPr="00000000" w14:paraId="00001DC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Laging may kulang.</w:t>
      </w:r>
    </w:p>
    <w:p w:rsidR="00000000" w:rsidDel="00000000" w:rsidP="00000000" w:rsidRDefault="00000000" w:rsidRPr="00000000" w14:paraId="00001DC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exhales.)</w:t>
      </w:r>
    </w:p>
    <w:p w:rsidR="00000000" w:rsidDel="00000000" w:rsidP="00000000" w:rsidRDefault="00000000" w:rsidRPr="00000000" w14:paraId="00001DC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Still keeping his composure.</w:t>
      </w:r>
    </w:p>
    <w:p w:rsidR="00000000" w:rsidDel="00000000" w:rsidP="00000000" w:rsidRDefault="00000000" w:rsidRPr="00000000" w14:paraId="00001DC5">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w:t>
      </w:r>
    </w:p>
    <w:p w:rsidR="00000000" w:rsidDel="00000000" w:rsidP="00000000" w:rsidRDefault="00000000" w:rsidRPr="00000000" w14:paraId="00001DC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Kaya nga gusto naming marinig 'yung side mo.</w:t>
      </w:r>
    </w:p>
    <w:p w:rsidR="00000000" w:rsidDel="00000000" w:rsidP="00000000" w:rsidRDefault="00000000" w:rsidRPr="00000000" w14:paraId="00001DC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shakes her head.)</w:t>
      </w:r>
    </w:p>
    <w:p w:rsidR="00000000" w:rsidDel="00000000" w:rsidP="00000000" w:rsidRDefault="00000000" w:rsidRPr="00000000" w14:paraId="00001DC8">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DC9">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Ano pa bang point?</w:t>
      </w:r>
    </w:p>
    <w:p w:rsidR="00000000" w:rsidDel="00000000" w:rsidP="00000000" w:rsidRDefault="00000000" w:rsidRPr="00000000" w14:paraId="00001DC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Kahit anong sabihin ko...</w:t>
      </w:r>
    </w:p>
    <w:p w:rsidR="00000000" w:rsidDel="00000000" w:rsidP="00000000" w:rsidRDefault="00000000" w:rsidRPr="00000000" w14:paraId="00001DC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 mali pa rin naman.</w:t>
      </w:r>
    </w:p>
    <w:p w:rsidR="00000000" w:rsidDel="00000000" w:rsidP="00000000" w:rsidRDefault="00000000" w:rsidRPr="00000000" w14:paraId="00001DC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 heavy silence settles over the room.</w:t>
      </w:r>
    </w:p>
    <w:p w:rsidR="00000000" w:rsidDel="00000000" w:rsidP="00000000" w:rsidRDefault="00000000" w:rsidRPr="00000000" w14:paraId="00001DC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JENNIFER's patience begins to wear thin.</w:t>
      </w:r>
    </w:p>
    <w:p w:rsidR="00000000" w:rsidDel="00000000" w:rsidP="00000000" w:rsidRDefault="00000000" w:rsidRPr="00000000" w14:paraId="00001DC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notices.</w:t>
      </w:r>
    </w:p>
    <w:p w:rsidR="00000000" w:rsidDel="00000000" w:rsidP="00000000" w:rsidRDefault="00000000" w:rsidRPr="00000000" w14:paraId="00001DC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 quietly raises a hand.</w:t>
      </w:r>
    </w:p>
    <w:p w:rsidR="00000000" w:rsidDel="00000000" w:rsidP="00000000" w:rsidRDefault="00000000" w:rsidRPr="00000000" w14:paraId="00001DD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 silent plea for her to stay calm.</w:t>
      </w:r>
    </w:p>
    <w:p w:rsidR="00000000" w:rsidDel="00000000" w:rsidP="00000000" w:rsidRDefault="00000000" w:rsidRPr="00000000" w14:paraId="00001DD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looks away.</w:t>
      </w:r>
    </w:p>
    <w:p w:rsidR="00000000" w:rsidDel="00000000" w:rsidP="00000000" w:rsidRDefault="00000000" w:rsidRPr="00000000" w14:paraId="00001DD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Avoiding both of their eyes.</w:t>
      </w:r>
    </w:p>
    <w:p w:rsidR="00000000" w:rsidDel="00000000" w:rsidP="00000000" w:rsidRDefault="00000000" w:rsidRPr="00000000" w14:paraId="00001DD3">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color w:val="ff0000"/>
          <w:sz w:val="24"/>
          <w:szCs w:val="24"/>
          <w:rtl w:val="0"/>
        </w:rPr>
        <w:t xml:space="preserve">The distance between them grows heavier with every passing second.</w:t>
      </w:r>
      <w:r w:rsidDel="00000000" w:rsidR="00000000" w:rsidRPr="00000000">
        <w:rPr>
          <w:rtl w:val="0"/>
        </w:rPr>
      </w:r>
    </w:p>
    <w:p w:rsidR="00000000" w:rsidDel="00000000" w:rsidP="00000000" w:rsidRDefault="00000000" w:rsidRPr="00000000" w14:paraId="00001DD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silence stretches.</w:t>
      </w:r>
    </w:p>
    <w:p w:rsidR="00000000" w:rsidDel="00000000" w:rsidP="00000000" w:rsidRDefault="00000000" w:rsidRPr="00000000" w14:paraId="00001DD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Heavy.</w:t>
      </w:r>
    </w:p>
    <w:p w:rsidR="00000000" w:rsidDel="00000000" w:rsidP="00000000" w:rsidRDefault="00000000" w:rsidRPr="00000000" w14:paraId="00001DD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Uncomfortable.</w:t>
      </w:r>
    </w:p>
    <w:p w:rsidR="00000000" w:rsidDel="00000000" w:rsidP="00000000" w:rsidRDefault="00000000" w:rsidRPr="00000000" w14:paraId="00001DD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finally exhales.</w:t>
      </w:r>
    </w:p>
    <w:p w:rsidR="00000000" w:rsidDel="00000000" w:rsidP="00000000" w:rsidRDefault="00000000" w:rsidRPr="00000000" w14:paraId="00001DD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patience begins to crack.</w:t>
      </w:r>
    </w:p>
    <w:p w:rsidR="00000000" w:rsidDel="00000000" w:rsidP="00000000" w:rsidRDefault="00000000" w:rsidRPr="00000000" w14:paraId="00001DD9">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1DD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w:t>
      </w:r>
    </w:p>
    <w:p w:rsidR="00000000" w:rsidDel="00000000" w:rsidP="00000000" w:rsidRDefault="00000000" w:rsidRPr="00000000" w14:paraId="00001DD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Hanggang kailan mo ba sasabihing "wala"?</w:t>
      </w:r>
    </w:p>
    <w:p w:rsidR="00000000" w:rsidDel="00000000" w:rsidP="00000000" w:rsidRDefault="00000000" w:rsidRPr="00000000" w14:paraId="00001DD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Hanggang kailan mo itatago lahat sa'min?</w:t>
      </w:r>
    </w:p>
    <w:p w:rsidR="00000000" w:rsidDel="00000000" w:rsidP="00000000" w:rsidRDefault="00000000" w:rsidRPr="00000000" w14:paraId="00001DDD">
      <w:pPr>
        <w:spacing w:after="240" w:before="240" w:lineRule="auto"/>
        <w:jc w:val="center"/>
        <w:rPr>
          <w:rFonts w:ascii="Courier" w:cs="Courier" w:eastAsia="Courier" w:hAnsi="Courier"/>
          <w:i w:val="1"/>
          <w:i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br w:type="textWrapping"/>
      </w:r>
      <w:r w:rsidDel="00000000" w:rsidR="00000000" w:rsidRPr="00000000">
        <w:rPr>
          <w:rFonts w:ascii="Courier" w:cs="Courier" w:eastAsia="Courier" w:hAnsi="Courier"/>
          <w:i w:val="1"/>
          <w:iCs w:val="1"/>
          <w:color w:val="ff0000"/>
          <w:sz w:val="24"/>
          <w:szCs w:val="24"/>
          <w:rtl w:val="0"/>
        </w:rPr>
        <w:t xml:space="preserve">(Looking away.)</w:t>
      </w:r>
    </w:p>
    <w:p w:rsidR="00000000" w:rsidDel="00000000" w:rsidP="00000000" w:rsidRDefault="00000000" w:rsidRPr="00000000" w14:paraId="00001DD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Wala naman kasi talagang dapat pag-usapan.</w:t>
      </w:r>
    </w:p>
    <w:p w:rsidR="00000000" w:rsidDel="00000000" w:rsidP="00000000" w:rsidRDefault="00000000" w:rsidRPr="00000000" w14:paraId="00001DDF">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1DE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Talaga?</w:t>
      </w:r>
    </w:p>
    <w:p w:rsidR="00000000" w:rsidDel="00000000" w:rsidP="00000000" w:rsidRDefault="00000000" w:rsidRPr="00000000" w14:paraId="00001DE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So okay lang na nalaman pa namin sa ibang tao?</w:t>
      </w:r>
    </w:p>
    <w:p w:rsidR="00000000" w:rsidDel="00000000" w:rsidP="00000000" w:rsidRDefault="00000000" w:rsidRPr="00000000" w14:paraId="00001DE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man lang sa sarili naming anak?</w:t>
      </w:r>
    </w:p>
    <w:p w:rsidR="00000000" w:rsidDel="00000000" w:rsidP="00000000" w:rsidRDefault="00000000" w:rsidRPr="00000000" w14:paraId="00001DE3">
      <w:pPr>
        <w:spacing w:after="240" w:before="240" w:lineRule="auto"/>
        <w:jc w:val="center"/>
        <w:rPr>
          <w:rFonts w:ascii="Courier" w:cs="Courier" w:eastAsia="Courier" w:hAnsi="Courier"/>
          <w:i w:val="1"/>
          <w:i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br w:type="textWrapping"/>
      </w:r>
      <w:r w:rsidDel="00000000" w:rsidR="00000000" w:rsidRPr="00000000">
        <w:rPr>
          <w:rFonts w:ascii="Courier" w:cs="Courier" w:eastAsia="Courier" w:hAnsi="Courier"/>
          <w:i w:val="1"/>
          <w:iCs w:val="1"/>
          <w:color w:val="ff0000"/>
          <w:sz w:val="24"/>
          <w:szCs w:val="24"/>
          <w:rtl w:val="0"/>
        </w:rPr>
        <w:t xml:space="preserve">(Defensively.)</w:t>
      </w:r>
    </w:p>
    <w:p w:rsidR="00000000" w:rsidDel="00000000" w:rsidP="00000000" w:rsidRDefault="00000000" w:rsidRPr="00000000" w14:paraId="00001DE4">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ko sinabi kasi alam ko namang ganito rin mangyayari.</w:t>
      </w:r>
    </w:p>
    <w:p w:rsidR="00000000" w:rsidDel="00000000" w:rsidP="00000000" w:rsidRDefault="00000000" w:rsidRPr="00000000" w14:paraId="00001DE5">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1DE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Ganito?</w:t>
      </w:r>
    </w:p>
    <w:p w:rsidR="00000000" w:rsidDel="00000000" w:rsidP="00000000" w:rsidRDefault="00000000" w:rsidRPr="00000000" w14:paraId="00001DE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Anong "ganito"?</w:t>
      </w:r>
    </w:p>
    <w:p w:rsidR="00000000" w:rsidDel="00000000" w:rsidP="00000000" w:rsidRDefault="00000000" w:rsidRPr="00000000" w14:paraId="00001DE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Concerned kami sa'yo!</w:t>
      </w:r>
    </w:p>
    <w:p w:rsidR="00000000" w:rsidDel="00000000" w:rsidP="00000000" w:rsidRDefault="00000000" w:rsidRPr="00000000" w14:paraId="00001DE9">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DE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Concerned?</w:t>
      </w:r>
    </w:p>
    <w:p w:rsidR="00000000" w:rsidDel="00000000" w:rsidP="00000000" w:rsidRDefault="00000000" w:rsidRPr="00000000" w14:paraId="00001DE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 disappointed?</w:t>
      </w:r>
    </w:p>
    <w:p w:rsidR="00000000" w:rsidDel="00000000" w:rsidP="00000000" w:rsidRDefault="00000000" w:rsidRPr="00000000" w14:paraId="00001DE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(JENNIFER's expression hardens.)</w:t>
      </w:r>
    </w:p>
    <w:p w:rsidR="00000000" w:rsidDel="00000000" w:rsidP="00000000" w:rsidRDefault="00000000" w:rsidRPr="00000000" w14:paraId="00001DED">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1DE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w:t>
      </w:r>
    </w:p>
    <w:p w:rsidR="00000000" w:rsidDel="00000000" w:rsidP="00000000" w:rsidRDefault="00000000" w:rsidRPr="00000000" w14:paraId="00001DE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Inaayos ka namin.</w:t>
      </w:r>
    </w:p>
    <w:p w:rsidR="00000000" w:rsidDel="00000000" w:rsidP="00000000" w:rsidRDefault="00000000" w:rsidRPr="00000000" w14:paraId="00001DF0">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DF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w:t>
      </w:r>
    </w:p>
    <w:p w:rsidR="00000000" w:rsidDel="00000000" w:rsidP="00000000" w:rsidRDefault="00000000" w:rsidRPr="00000000" w14:paraId="00001DF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Kinokontrol n'yo ako.</w:t>
      </w:r>
    </w:p>
    <w:p w:rsidR="00000000" w:rsidDel="00000000" w:rsidP="00000000" w:rsidRDefault="00000000" w:rsidRPr="00000000" w14:paraId="00001DF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immediately steps in.)</w:t>
      </w:r>
    </w:p>
    <w:p w:rsidR="00000000" w:rsidDel="00000000" w:rsidP="00000000" w:rsidRDefault="00000000" w:rsidRPr="00000000" w14:paraId="00001DF4">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w:t>
      </w:r>
    </w:p>
    <w:p w:rsidR="00000000" w:rsidDel="00000000" w:rsidP="00000000" w:rsidRDefault="00000000" w:rsidRPr="00000000" w14:paraId="00001DF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Tama na.</w:t>
      </w:r>
    </w:p>
    <w:p w:rsidR="00000000" w:rsidDel="00000000" w:rsidP="00000000" w:rsidRDefault="00000000" w:rsidRPr="00000000" w14:paraId="00001DF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Huwag na nating taasan ang boses.</w:t>
      </w:r>
    </w:p>
    <w:p w:rsidR="00000000" w:rsidDel="00000000" w:rsidP="00000000" w:rsidRDefault="00000000" w:rsidRPr="00000000" w14:paraId="00001DF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lets out a bitter laugh.)</w:t>
      </w:r>
    </w:p>
    <w:p w:rsidR="00000000" w:rsidDel="00000000" w:rsidP="00000000" w:rsidRDefault="00000000" w:rsidRPr="00000000" w14:paraId="00001DF8">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DF9">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pa nga ako sumisigaw, Pa.</w:t>
      </w:r>
    </w:p>
    <w:p w:rsidR="00000000" w:rsidDel="00000000" w:rsidP="00000000" w:rsidRDefault="00000000" w:rsidRPr="00000000" w14:paraId="00001DF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(Pause.)</w:t>
      </w:r>
    </w:p>
    <w:p w:rsidR="00000000" w:rsidDel="00000000" w:rsidP="00000000" w:rsidRDefault="00000000" w:rsidRPr="00000000" w14:paraId="00001DF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Pero parang bawal na rin pala magsalita.</w:t>
      </w:r>
    </w:p>
    <w:p w:rsidR="00000000" w:rsidDel="00000000" w:rsidP="00000000" w:rsidRDefault="00000000" w:rsidRPr="00000000" w14:paraId="00001DFC">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1DF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Walang nagsasabing bawal.</w:t>
      </w:r>
    </w:p>
    <w:p w:rsidR="00000000" w:rsidDel="00000000" w:rsidP="00000000" w:rsidRDefault="00000000" w:rsidRPr="00000000" w14:paraId="00001DF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Pero sana...</w:t>
      </w:r>
    </w:p>
    <w:p w:rsidR="00000000" w:rsidDel="00000000" w:rsidP="00000000" w:rsidRDefault="00000000" w:rsidRPr="00000000" w14:paraId="00001DF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Panagutan mo rin ang mga ginagawa mo.</w:t>
      </w:r>
    </w:p>
    <w:p w:rsidR="00000000" w:rsidDel="00000000" w:rsidP="00000000" w:rsidRDefault="00000000" w:rsidRPr="00000000" w14:paraId="00001E0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slowly stands.)</w:t>
      </w:r>
    </w:p>
    <w:p w:rsidR="00000000" w:rsidDel="00000000" w:rsidP="00000000" w:rsidRDefault="00000000" w:rsidRPr="00000000" w14:paraId="00001E0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arms remain crossed.</w:t>
      </w:r>
    </w:p>
    <w:p w:rsidR="00000000" w:rsidDel="00000000" w:rsidP="00000000" w:rsidRDefault="00000000" w:rsidRPr="00000000" w14:paraId="00001E0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breathing becomes heavier.</w:t>
      </w:r>
    </w:p>
    <w:p w:rsidR="00000000" w:rsidDel="00000000" w:rsidP="00000000" w:rsidRDefault="00000000" w:rsidRPr="00000000" w14:paraId="00001E03">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E04">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Pinapanagutan ko naman.</w:t>
      </w:r>
    </w:p>
    <w:p w:rsidR="00000000" w:rsidDel="00000000" w:rsidP="00000000" w:rsidRDefault="00000000" w:rsidRPr="00000000" w14:paraId="00001E0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Araw-araw.</w:t>
      </w:r>
    </w:p>
    <w:p w:rsidR="00000000" w:rsidDel="00000000" w:rsidP="00000000" w:rsidRDefault="00000000" w:rsidRPr="00000000" w14:paraId="00001E0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n'yo lang nakikita.</w:t>
      </w:r>
    </w:p>
    <w:p w:rsidR="00000000" w:rsidDel="00000000" w:rsidP="00000000" w:rsidRDefault="00000000" w:rsidRPr="00000000" w14:paraId="00001E07">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1E0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namin nakikita?</w:t>
      </w:r>
    </w:p>
    <w:p w:rsidR="00000000" w:rsidDel="00000000" w:rsidP="00000000" w:rsidRDefault="00000000" w:rsidRPr="00000000" w14:paraId="00001E09">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w:t>
      </w:r>
    </w:p>
    <w:p w:rsidR="00000000" w:rsidDel="00000000" w:rsidP="00000000" w:rsidRDefault="00000000" w:rsidRPr="00000000" w14:paraId="00001E0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Kami ang nagpapaaral sa'yo.</w:t>
      </w:r>
    </w:p>
    <w:p w:rsidR="00000000" w:rsidDel="00000000" w:rsidP="00000000" w:rsidRDefault="00000000" w:rsidRPr="00000000" w14:paraId="00001E0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Kami ang gumagawa ng paraan para makapagtapos ka.</w:t>
      </w:r>
    </w:p>
    <w:p w:rsidR="00000000" w:rsidDel="00000000" w:rsidP="00000000" w:rsidRDefault="00000000" w:rsidRPr="00000000" w14:paraId="00001E0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Tapos sasabihin mong hindi namin nakikita?</w:t>
      </w:r>
    </w:p>
    <w:p w:rsidR="00000000" w:rsidDel="00000000" w:rsidP="00000000" w:rsidRDefault="00000000" w:rsidRPr="00000000" w14:paraId="00001E0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clenches her jaw.)</w:t>
      </w:r>
    </w:p>
    <w:p w:rsidR="00000000" w:rsidDel="00000000" w:rsidP="00000000" w:rsidRDefault="00000000" w:rsidRPr="00000000" w14:paraId="00001E0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stays silent.</w:t>
      </w:r>
    </w:p>
    <w:p w:rsidR="00000000" w:rsidDel="00000000" w:rsidP="00000000" w:rsidRDefault="00000000" w:rsidRPr="00000000" w14:paraId="00001E0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mistakes the silence for defiance.</w:t>
      </w:r>
    </w:p>
    <w:p w:rsidR="00000000" w:rsidDel="00000000" w:rsidP="00000000" w:rsidRDefault="00000000" w:rsidRPr="00000000" w14:paraId="00001E10">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 (CONT'D)</w:t>
      </w:r>
    </w:p>
    <w:p w:rsidR="00000000" w:rsidDel="00000000" w:rsidP="00000000" w:rsidRDefault="00000000" w:rsidRPr="00000000" w14:paraId="00001E1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Tingnan mo si ETHAN.</w:t>
      </w:r>
    </w:p>
    <w:p w:rsidR="00000000" w:rsidDel="00000000" w:rsidP="00000000" w:rsidRDefault="00000000" w:rsidRPr="00000000" w14:paraId="00001E1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(MAYA's eyes immediately shift.)</w:t>
      </w:r>
    </w:p>
    <w:p w:rsidR="00000000" w:rsidDel="00000000" w:rsidP="00000000" w:rsidRDefault="00000000" w:rsidRPr="00000000" w14:paraId="00001E1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continues.</w:t>
      </w:r>
    </w:p>
    <w:p w:rsidR="00000000" w:rsidDel="00000000" w:rsidP="00000000" w:rsidRDefault="00000000" w:rsidRPr="00000000" w14:paraId="00001E1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Unable to stop herself.</w:t>
      </w:r>
    </w:p>
    <w:p w:rsidR="00000000" w:rsidDel="00000000" w:rsidP="00000000" w:rsidRDefault="00000000" w:rsidRPr="00000000" w14:paraId="00001E15">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 (CONT'D)</w:t>
      </w:r>
    </w:p>
    <w:p w:rsidR="00000000" w:rsidDel="00000000" w:rsidP="00000000" w:rsidRDefault="00000000" w:rsidRPr="00000000" w14:paraId="00001E1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Pareho kayong Engineering.</w:t>
      </w:r>
    </w:p>
    <w:p w:rsidR="00000000" w:rsidDel="00000000" w:rsidP="00000000" w:rsidRDefault="00000000" w:rsidRPr="00000000" w14:paraId="00001E1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 problema rin sila sa bahay.</w:t>
      </w:r>
    </w:p>
    <w:p w:rsidR="00000000" w:rsidDel="00000000" w:rsidP="00000000" w:rsidRDefault="00000000" w:rsidRPr="00000000" w14:paraId="00001E1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Pero tumutulong pa rin siya sa mama niya.</w:t>
      </w:r>
    </w:p>
    <w:p w:rsidR="00000000" w:rsidDel="00000000" w:rsidP="00000000" w:rsidRDefault="00000000" w:rsidRPr="00000000" w14:paraId="00001E19">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Tumutulong pa sa talyer.</w:t>
      </w:r>
    </w:p>
    <w:p w:rsidR="00000000" w:rsidDel="00000000" w:rsidP="00000000" w:rsidRDefault="00000000" w:rsidRPr="00000000" w14:paraId="00001E1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nagtatago.</w:t>
      </w:r>
    </w:p>
    <w:p w:rsidR="00000000" w:rsidDel="00000000" w:rsidP="00000000" w:rsidRDefault="00000000" w:rsidRPr="00000000" w14:paraId="00001E1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nagsisinungaling.</w:t>
      </w:r>
    </w:p>
    <w:p w:rsidR="00000000" w:rsidDel="00000000" w:rsidP="00000000" w:rsidRDefault="00000000" w:rsidRPr="00000000" w14:paraId="00001E1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At hindi sumusuko.</w:t>
      </w:r>
    </w:p>
    <w:p w:rsidR="00000000" w:rsidDel="00000000" w:rsidP="00000000" w:rsidRDefault="00000000" w:rsidRPr="00000000" w14:paraId="00001E1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glances at JENNIFER.)</w:t>
      </w:r>
    </w:p>
    <w:p w:rsidR="00000000" w:rsidDel="00000000" w:rsidP="00000000" w:rsidRDefault="00000000" w:rsidRPr="00000000" w14:paraId="00001E1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 knows exactly where this is going.</w:t>
      </w:r>
    </w:p>
    <w:p w:rsidR="00000000" w:rsidDel="00000000" w:rsidP="00000000" w:rsidRDefault="00000000" w:rsidRPr="00000000" w14:paraId="00001E1F">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w:t>
      </w:r>
    </w:p>
    <w:p w:rsidR="00000000" w:rsidDel="00000000" w:rsidP="00000000" w:rsidRDefault="00000000" w:rsidRPr="00000000" w14:paraId="00001E2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w:t>
      </w:r>
    </w:p>
    <w:p w:rsidR="00000000" w:rsidDel="00000000" w:rsidP="00000000" w:rsidRDefault="00000000" w:rsidRPr="00000000" w14:paraId="00001E2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doesn't stop.)</w:t>
      </w:r>
    </w:p>
    <w:p w:rsidR="00000000" w:rsidDel="00000000" w:rsidP="00000000" w:rsidRDefault="00000000" w:rsidRPr="00000000" w14:paraId="00001E22">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1E2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Kung nagagawa niya...</w:t>
      </w:r>
    </w:p>
    <w:p w:rsidR="00000000" w:rsidDel="00000000" w:rsidP="00000000" w:rsidRDefault="00000000" w:rsidRPr="00000000" w14:paraId="00001E24">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Bakit ikaw hindi?</w:t>
      </w:r>
    </w:p>
    <w:p w:rsidR="00000000" w:rsidDel="00000000" w:rsidP="00000000" w:rsidRDefault="00000000" w:rsidRPr="00000000" w14:paraId="00001E2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words hang in the room.)</w:t>
      </w:r>
    </w:p>
    <w:p w:rsidR="00000000" w:rsidDel="00000000" w:rsidP="00000000" w:rsidRDefault="00000000" w:rsidRPr="00000000" w14:paraId="00001E2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freezes.</w:t>
      </w:r>
    </w:p>
    <w:p w:rsidR="00000000" w:rsidDel="00000000" w:rsidP="00000000" w:rsidRDefault="00000000" w:rsidRPr="00000000" w14:paraId="00001E2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hands slowly unclench.</w:t>
      </w:r>
    </w:p>
    <w:p w:rsidR="00000000" w:rsidDel="00000000" w:rsidP="00000000" w:rsidRDefault="00000000" w:rsidRPr="00000000" w14:paraId="00001E2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stares at her parents.</w:t>
      </w:r>
    </w:p>
    <w:p w:rsidR="00000000" w:rsidDel="00000000" w:rsidP="00000000" w:rsidRDefault="00000000" w:rsidRPr="00000000" w14:paraId="00001E2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Not angry.</w:t>
      </w:r>
    </w:p>
    <w:p w:rsidR="00000000" w:rsidDel="00000000" w:rsidP="00000000" w:rsidRDefault="00000000" w:rsidRPr="00000000" w14:paraId="00001E2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Not crying.</w:t>
      </w:r>
    </w:p>
    <w:p w:rsidR="00000000" w:rsidDel="00000000" w:rsidP="00000000" w:rsidRDefault="00000000" w:rsidRPr="00000000" w14:paraId="00001E2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Just...</w:t>
      </w:r>
    </w:p>
    <w:p w:rsidR="00000000" w:rsidDel="00000000" w:rsidP="00000000" w:rsidRDefault="00000000" w:rsidRPr="00000000" w14:paraId="00001E2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Empty.</w:t>
      </w:r>
    </w:p>
    <w:p w:rsidR="00000000" w:rsidDel="00000000" w:rsidP="00000000" w:rsidRDefault="00000000" w:rsidRPr="00000000" w14:paraId="00001E2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 thousand thoughts race through her mind.</w:t>
      </w:r>
    </w:p>
    <w:p w:rsidR="00000000" w:rsidDel="00000000" w:rsidP="00000000" w:rsidRDefault="00000000" w:rsidRPr="00000000" w14:paraId="00001E2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Every comparison.</w:t>
      </w:r>
    </w:p>
    <w:p w:rsidR="00000000" w:rsidDel="00000000" w:rsidP="00000000" w:rsidRDefault="00000000" w:rsidRPr="00000000" w14:paraId="00001E2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Every expectation.</w:t>
      </w:r>
    </w:p>
    <w:p w:rsidR="00000000" w:rsidDel="00000000" w:rsidP="00000000" w:rsidRDefault="00000000" w:rsidRPr="00000000" w14:paraId="00001E3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Every moment she convinced herself to stay quiet.</w:t>
      </w:r>
    </w:p>
    <w:p w:rsidR="00000000" w:rsidDel="00000000" w:rsidP="00000000" w:rsidRDefault="00000000" w:rsidRPr="00000000" w14:paraId="00001E3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breathing becomes shaky.</w:t>
      </w:r>
    </w:p>
    <w:p w:rsidR="00000000" w:rsidDel="00000000" w:rsidP="00000000" w:rsidRDefault="00000000" w:rsidRPr="00000000" w14:paraId="00001E3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laughs once.</w:t>
      </w:r>
    </w:p>
    <w:p w:rsidR="00000000" w:rsidDel="00000000" w:rsidP="00000000" w:rsidRDefault="00000000" w:rsidRPr="00000000" w14:paraId="00001E3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 broken, exhausted laugh.</w:t>
      </w:r>
    </w:p>
    <w:p w:rsidR="00000000" w:rsidDel="00000000" w:rsidP="00000000" w:rsidRDefault="00000000" w:rsidRPr="00000000" w14:paraId="00001E34">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E3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Alam n'yo ba...</w:t>
      </w:r>
    </w:p>
    <w:p w:rsidR="00000000" w:rsidDel="00000000" w:rsidP="00000000" w:rsidRDefault="00000000" w:rsidRPr="00000000" w14:paraId="00001E3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Ilang beses ko nang narinig 'yan?</w:t>
      </w:r>
    </w:p>
    <w:p w:rsidR="00000000" w:rsidDel="00000000" w:rsidP="00000000" w:rsidRDefault="00000000" w:rsidRPr="00000000" w14:paraId="00001E3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(Pause.)</w:t>
      </w:r>
    </w:p>
    <w:p w:rsidR="00000000" w:rsidDel="00000000" w:rsidP="00000000" w:rsidRDefault="00000000" w:rsidRPr="00000000" w14:paraId="00001E3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"Tingnan mo si ETHAN."</w:t>
      </w:r>
    </w:p>
    <w:p w:rsidR="00000000" w:rsidDel="00000000" w:rsidP="00000000" w:rsidRDefault="00000000" w:rsidRPr="00000000" w14:paraId="00001E39">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"Bakit hindi mo gayahin si ETHAN?"</w:t>
      </w:r>
    </w:p>
    <w:p w:rsidR="00000000" w:rsidDel="00000000" w:rsidP="00000000" w:rsidRDefault="00000000" w:rsidRPr="00000000" w14:paraId="00001E3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"Ang sipag ni ETHAN."</w:t>
      </w:r>
    </w:p>
    <w:p w:rsidR="00000000" w:rsidDel="00000000" w:rsidP="00000000" w:rsidRDefault="00000000" w:rsidRPr="00000000" w14:paraId="00001E3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"Ang galing ni ETHAN."</w:t>
      </w:r>
    </w:p>
    <w:p w:rsidR="00000000" w:rsidDel="00000000" w:rsidP="00000000" w:rsidRDefault="00000000" w:rsidRPr="00000000" w14:paraId="00001E3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voice begins to shake.)</w:t>
      </w:r>
    </w:p>
    <w:p w:rsidR="00000000" w:rsidDel="00000000" w:rsidP="00000000" w:rsidRDefault="00000000" w:rsidRPr="00000000" w14:paraId="00001E3D">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 (CONT'D)</w:t>
      </w:r>
    </w:p>
    <w:p w:rsidR="00000000" w:rsidDel="00000000" w:rsidP="00000000" w:rsidRDefault="00000000" w:rsidRPr="00000000" w14:paraId="00001E3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niyo ba naisip...</w:t>
      </w:r>
    </w:p>
    <w:p w:rsidR="00000000" w:rsidDel="00000000" w:rsidP="00000000" w:rsidRDefault="00000000" w:rsidRPr="00000000" w14:paraId="00001E3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Na baka...</w:t>
      </w:r>
    </w:p>
    <w:p w:rsidR="00000000" w:rsidDel="00000000" w:rsidP="00000000" w:rsidRDefault="00000000" w:rsidRPr="00000000" w14:paraId="00001E4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Nakakapagod na rin marinig?</w:t>
      </w:r>
    </w:p>
    <w:p w:rsidR="00000000" w:rsidDel="00000000" w:rsidP="00000000" w:rsidRDefault="00000000" w:rsidRPr="00000000" w14:paraId="00001E4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(Long silence.)</w:t>
      </w:r>
    </w:p>
    <w:p w:rsidR="00000000" w:rsidDel="00000000" w:rsidP="00000000" w:rsidRDefault="00000000" w:rsidRPr="00000000" w14:paraId="00001E4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wipes at her eyes.</w:t>
      </w:r>
    </w:p>
    <w:p w:rsidR="00000000" w:rsidDel="00000000" w:rsidP="00000000" w:rsidRDefault="00000000" w:rsidRPr="00000000" w14:paraId="00001E4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Frustrated that the tears won't stop.</w:t>
      </w:r>
    </w:p>
    <w:p w:rsidR="00000000" w:rsidDel="00000000" w:rsidP="00000000" w:rsidRDefault="00000000" w:rsidRPr="00000000" w14:paraId="00001E44">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 (CONT'D)</w:t>
      </w:r>
    </w:p>
    <w:p w:rsidR="00000000" w:rsidDel="00000000" w:rsidP="00000000" w:rsidRDefault="00000000" w:rsidRPr="00000000" w14:paraId="00001E4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ko naman siya kinaiinggitan.</w:t>
      </w:r>
    </w:p>
    <w:p w:rsidR="00000000" w:rsidDel="00000000" w:rsidP="00000000" w:rsidRDefault="00000000" w:rsidRPr="00000000" w14:paraId="00001E4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Best friend ko siya.</w:t>
      </w:r>
    </w:p>
    <w:p w:rsidR="00000000" w:rsidDel="00000000" w:rsidP="00000000" w:rsidRDefault="00000000" w:rsidRPr="00000000" w14:paraId="00001E4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Masaya ako para sa kanya.</w:t>
      </w:r>
    </w:p>
    <w:p w:rsidR="00000000" w:rsidDel="00000000" w:rsidP="00000000" w:rsidRDefault="00000000" w:rsidRPr="00000000" w14:paraId="00001E4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Pero...</w:t>
      </w:r>
    </w:p>
    <w:p w:rsidR="00000000" w:rsidDel="00000000" w:rsidP="00000000" w:rsidRDefault="00000000" w:rsidRPr="00000000" w14:paraId="00001E49">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Sa tuwing ikinukumpara n'yo ako...</w:t>
      </w:r>
    </w:p>
    <w:p w:rsidR="00000000" w:rsidDel="00000000" w:rsidP="00000000" w:rsidRDefault="00000000" w:rsidRPr="00000000" w14:paraId="00001E4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Pakiramdam ko...</w:t>
      </w:r>
    </w:p>
    <w:p w:rsidR="00000000" w:rsidDel="00000000" w:rsidP="00000000" w:rsidRDefault="00000000" w:rsidRPr="00000000" w14:paraId="00001E4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ako magiging sapat.</w:t>
      </w:r>
    </w:p>
    <w:p w:rsidR="00000000" w:rsidDel="00000000" w:rsidP="00000000" w:rsidRDefault="00000000" w:rsidRPr="00000000" w14:paraId="00001E4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Kahit anong gawin ko.</w:t>
      </w:r>
    </w:p>
    <w:p w:rsidR="00000000" w:rsidDel="00000000" w:rsidP="00000000" w:rsidRDefault="00000000" w:rsidRPr="00000000" w14:paraId="00001E4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breathing becomes uneven.)</w:t>
      </w:r>
    </w:p>
    <w:p w:rsidR="00000000" w:rsidDel="00000000" w:rsidP="00000000" w:rsidRDefault="00000000" w:rsidRPr="00000000" w14:paraId="00001E4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Years of emotions begin pouring out.</w:t>
      </w:r>
    </w:p>
    <w:p w:rsidR="00000000" w:rsidDel="00000000" w:rsidP="00000000" w:rsidRDefault="00000000" w:rsidRPr="00000000" w14:paraId="00001E4F">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 (CONT'D)</w:t>
      </w:r>
    </w:p>
    <w:p w:rsidR="00000000" w:rsidDel="00000000" w:rsidP="00000000" w:rsidRDefault="00000000" w:rsidRPr="00000000" w14:paraId="00001E5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Alam n'yo ba kung gaano kahirap pumasok araw-araw...</w:t>
      </w:r>
    </w:p>
    <w:p w:rsidR="00000000" w:rsidDel="00000000" w:rsidP="00000000" w:rsidRDefault="00000000" w:rsidRPr="00000000" w14:paraId="00001E5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Sa kursong...</w:t>
      </w:r>
    </w:p>
    <w:p w:rsidR="00000000" w:rsidDel="00000000" w:rsidP="00000000" w:rsidRDefault="00000000" w:rsidRPr="00000000" w14:paraId="00001E5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ko na alam kung gusto ko pa?</w:t>
      </w:r>
    </w:p>
    <w:p w:rsidR="00000000" w:rsidDel="00000000" w:rsidP="00000000" w:rsidRDefault="00000000" w:rsidRPr="00000000" w14:paraId="00001E5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Kung gaano kahirap gumising...</w:t>
      </w:r>
    </w:p>
    <w:p w:rsidR="00000000" w:rsidDel="00000000" w:rsidP="00000000" w:rsidRDefault="00000000" w:rsidRPr="00000000" w14:paraId="00001E54">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Na ang una mong iniisip...</w:t>
      </w:r>
    </w:p>
    <w:p w:rsidR="00000000" w:rsidDel="00000000" w:rsidP="00000000" w:rsidRDefault="00000000" w:rsidRPr="00000000" w14:paraId="00001E5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"Huwag lang akong magkamali."</w:t>
      </w:r>
    </w:p>
    <w:p w:rsidR="00000000" w:rsidDel="00000000" w:rsidP="00000000" w:rsidRDefault="00000000" w:rsidRPr="00000000" w14:paraId="00001E5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"Huwag lang akong madisappoint sila."</w:t>
      </w:r>
    </w:p>
    <w:p w:rsidR="00000000" w:rsidDel="00000000" w:rsidP="00000000" w:rsidRDefault="00000000" w:rsidRPr="00000000" w14:paraId="00001E5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(Pause.)</w:t>
      </w:r>
    </w:p>
    <w:p w:rsidR="00000000" w:rsidDel="00000000" w:rsidP="00000000" w:rsidRDefault="00000000" w:rsidRPr="00000000" w14:paraId="00001E5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Kasi alam kong...</w:t>
      </w:r>
    </w:p>
    <w:p w:rsidR="00000000" w:rsidDel="00000000" w:rsidP="00000000" w:rsidRDefault="00000000" w:rsidRPr="00000000" w14:paraId="00001E59">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Kapag sinabi ko ang totoo...</w:t>
      </w:r>
    </w:p>
    <w:p w:rsidR="00000000" w:rsidDel="00000000" w:rsidP="00000000" w:rsidRDefault="00000000" w:rsidRPr="00000000" w14:paraId="00001E5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Madidisappoint ko kayo.</w:t>
      </w:r>
    </w:p>
    <w:p w:rsidR="00000000" w:rsidDel="00000000" w:rsidP="00000000" w:rsidRDefault="00000000" w:rsidRPr="00000000" w14:paraId="00001E5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voice finally breaks.)</w:t>
      </w:r>
    </w:p>
    <w:p w:rsidR="00000000" w:rsidDel="00000000" w:rsidP="00000000" w:rsidRDefault="00000000" w:rsidRPr="00000000" w14:paraId="00001E5C">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 (CONT'D)</w:t>
      </w:r>
    </w:p>
    <w:p w:rsidR="00000000" w:rsidDel="00000000" w:rsidP="00000000" w:rsidRDefault="00000000" w:rsidRPr="00000000" w14:paraId="00001E5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Kaya nanahimik na lang ako.</w:t>
      </w:r>
    </w:p>
    <w:p w:rsidR="00000000" w:rsidDel="00000000" w:rsidP="00000000" w:rsidRDefault="00000000" w:rsidRPr="00000000" w14:paraId="00001E5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Kaya tinago ko lahat.</w:t>
      </w:r>
    </w:p>
    <w:p w:rsidR="00000000" w:rsidDel="00000000" w:rsidP="00000000" w:rsidRDefault="00000000" w:rsidRPr="00000000" w14:paraId="00001E5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Kaya nagpanggap akong okay.</w:t>
      </w:r>
    </w:p>
    <w:p w:rsidR="00000000" w:rsidDel="00000000" w:rsidP="00000000" w:rsidRDefault="00000000" w:rsidRPr="00000000" w14:paraId="00001E6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dahil gusto ko kayong lokohin...</w:t>
      </w:r>
    </w:p>
    <w:p w:rsidR="00000000" w:rsidDel="00000000" w:rsidP="00000000" w:rsidRDefault="00000000" w:rsidRPr="00000000" w14:paraId="00001E6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Kundi dahil...</w:t>
      </w:r>
    </w:p>
    <w:p w:rsidR="00000000" w:rsidDel="00000000" w:rsidP="00000000" w:rsidRDefault="00000000" w:rsidRPr="00000000" w14:paraId="00001E6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Takot na takot akong hindi n'yo na ako tanggapin.</w:t>
      </w:r>
    </w:p>
    <w:p w:rsidR="00000000" w:rsidDel="00000000" w:rsidP="00000000" w:rsidRDefault="00000000" w:rsidRPr="00000000" w14:paraId="00001E6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room falls silent.)</w:t>
      </w:r>
    </w:p>
    <w:p w:rsidR="00000000" w:rsidDel="00000000" w:rsidP="00000000" w:rsidRDefault="00000000" w:rsidRPr="00000000" w14:paraId="00001E6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Nobody speaks.</w:t>
      </w:r>
    </w:p>
    <w:p w:rsidR="00000000" w:rsidDel="00000000" w:rsidP="00000000" w:rsidRDefault="00000000" w:rsidRPr="00000000" w14:paraId="00001E6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stands in the middle of the living room.</w:t>
      </w:r>
    </w:p>
    <w:p w:rsidR="00000000" w:rsidDel="00000000" w:rsidP="00000000" w:rsidRDefault="00000000" w:rsidRPr="00000000" w14:paraId="00001E6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Breathing heavily.</w:t>
      </w:r>
    </w:p>
    <w:p w:rsidR="00000000" w:rsidDel="00000000" w:rsidP="00000000" w:rsidRDefault="00000000" w:rsidRPr="00000000" w14:paraId="00001E6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tears continue to fall.</w:t>
      </w:r>
    </w:p>
    <w:p w:rsidR="00000000" w:rsidDel="00000000" w:rsidP="00000000" w:rsidRDefault="00000000" w:rsidRPr="00000000" w14:paraId="00001E6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For the first time...</w:t>
      </w:r>
    </w:p>
    <w:p w:rsidR="00000000" w:rsidDel="00000000" w:rsidP="00000000" w:rsidRDefault="00000000" w:rsidRPr="00000000" w14:paraId="00001E6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Everything she has buried for years...</w:t>
      </w:r>
    </w:p>
    <w:p w:rsidR="00000000" w:rsidDel="00000000" w:rsidP="00000000" w:rsidRDefault="00000000" w:rsidRPr="00000000" w14:paraId="00001E6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Has finally been spoken aloud.</w:t>
      </w:r>
    </w:p>
    <w:p w:rsidR="00000000" w:rsidDel="00000000" w:rsidP="00000000" w:rsidRDefault="00000000" w:rsidRPr="00000000" w14:paraId="00001E6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But instead of relief...</w:t>
      </w:r>
    </w:p>
    <w:p w:rsidR="00000000" w:rsidDel="00000000" w:rsidP="00000000" w:rsidRDefault="00000000" w:rsidRPr="00000000" w14:paraId="00001E6C">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color w:val="ff0000"/>
          <w:sz w:val="24"/>
          <w:szCs w:val="24"/>
          <w:rtl w:val="0"/>
        </w:rPr>
        <w:t xml:space="preserve">The silence that follows feels colder than ever.</w:t>
      </w:r>
      <w:r w:rsidDel="00000000" w:rsidR="00000000" w:rsidRPr="00000000">
        <w:rPr>
          <w:rtl w:val="0"/>
        </w:rPr>
      </w:r>
    </w:p>
    <w:p w:rsidR="00000000" w:rsidDel="00000000" w:rsidP="00000000" w:rsidRDefault="00000000" w:rsidRPr="00000000" w14:paraId="00001E6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room remains completely still.</w:t>
      </w:r>
    </w:p>
    <w:p w:rsidR="00000000" w:rsidDel="00000000" w:rsidP="00000000" w:rsidRDefault="00000000" w:rsidRPr="00000000" w14:paraId="00001E6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MAYA's words linger in the air.</w:t>
      </w:r>
    </w:p>
    <w:p w:rsidR="00000000" w:rsidDel="00000000" w:rsidP="00000000" w:rsidRDefault="00000000" w:rsidRPr="00000000" w14:paraId="00001E6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 one speaks.</w:t>
      </w:r>
    </w:p>
    <w:p w:rsidR="00000000" w:rsidDel="00000000" w:rsidP="00000000" w:rsidRDefault="00000000" w:rsidRPr="00000000" w14:paraId="00001E7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breathing is uneven.</w:t>
      </w:r>
    </w:p>
    <w:p w:rsidR="00000000" w:rsidDel="00000000" w:rsidP="00000000" w:rsidRDefault="00000000" w:rsidRPr="00000000" w14:paraId="00001E7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waits.</w:t>
      </w:r>
    </w:p>
    <w:p w:rsidR="00000000" w:rsidDel="00000000" w:rsidP="00000000" w:rsidRDefault="00000000" w:rsidRPr="00000000" w14:paraId="00001E7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Hoping...</w:t>
      </w:r>
    </w:p>
    <w:p w:rsidR="00000000" w:rsidDel="00000000" w:rsidP="00000000" w:rsidRDefault="00000000" w:rsidRPr="00000000" w14:paraId="00001E7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For someone to finally understand.</w:t>
      </w:r>
    </w:p>
    <w:p w:rsidR="00000000" w:rsidDel="00000000" w:rsidP="00000000" w:rsidRDefault="00000000" w:rsidRPr="00000000" w14:paraId="00001E7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Instead...</w:t>
      </w:r>
    </w:p>
    <w:p w:rsidR="00000000" w:rsidDel="00000000" w:rsidP="00000000" w:rsidRDefault="00000000" w:rsidRPr="00000000" w14:paraId="00001E7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slowly stands.</w:t>
      </w:r>
    </w:p>
    <w:p w:rsidR="00000000" w:rsidDel="00000000" w:rsidP="00000000" w:rsidRDefault="00000000" w:rsidRPr="00000000" w14:paraId="00001E7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expression is unreadable.</w:t>
      </w:r>
    </w:p>
    <w:p w:rsidR="00000000" w:rsidDel="00000000" w:rsidP="00000000" w:rsidRDefault="00000000" w:rsidRPr="00000000" w14:paraId="00001E7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When she speaks...</w:t>
      </w:r>
    </w:p>
    <w:p w:rsidR="00000000" w:rsidDel="00000000" w:rsidP="00000000" w:rsidRDefault="00000000" w:rsidRPr="00000000" w14:paraId="00001E7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voice is calm.</w:t>
      </w:r>
    </w:p>
    <w:p w:rsidR="00000000" w:rsidDel="00000000" w:rsidP="00000000" w:rsidRDefault="00000000" w:rsidRPr="00000000" w14:paraId="00001E7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Too calm.</w:t>
      </w:r>
    </w:p>
    <w:p w:rsidR="00000000" w:rsidDel="00000000" w:rsidP="00000000" w:rsidRDefault="00000000" w:rsidRPr="00000000" w14:paraId="00001E7A">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1E7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Tapos?</w:t>
      </w:r>
    </w:p>
    <w:p w:rsidR="00000000" w:rsidDel="00000000" w:rsidP="00000000" w:rsidRDefault="00000000" w:rsidRPr="00000000" w14:paraId="00001E7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(Pause.)</w:t>
      </w:r>
    </w:p>
    <w:p w:rsidR="00000000" w:rsidDel="00000000" w:rsidP="00000000" w:rsidRDefault="00000000" w:rsidRPr="00000000" w14:paraId="00001E7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'Yan na ba?</w:t>
      </w:r>
    </w:p>
    <w:p w:rsidR="00000000" w:rsidDel="00000000" w:rsidP="00000000" w:rsidRDefault="00000000" w:rsidRPr="00000000" w14:paraId="00001E7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looks at her. Confused.)</w:t>
      </w:r>
    </w:p>
    <w:p w:rsidR="00000000" w:rsidDel="00000000" w:rsidP="00000000" w:rsidRDefault="00000000" w:rsidRPr="00000000" w14:paraId="00001E7F">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 (CONT'D)</w:t>
      </w:r>
    </w:p>
    <w:p w:rsidR="00000000" w:rsidDel="00000000" w:rsidP="00000000" w:rsidRDefault="00000000" w:rsidRPr="00000000" w14:paraId="00001E8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'Yan na lang ba ang sasabihin mo pagkatapos ng lahat?</w:t>
      </w:r>
    </w:p>
    <w:p w:rsidR="00000000" w:rsidDel="00000000" w:rsidP="00000000" w:rsidRDefault="00000000" w:rsidRPr="00000000" w14:paraId="00001E8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Na pagod ka?</w:t>
      </w:r>
    </w:p>
    <w:p w:rsidR="00000000" w:rsidDel="00000000" w:rsidP="00000000" w:rsidRDefault="00000000" w:rsidRPr="00000000" w14:paraId="00001E8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Na ayaw mo na?</w:t>
      </w:r>
    </w:p>
    <w:p w:rsidR="00000000" w:rsidDel="00000000" w:rsidP="00000000" w:rsidRDefault="00000000" w:rsidRPr="00000000" w14:paraId="00001E8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immediately shakes her head.)</w:t>
      </w:r>
    </w:p>
    <w:p w:rsidR="00000000" w:rsidDel="00000000" w:rsidP="00000000" w:rsidRDefault="00000000" w:rsidRPr="00000000" w14:paraId="00001E84">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E8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ko sinabing ayaw ko-</w:t>
      </w:r>
    </w:p>
    <w:p w:rsidR="00000000" w:rsidDel="00000000" w:rsidP="00000000" w:rsidRDefault="00000000" w:rsidRPr="00000000" w14:paraId="00001E86">
      <w:pPr>
        <w:spacing w:after="240" w:before="240" w:lineRule="auto"/>
        <w:jc w:val="center"/>
        <w:rPr>
          <w:rFonts w:ascii="Courier" w:cs="Courier" w:eastAsia="Courier" w:hAnsi="Courier"/>
          <w:i w:val="1"/>
          <w:i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br w:type="textWrapping"/>
      </w:r>
      <w:r w:rsidDel="00000000" w:rsidR="00000000" w:rsidRPr="00000000">
        <w:rPr>
          <w:rFonts w:ascii="Courier" w:cs="Courier" w:eastAsia="Courier" w:hAnsi="Courier"/>
          <w:i w:val="1"/>
          <w:iCs w:val="1"/>
          <w:color w:val="ff0000"/>
          <w:sz w:val="24"/>
          <w:szCs w:val="24"/>
          <w:rtl w:val="0"/>
        </w:rPr>
        <w:t xml:space="preserve">(Interrupting.)</w:t>
      </w:r>
    </w:p>
    <w:p w:rsidR="00000000" w:rsidDel="00000000" w:rsidP="00000000" w:rsidRDefault="00000000" w:rsidRPr="00000000" w14:paraId="00001E8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Pero 'yon ang naririnig ko.</w:t>
      </w:r>
    </w:p>
    <w:p w:rsidR="00000000" w:rsidDel="00000000" w:rsidP="00000000" w:rsidRDefault="00000000" w:rsidRPr="00000000" w14:paraId="00001E8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quietly lowers his gaze.)</w:t>
      </w:r>
    </w:p>
    <w:p w:rsidR="00000000" w:rsidDel="00000000" w:rsidP="00000000" w:rsidRDefault="00000000" w:rsidRPr="00000000" w14:paraId="00001E8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continues.</w:t>
      </w:r>
    </w:p>
    <w:p w:rsidR="00000000" w:rsidDel="00000000" w:rsidP="00000000" w:rsidRDefault="00000000" w:rsidRPr="00000000" w14:paraId="00001E8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composure beginning to crack.</w:t>
      </w:r>
    </w:p>
    <w:p w:rsidR="00000000" w:rsidDel="00000000" w:rsidP="00000000" w:rsidRDefault="00000000" w:rsidRPr="00000000" w14:paraId="00001E8B">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 (CONT'D)</w:t>
      </w:r>
    </w:p>
    <w:p w:rsidR="00000000" w:rsidDel="00000000" w:rsidP="00000000" w:rsidRDefault="00000000" w:rsidRPr="00000000" w14:paraId="00001E8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w:t>
      </w:r>
    </w:p>
    <w:p w:rsidR="00000000" w:rsidDel="00000000" w:rsidP="00000000" w:rsidRDefault="00000000" w:rsidRPr="00000000" w14:paraId="00001E8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biro ang ginawa naming sakripisyo.</w:t>
      </w:r>
    </w:p>
    <w:p w:rsidR="00000000" w:rsidDel="00000000" w:rsidP="00000000" w:rsidRDefault="00000000" w:rsidRPr="00000000" w14:paraId="00001E8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Ilang taon kaming nag-ipon.</w:t>
      </w:r>
    </w:p>
    <w:p w:rsidR="00000000" w:rsidDel="00000000" w:rsidP="00000000" w:rsidRDefault="00000000" w:rsidRPr="00000000" w14:paraId="00001E8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Nagtrabaho.</w:t>
      </w:r>
    </w:p>
    <w:p w:rsidR="00000000" w:rsidDel="00000000" w:rsidP="00000000" w:rsidRDefault="00000000" w:rsidRPr="00000000" w14:paraId="00001E9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Nagtipid.</w:t>
      </w:r>
    </w:p>
    <w:p w:rsidR="00000000" w:rsidDel="00000000" w:rsidP="00000000" w:rsidRDefault="00000000" w:rsidRPr="00000000" w14:paraId="00001E9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Para lang mapag-aral ka.</w:t>
      </w:r>
    </w:p>
    <w:p w:rsidR="00000000" w:rsidDel="00000000" w:rsidP="00000000" w:rsidRDefault="00000000" w:rsidRPr="00000000" w14:paraId="00001E9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Tapos ngayon...</w:t>
      </w:r>
    </w:p>
    <w:p w:rsidR="00000000" w:rsidDel="00000000" w:rsidP="00000000" w:rsidRDefault="00000000" w:rsidRPr="00000000" w14:paraId="00001E9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Sasabihin mong hindi mo pala gusto?</w:t>
      </w:r>
    </w:p>
    <w:p w:rsidR="00000000" w:rsidDel="00000000" w:rsidP="00000000" w:rsidRDefault="00000000" w:rsidRPr="00000000" w14:paraId="00001E94">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(MAYA's eyes well with tears.)</w:t>
      </w:r>
    </w:p>
    <w:p w:rsidR="00000000" w:rsidDel="00000000" w:rsidP="00000000" w:rsidRDefault="00000000" w:rsidRPr="00000000" w14:paraId="00001E95">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E9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w:t>
      </w:r>
    </w:p>
    <w:p w:rsidR="00000000" w:rsidDel="00000000" w:rsidP="00000000" w:rsidRDefault="00000000" w:rsidRPr="00000000" w14:paraId="00001E9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Sinubukan ko.</w:t>
      </w:r>
    </w:p>
    <w:p w:rsidR="00000000" w:rsidDel="00000000" w:rsidP="00000000" w:rsidRDefault="00000000" w:rsidRPr="00000000" w14:paraId="00001E9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Promise.</w:t>
      </w:r>
    </w:p>
    <w:p w:rsidR="00000000" w:rsidDel="00000000" w:rsidP="00000000" w:rsidRDefault="00000000" w:rsidRPr="00000000" w14:paraId="00001E99">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Araw-araw kong sinubukan.</w:t>
      </w:r>
    </w:p>
    <w:p w:rsidR="00000000" w:rsidDel="00000000" w:rsidP="00000000" w:rsidRDefault="00000000" w:rsidRPr="00000000" w14:paraId="00001E9A">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1E9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Pero hindi sapat ang "sinubukan."</w:t>
      </w:r>
    </w:p>
    <w:p w:rsidR="00000000" w:rsidDel="00000000" w:rsidP="00000000" w:rsidRDefault="00000000" w:rsidRPr="00000000" w14:paraId="00001E9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Kailangan mong tapusin.</w:t>
      </w:r>
    </w:p>
    <w:p w:rsidR="00000000" w:rsidDel="00000000" w:rsidP="00000000" w:rsidRDefault="00000000" w:rsidRPr="00000000" w14:paraId="00001E9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falls silent.)</w:t>
      </w:r>
    </w:p>
    <w:p w:rsidR="00000000" w:rsidDel="00000000" w:rsidP="00000000" w:rsidRDefault="00000000" w:rsidRPr="00000000" w14:paraId="00001E9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takes another step forward.)</w:t>
      </w:r>
    </w:p>
    <w:p w:rsidR="00000000" w:rsidDel="00000000" w:rsidP="00000000" w:rsidRDefault="00000000" w:rsidRPr="00000000" w14:paraId="00001E9F">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 (CONT'D)</w:t>
      </w:r>
    </w:p>
    <w:p w:rsidR="00000000" w:rsidDel="00000000" w:rsidP="00000000" w:rsidRDefault="00000000" w:rsidRPr="00000000" w14:paraId="00001EA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Akala ko nahihirapan ka lang.</w:t>
      </w:r>
    </w:p>
    <w:p w:rsidR="00000000" w:rsidDel="00000000" w:rsidP="00000000" w:rsidRDefault="00000000" w:rsidRPr="00000000" w14:paraId="00001EA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ko akalaing...</w:t>
      </w:r>
    </w:p>
    <w:p w:rsidR="00000000" w:rsidDel="00000000" w:rsidP="00000000" w:rsidRDefault="00000000" w:rsidRPr="00000000" w14:paraId="00001EA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Susuko ka.</w:t>
      </w:r>
    </w:p>
    <w:p w:rsidR="00000000" w:rsidDel="00000000" w:rsidP="00000000" w:rsidRDefault="00000000" w:rsidRPr="00000000" w14:paraId="00001EA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(MAYA's voice trembles.)</w:t>
      </w:r>
    </w:p>
    <w:p w:rsidR="00000000" w:rsidDel="00000000" w:rsidP="00000000" w:rsidRDefault="00000000" w:rsidRPr="00000000" w14:paraId="00001EA4">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EA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ako sumusuko...</w:t>
      </w:r>
    </w:p>
    <w:p w:rsidR="00000000" w:rsidDel="00000000" w:rsidP="00000000" w:rsidRDefault="00000000" w:rsidRPr="00000000" w14:paraId="00001EA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Pagod lang talaga ako.</w:t>
      </w:r>
    </w:p>
    <w:p w:rsidR="00000000" w:rsidDel="00000000" w:rsidP="00000000" w:rsidRDefault="00000000" w:rsidRPr="00000000" w14:paraId="00001EA7">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1EA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Lahat napapagod.</w:t>
      </w:r>
    </w:p>
    <w:p w:rsidR="00000000" w:rsidDel="00000000" w:rsidP="00000000" w:rsidRDefault="00000000" w:rsidRPr="00000000" w14:paraId="00001EA9">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lang ikaw.</w:t>
      </w:r>
    </w:p>
    <w:p w:rsidR="00000000" w:rsidDel="00000000" w:rsidP="00000000" w:rsidRDefault="00000000" w:rsidRPr="00000000" w14:paraId="00001EA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finally speaks.)</w:t>
      </w:r>
    </w:p>
    <w:p w:rsidR="00000000" w:rsidDel="00000000" w:rsidP="00000000" w:rsidRDefault="00000000" w:rsidRPr="00000000" w14:paraId="00001EA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His voice is lower.</w:t>
      </w:r>
    </w:p>
    <w:p w:rsidR="00000000" w:rsidDel="00000000" w:rsidP="00000000" w:rsidRDefault="00000000" w:rsidRPr="00000000" w14:paraId="00001EA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Colder than before.</w:t>
      </w:r>
    </w:p>
    <w:p w:rsidR="00000000" w:rsidDel="00000000" w:rsidP="00000000" w:rsidRDefault="00000000" w:rsidRPr="00000000" w14:paraId="00001EAD">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w:t>
      </w:r>
    </w:p>
    <w:p w:rsidR="00000000" w:rsidDel="00000000" w:rsidP="00000000" w:rsidRDefault="00000000" w:rsidRPr="00000000" w14:paraId="00001EA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Anak...</w:t>
      </w:r>
    </w:p>
    <w:p w:rsidR="00000000" w:rsidDel="00000000" w:rsidP="00000000" w:rsidRDefault="00000000" w:rsidRPr="00000000" w14:paraId="00001EA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namin puwedeng gawing dahilan ang pagod.</w:t>
      </w:r>
    </w:p>
    <w:p w:rsidR="00000000" w:rsidDel="00000000" w:rsidP="00000000" w:rsidRDefault="00000000" w:rsidRPr="00000000" w14:paraId="00001EB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Maraming tao ang nahihirapan.</w:t>
      </w:r>
    </w:p>
    <w:p w:rsidR="00000000" w:rsidDel="00000000" w:rsidP="00000000" w:rsidRDefault="00000000" w:rsidRPr="00000000" w14:paraId="00001EB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Pero tinatapos pa rin nila.</w:t>
      </w:r>
    </w:p>
    <w:p w:rsidR="00000000" w:rsidDel="00000000" w:rsidP="00000000" w:rsidRDefault="00000000" w:rsidRPr="00000000" w14:paraId="00001EB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slowly looks at him.)</w:t>
      </w:r>
    </w:p>
    <w:p w:rsidR="00000000" w:rsidDel="00000000" w:rsidP="00000000" w:rsidRDefault="00000000" w:rsidRPr="00000000" w14:paraId="00001EB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disappointment in his eyes hurts more than anger ever could.</w:t>
      </w:r>
    </w:p>
    <w:p w:rsidR="00000000" w:rsidDel="00000000" w:rsidP="00000000" w:rsidRDefault="00000000" w:rsidRPr="00000000" w14:paraId="00001EB4">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EB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Pa...</w:t>
      </w:r>
    </w:p>
    <w:p w:rsidR="00000000" w:rsidDel="00000000" w:rsidP="00000000" w:rsidRDefault="00000000" w:rsidRPr="00000000" w14:paraId="00001EB6">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w:t>
      </w:r>
    </w:p>
    <w:p w:rsidR="00000000" w:rsidDel="00000000" w:rsidP="00000000" w:rsidRDefault="00000000" w:rsidRPr="00000000" w14:paraId="00001EB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Akala ko mas matatag ka.</w:t>
      </w:r>
    </w:p>
    <w:p w:rsidR="00000000" w:rsidDel="00000000" w:rsidP="00000000" w:rsidRDefault="00000000" w:rsidRPr="00000000" w14:paraId="00001EB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words hit MAYA hard.)</w:t>
      </w:r>
    </w:p>
    <w:p w:rsidR="00000000" w:rsidDel="00000000" w:rsidP="00000000" w:rsidRDefault="00000000" w:rsidRPr="00000000" w14:paraId="00001EB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notices the sketchbook resting on the coffee table.</w:t>
      </w:r>
    </w:p>
    <w:p w:rsidR="00000000" w:rsidDel="00000000" w:rsidP="00000000" w:rsidRDefault="00000000" w:rsidRPr="00000000" w14:paraId="00001EB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slowly walks toward it.</w:t>
      </w:r>
    </w:p>
    <w:p w:rsidR="00000000" w:rsidDel="00000000" w:rsidP="00000000" w:rsidRDefault="00000000" w:rsidRPr="00000000" w14:paraId="00001EB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picks it up.</w:t>
      </w:r>
    </w:p>
    <w:p w:rsidR="00000000" w:rsidDel="00000000" w:rsidP="00000000" w:rsidRDefault="00000000" w:rsidRPr="00000000" w14:paraId="00001EB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Flipping through a few pages.</w:t>
      </w:r>
    </w:p>
    <w:p w:rsidR="00000000" w:rsidDel="00000000" w:rsidP="00000000" w:rsidRDefault="00000000" w:rsidRPr="00000000" w14:paraId="00001EB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Portraits.</w:t>
      </w:r>
    </w:p>
    <w:p w:rsidR="00000000" w:rsidDel="00000000" w:rsidP="00000000" w:rsidRDefault="00000000" w:rsidRPr="00000000" w14:paraId="00001EB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Landscapes.</w:t>
      </w:r>
    </w:p>
    <w:p w:rsidR="00000000" w:rsidDel="00000000" w:rsidP="00000000" w:rsidRDefault="00000000" w:rsidRPr="00000000" w14:paraId="00001EB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Detailed illustrations.</w:t>
      </w:r>
    </w:p>
    <w:p w:rsidR="00000000" w:rsidDel="00000000" w:rsidP="00000000" w:rsidRDefault="00000000" w:rsidRPr="00000000" w14:paraId="00001EC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closes it with a quiet thud.</w:t>
      </w:r>
    </w:p>
    <w:p w:rsidR="00000000" w:rsidDel="00000000" w:rsidP="00000000" w:rsidRDefault="00000000" w:rsidRPr="00000000" w14:paraId="00001EC1">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1EC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Ito ba?</w:t>
      </w:r>
    </w:p>
    <w:p w:rsidR="00000000" w:rsidDel="00000000" w:rsidP="00000000" w:rsidRDefault="00000000" w:rsidRPr="00000000" w14:paraId="00001EC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Ito ang pinagkakaabalahan mo?</w:t>
      </w:r>
    </w:p>
    <w:p w:rsidR="00000000" w:rsidDel="00000000" w:rsidP="00000000" w:rsidRDefault="00000000" w:rsidRPr="00000000" w14:paraId="00001EC4">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Habang unti-unti kang bumabagsak?</w:t>
      </w:r>
    </w:p>
    <w:p w:rsidR="00000000" w:rsidDel="00000000" w:rsidP="00000000" w:rsidRDefault="00000000" w:rsidRPr="00000000" w14:paraId="00001EC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instinctively reaches for it.)</w:t>
      </w:r>
    </w:p>
    <w:p w:rsidR="00000000" w:rsidDel="00000000" w:rsidP="00000000" w:rsidRDefault="00000000" w:rsidRPr="00000000" w14:paraId="00001EC6">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EC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w:t>
      </w:r>
    </w:p>
    <w:p w:rsidR="00000000" w:rsidDel="00000000" w:rsidP="00000000" w:rsidRDefault="00000000" w:rsidRPr="00000000" w14:paraId="00001EC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Please.</w:t>
      </w:r>
    </w:p>
    <w:p w:rsidR="00000000" w:rsidDel="00000000" w:rsidP="00000000" w:rsidRDefault="00000000" w:rsidRPr="00000000" w14:paraId="00001EC9">
      <w:pPr>
        <w:spacing w:after="240" w:before="240" w:lineRule="auto"/>
        <w:jc w:val="center"/>
        <w:rPr>
          <w:rFonts w:ascii="Courier" w:cs="Courier" w:eastAsia="Courier" w:hAnsi="Courier"/>
          <w:i w:val="1"/>
          <w:i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br w:type="textWrapping"/>
      </w:r>
      <w:r w:rsidDel="00000000" w:rsidR="00000000" w:rsidRPr="00000000">
        <w:rPr>
          <w:rFonts w:ascii="Courier" w:cs="Courier" w:eastAsia="Courier" w:hAnsi="Courier"/>
          <w:i w:val="1"/>
          <w:iCs w:val="1"/>
          <w:color w:val="ff0000"/>
          <w:sz w:val="24"/>
          <w:szCs w:val="24"/>
          <w:rtl w:val="0"/>
        </w:rPr>
        <w:t xml:space="preserve">(Holding the sketchbook away.)</w:t>
      </w:r>
    </w:p>
    <w:p w:rsidR="00000000" w:rsidDel="00000000" w:rsidP="00000000" w:rsidRDefault="00000000" w:rsidRPr="00000000" w14:paraId="00001EC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Ito ba ang dahilan kung bakit nawawala ka sa focus?</w:t>
      </w:r>
    </w:p>
    <w:p w:rsidR="00000000" w:rsidDel="00000000" w:rsidP="00000000" w:rsidRDefault="00000000" w:rsidRPr="00000000" w14:paraId="00001EC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Kung bakit hindi mo na kayang panindigan ang kurso mo?</w:t>
      </w:r>
    </w:p>
    <w:p w:rsidR="00000000" w:rsidDel="00000000" w:rsidP="00000000" w:rsidRDefault="00000000" w:rsidRPr="00000000" w14:paraId="00001EC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shakes her head repeatedly.)</w:t>
      </w:r>
    </w:p>
    <w:p w:rsidR="00000000" w:rsidDel="00000000" w:rsidP="00000000" w:rsidRDefault="00000000" w:rsidRPr="00000000" w14:paraId="00001ECD">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1EC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w:t>
      </w:r>
    </w:p>
    <w:p w:rsidR="00000000" w:rsidDel="00000000" w:rsidP="00000000" w:rsidRDefault="00000000" w:rsidRPr="00000000" w14:paraId="00001EC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n'yo naiintindihan-</w:t>
      </w:r>
    </w:p>
    <w:p w:rsidR="00000000" w:rsidDel="00000000" w:rsidP="00000000" w:rsidRDefault="00000000" w:rsidRPr="00000000" w14:paraId="00001ED0">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1ED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MAYA.</w:t>
      </w:r>
    </w:p>
    <w:p w:rsidR="00000000" w:rsidDel="00000000" w:rsidP="00000000" w:rsidRDefault="00000000" w:rsidRPr="00000000" w14:paraId="00001ED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Ikaw ang hindi nakakaintindi.</w:t>
      </w:r>
    </w:p>
    <w:p w:rsidR="00000000" w:rsidDel="00000000" w:rsidP="00000000" w:rsidRDefault="00000000" w:rsidRPr="00000000" w14:paraId="00001ED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Ang drawing...</w:t>
      </w:r>
    </w:p>
    <w:p w:rsidR="00000000" w:rsidDel="00000000" w:rsidP="00000000" w:rsidRDefault="00000000" w:rsidRPr="00000000" w14:paraId="00001ED4">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Hobby lang 'yan.</w:t>
      </w:r>
    </w:p>
    <w:p w:rsidR="00000000" w:rsidDel="00000000" w:rsidP="00000000" w:rsidRDefault="00000000" w:rsidRPr="00000000" w14:paraId="00001ED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'yan ang bubuhay sa'yo.</w:t>
      </w:r>
    </w:p>
    <w:p w:rsidR="00000000" w:rsidDel="00000000" w:rsidP="00000000" w:rsidRDefault="00000000" w:rsidRPr="00000000" w14:paraId="00001ED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'yan ang magbabayad ng bills.</w:t>
      </w:r>
    </w:p>
    <w:p w:rsidR="00000000" w:rsidDel="00000000" w:rsidP="00000000" w:rsidRDefault="00000000" w:rsidRPr="00000000" w14:paraId="00001ED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'yan ang magbibigay sa'yo ng maayos na kinabukasan.</w:t>
      </w:r>
    </w:p>
    <w:p w:rsidR="00000000" w:rsidDel="00000000" w:rsidP="00000000" w:rsidRDefault="00000000" w:rsidRPr="00000000" w14:paraId="00001ED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stands frozen.)</w:t>
      </w:r>
    </w:p>
    <w:p w:rsidR="00000000" w:rsidDel="00000000" w:rsidP="00000000" w:rsidRDefault="00000000" w:rsidRPr="00000000" w14:paraId="00001ED9">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JENNIFER's words cut deeper with every sentence.</w:t>
      </w:r>
    </w:p>
    <w:p w:rsidR="00000000" w:rsidDel="00000000" w:rsidP="00000000" w:rsidRDefault="00000000" w:rsidRPr="00000000" w14:paraId="00001EDA">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 (CONT'D)</w:t>
      </w:r>
    </w:p>
    <w:p w:rsidR="00000000" w:rsidDel="00000000" w:rsidP="00000000" w:rsidRDefault="00000000" w:rsidRPr="00000000" w14:paraId="00001ED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Kung gusto mong ayusin ang buhay mo...</w:t>
      </w:r>
    </w:p>
    <w:p w:rsidR="00000000" w:rsidDel="00000000" w:rsidP="00000000" w:rsidRDefault="00000000" w:rsidRPr="00000000" w14:paraId="00001ED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Unahin mo ang responsibilidad mo.</w:t>
      </w:r>
    </w:p>
    <w:p w:rsidR="00000000" w:rsidDel="00000000" w:rsidP="00000000" w:rsidRDefault="00000000" w:rsidRPr="00000000" w14:paraId="00001ED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'yang mga drawing na 'yan.</w:t>
      </w:r>
    </w:p>
    <w:p w:rsidR="00000000" w:rsidDel="00000000" w:rsidP="00000000" w:rsidRDefault="00000000" w:rsidRPr="00000000" w14:paraId="00001ED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tucks the sketchbook under her arm.)</w:t>
      </w:r>
    </w:p>
    <w:p w:rsidR="00000000" w:rsidDel="00000000" w:rsidP="00000000" w:rsidRDefault="00000000" w:rsidRPr="00000000" w14:paraId="00001ED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MAYA's breathing becomes shaky.</w:t>
      </w:r>
    </w:p>
    <w:p w:rsidR="00000000" w:rsidDel="00000000" w:rsidP="00000000" w:rsidRDefault="00000000" w:rsidRPr="00000000" w14:paraId="00001EE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reaches into her hoodie pocket.</w:t>
      </w:r>
    </w:p>
    <w:p w:rsidR="00000000" w:rsidDel="00000000" w:rsidP="00000000" w:rsidRDefault="00000000" w:rsidRPr="00000000" w14:paraId="00001EE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Instinctively gripping her phone.</w:t>
      </w:r>
    </w:p>
    <w:p w:rsidR="00000000" w:rsidDel="00000000" w:rsidP="00000000" w:rsidRDefault="00000000" w:rsidRPr="00000000" w14:paraId="00001EE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notices.</w:t>
      </w:r>
    </w:p>
    <w:p w:rsidR="00000000" w:rsidDel="00000000" w:rsidP="00000000" w:rsidRDefault="00000000" w:rsidRPr="00000000" w14:paraId="00001EE3">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1EE4">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Pati cellphone mo.</w:t>
      </w:r>
    </w:p>
    <w:p w:rsidR="00000000" w:rsidDel="00000000" w:rsidP="00000000" w:rsidRDefault="00000000" w:rsidRPr="00000000" w14:paraId="00001EE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(Ilang sandali ang lumipas.)</w:t>
      </w:r>
    </w:p>
    <w:p w:rsidR="00000000" w:rsidDel="00000000" w:rsidP="00000000" w:rsidRDefault="00000000" w:rsidRPr="00000000" w14:paraId="00001EE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doesn't move.</w:t>
      </w:r>
    </w:p>
    <w:p w:rsidR="00000000" w:rsidDel="00000000" w:rsidP="00000000" w:rsidRDefault="00000000" w:rsidRPr="00000000" w14:paraId="00001EE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simply stares at her mother.</w:t>
      </w:r>
    </w:p>
    <w:p w:rsidR="00000000" w:rsidDel="00000000" w:rsidP="00000000" w:rsidRDefault="00000000" w:rsidRPr="00000000" w14:paraId="00001EE8">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 (CONT'D)</w:t>
      </w:r>
    </w:p>
    <w:p w:rsidR="00000000" w:rsidDel="00000000" w:rsidP="00000000" w:rsidRDefault="00000000" w:rsidRPr="00000000" w14:paraId="00001EE9">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Ibigay mo.</w:t>
      </w:r>
    </w:p>
    <w:p w:rsidR="00000000" w:rsidDel="00000000" w:rsidP="00000000" w:rsidRDefault="00000000" w:rsidRPr="00000000" w14:paraId="00001EE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(MAYA's grip tightens.)</w:t>
      </w:r>
    </w:p>
    <w:p w:rsidR="00000000" w:rsidDel="00000000" w:rsidP="00000000" w:rsidRDefault="00000000" w:rsidRPr="00000000" w14:paraId="00001EE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For a moment...</w:t>
      </w:r>
    </w:p>
    <w:p w:rsidR="00000000" w:rsidDel="00000000" w:rsidP="00000000" w:rsidRDefault="00000000" w:rsidRPr="00000000" w14:paraId="00001EE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It looks like she's going to refuse.</w:t>
      </w:r>
    </w:p>
    <w:p w:rsidR="00000000" w:rsidDel="00000000" w:rsidP="00000000" w:rsidRDefault="00000000" w:rsidRPr="00000000" w14:paraId="00001EE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Then...</w:t>
      </w:r>
    </w:p>
    <w:p w:rsidR="00000000" w:rsidDel="00000000" w:rsidP="00000000" w:rsidRDefault="00000000" w:rsidRPr="00000000" w14:paraId="00001EE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Slowly...</w:t>
      </w:r>
    </w:p>
    <w:p w:rsidR="00000000" w:rsidDel="00000000" w:rsidP="00000000" w:rsidRDefault="00000000" w:rsidRPr="00000000" w14:paraId="00001EE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places her phone into JENNIFER's outstretched hand.</w:t>
      </w:r>
    </w:p>
    <w:p w:rsidR="00000000" w:rsidDel="00000000" w:rsidP="00000000" w:rsidRDefault="00000000" w:rsidRPr="00000000" w14:paraId="00001EF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takes it without another word.</w:t>
      </w:r>
    </w:p>
    <w:p w:rsidR="00000000" w:rsidDel="00000000" w:rsidP="00000000" w:rsidRDefault="00000000" w:rsidRPr="00000000" w14:paraId="00001EF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Silence.</w:t>
      </w:r>
    </w:p>
    <w:p w:rsidR="00000000" w:rsidDel="00000000" w:rsidP="00000000" w:rsidRDefault="00000000" w:rsidRPr="00000000" w14:paraId="00001EF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exhales heavily.</w:t>
      </w:r>
    </w:p>
    <w:p w:rsidR="00000000" w:rsidDel="00000000" w:rsidP="00000000" w:rsidRDefault="00000000" w:rsidRPr="00000000" w14:paraId="00001EF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 finally stands.</w:t>
      </w:r>
    </w:p>
    <w:p w:rsidR="00000000" w:rsidDel="00000000" w:rsidP="00000000" w:rsidRDefault="00000000" w:rsidRPr="00000000" w14:paraId="00001EF4">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w:t>
      </w:r>
    </w:p>
    <w:p w:rsidR="00000000" w:rsidDel="00000000" w:rsidP="00000000" w:rsidRDefault="00000000" w:rsidRPr="00000000" w14:paraId="00001EF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Kung may oras kang magkulong sa kwarto...</w:t>
      </w:r>
    </w:p>
    <w:p w:rsidR="00000000" w:rsidDel="00000000" w:rsidP="00000000" w:rsidRDefault="00000000" w:rsidRPr="00000000" w14:paraId="00001EF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Mag-scroll sa cellphone...</w:t>
      </w:r>
    </w:p>
    <w:p w:rsidR="00000000" w:rsidDel="00000000" w:rsidP="00000000" w:rsidRDefault="00000000" w:rsidRPr="00000000" w14:paraId="00001EF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At magdrawing nang patago...</w:t>
      </w:r>
    </w:p>
    <w:p w:rsidR="00000000" w:rsidDel="00000000" w:rsidP="00000000" w:rsidRDefault="00000000" w:rsidRPr="00000000" w14:paraId="00001EF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 oras ka ring ayusin 'tong mga pagkakamali mo.</w:t>
      </w:r>
    </w:p>
    <w:p w:rsidR="00000000" w:rsidDel="00000000" w:rsidP="00000000" w:rsidRDefault="00000000" w:rsidRPr="00000000" w14:paraId="00001EF9">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(Pause.)</w:t>
      </w:r>
    </w:p>
    <w:p w:rsidR="00000000" w:rsidDel="00000000" w:rsidP="00000000" w:rsidRDefault="00000000" w:rsidRPr="00000000" w14:paraId="00001EF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namin palalakihin ang anak naming marunong umiwas sa responsibilidad.</w:t>
      </w:r>
    </w:p>
    <w:p w:rsidR="00000000" w:rsidDel="00000000" w:rsidP="00000000" w:rsidRDefault="00000000" w:rsidRPr="00000000" w14:paraId="00001EF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feels the weight of every word.)</w:t>
      </w:r>
    </w:p>
    <w:p w:rsidR="00000000" w:rsidDel="00000000" w:rsidP="00000000" w:rsidRDefault="00000000" w:rsidRPr="00000000" w14:paraId="00001EFC">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 (CONT'D)</w:t>
      </w:r>
    </w:p>
    <w:p w:rsidR="00000000" w:rsidDel="00000000" w:rsidP="00000000" w:rsidRDefault="00000000" w:rsidRPr="00000000" w14:paraId="00001EF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Habang nakatira ka sa bahay na 'to...</w:t>
      </w:r>
    </w:p>
    <w:p w:rsidR="00000000" w:rsidDel="00000000" w:rsidP="00000000" w:rsidRDefault="00000000" w:rsidRPr="00000000" w14:paraId="00001EF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Kailangan mong panindigan ang mga desisyon mo.</w:t>
      </w:r>
    </w:p>
    <w:p w:rsidR="00000000" w:rsidDel="00000000" w:rsidP="00000000" w:rsidRDefault="00000000" w:rsidRPr="00000000" w14:paraId="00001EF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At hindi namin kukunsintihin ang pagiging iresponsable.</w:t>
      </w:r>
    </w:p>
    <w:p w:rsidR="00000000" w:rsidDel="00000000" w:rsidP="00000000" w:rsidRDefault="00000000" w:rsidRPr="00000000" w14:paraId="00001F0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room falls silent once more.)</w:t>
      </w:r>
    </w:p>
    <w:p w:rsidR="00000000" w:rsidDel="00000000" w:rsidP="00000000" w:rsidRDefault="00000000" w:rsidRPr="00000000" w14:paraId="00001F0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no longer argues.</w:t>
      </w:r>
    </w:p>
    <w:p w:rsidR="00000000" w:rsidDel="00000000" w:rsidP="00000000" w:rsidRDefault="00000000" w:rsidRPr="00000000" w14:paraId="00001F0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 longer explains.</w:t>
      </w:r>
    </w:p>
    <w:p w:rsidR="00000000" w:rsidDel="00000000" w:rsidP="00000000" w:rsidRDefault="00000000" w:rsidRPr="00000000" w14:paraId="00001F0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simply stares at the empty space where her sketchbook had been.</w:t>
      </w:r>
    </w:p>
    <w:p w:rsidR="00000000" w:rsidDel="00000000" w:rsidP="00000000" w:rsidRDefault="00000000" w:rsidRPr="00000000" w14:paraId="00001F0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one place where she felt like herself...</w:t>
      </w:r>
    </w:p>
    <w:p w:rsidR="00000000" w:rsidDel="00000000" w:rsidP="00000000" w:rsidRDefault="00000000" w:rsidRPr="00000000" w14:paraId="00001F0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Has just been taken away.</w:t>
        <w:br w:type="textWrapping"/>
      </w:r>
    </w:p>
    <w:p w:rsidR="00000000" w:rsidDel="00000000" w:rsidP="00000000" w:rsidRDefault="00000000" w:rsidRPr="00000000" w14:paraId="00001F06">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ILAGAN HOUSE – LIVING ROOM – CONTINUOUS</w:t>
      </w:r>
    </w:p>
    <w:p w:rsidR="00000000" w:rsidDel="00000000" w:rsidP="00000000" w:rsidRDefault="00000000" w:rsidRPr="00000000" w14:paraId="00001F0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 one moves.</w:t>
      </w:r>
    </w:p>
    <w:p w:rsidR="00000000" w:rsidDel="00000000" w:rsidP="00000000" w:rsidRDefault="00000000" w:rsidRPr="00000000" w14:paraId="00001F0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stands frozen.</w:t>
      </w:r>
    </w:p>
    <w:p w:rsidR="00000000" w:rsidDel="00000000" w:rsidP="00000000" w:rsidRDefault="00000000" w:rsidRPr="00000000" w14:paraId="00001F0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MAYA's phone in one hand.</w:t>
      </w:r>
    </w:p>
    <w:p w:rsidR="00000000" w:rsidDel="00000000" w:rsidP="00000000" w:rsidRDefault="00000000" w:rsidRPr="00000000" w14:paraId="00001F0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sketchbook in the other.</w:t>
      </w:r>
    </w:p>
    <w:p w:rsidR="00000000" w:rsidDel="00000000" w:rsidP="00000000" w:rsidRDefault="00000000" w:rsidRPr="00000000" w14:paraId="00001F0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remains beside her.</w:t>
      </w:r>
    </w:p>
    <w:p w:rsidR="00000000" w:rsidDel="00000000" w:rsidP="00000000" w:rsidRDefault="00000000" w:rsidRPr="00000000" w14:paraId="00001F0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His shoulders heavy.</w:t>
      </w:r>
    </w:p>
    <w:p w:rsidR="00000000" w:rsidDel="00000000" w:rsidP="00000000" w:rsidRDefault="00000000" w:rsidRPr="00000000" w14:paraId="00001F0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His expression unreadable.</w:t>
      </w:r>
    </w:p>
    <w:p w:rsidR="00000000" w:rsidDel="00000000" w:rsidP="00000000" w:rsidRDefault="00000000" w:rsidRPr="00000000" w14:paraId="00001F0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quietly wipes the tears from her face.</w:t>
      </w:r>
    </w:p>
    <w:p w:rsidR="00000000" w:rsidDel="00000000" w:rsidP="00000000" w:rsidRDefault="00000000" w:rsidRPr="00000000" w14:paraId="00001F0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doesn't argue.</w:t>
      </w:r>
    </w:p>
    <w:p w:rsidR="00000000" w:rsidDel="00000000" w:rsidP="00000000" w:rsidRDefault="00000000" w:rsidRPr="00000000" w14:paraId="00001F1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doesn't beg for her things back.</w:t>
      </w:r>
    </w:p>
    <w:p w:rsidR="00000000" w:rsidDel="00000000" w:rsidP="00000000" w:rsidRDefault="00000000" w:rsidRPr="00000000" w14:paraId="00001F1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doesn't say another word.</w:t>
      </w:r>
    </w:p>
    <w:p w:rsidR="00000000" w:rsidDel="00000000" w:rsidP="00000000" w:rsidRDefault="00000000" w:rsidRPr="00000000" w14:paraId="00001F1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Slowly...</w:t>
      </w:r>
    </w:p>
    <w:p w:rsidR="00000000" w:rsidDel="00000000" w:rsidP="00000000" w:rsidRDefault="00000000" w:rsidRPr="00000000" w14:paraId="00001F1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turns away.</w:t>
      </w:r>
    </w:p>
    <w:p w:rsidR="00000000" w:rsidDel="00000000" w:rsidP="00000000" w:rsidRDefault="00000000" w:rsidRPr="00000000" w14:paraId="00001F1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instinctively takes a small step forward.</w:t>
      </w:r>
    </w:p>
    <w:p w:rsidR="00000000" w:rsidDel="00000000" w:rsidP="00000000" w:rsidRDefault="00000000" w:rsidRPr="00000000" w14:paraId="00001F1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Almost as if she wants to call out to her.</w:t>
      </w:r>
    </w:p>
    <w:p w:rsidR="00000000" w:rsidDel="00000000" w:rsidP="00000000" w:rsidRDefault="00000000" w:rsidRPr="00000000" w14:paraId="00001F1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But nothing comes out.</w:t>
      </w:r>
    </w:p>
    <w:p w:rsidR="00000000" w:rsidDel="00000000" w:rsidP="00000000" w:rsidRDefault="00000000" w:rsidRPr="00000000" w14:paraId="00001F1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walks toward the staircase.</w:t>
      </w:r>
    </w:p>
    <w:p w:rsidR="00000000" w:rsidDel="00000000" w:rsidP="00000000" w:rsidRDefault="00000000" w:rsidRPr="00000000" w14:paraId="00001F1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Each step is slow.</w:t>
      </w:r>
    </w:p>
    <w:p w:rsidR="00000000" w:rsidDel="00000000" w:rsidP="00000000" w:rsidRDefault="00000000" w:rsidRPr="00000000" w14:paraId="00001F1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Measured.</w:t>
      </w:r>
    </w:p>
    <w:p w:rsidR="00000000" w:rsidDel="00000000" w:rsidP="00000000" w:rsidRDefault="00000000" w:rsidRPr="00000000" w14:paraId="00001F1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Heavy.</w:t>
      </w:r>
    </w:p>
    <w:p w:rsidR="00000000" w:rsidDel="00000000" w:rsidP="00000000" w:rsidRDefault="00000000" w:rsidRPr="00000000" w14:paraId="00001F1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watches her in silence.</w:t>
      </w:r>
    </w:p>
    <w:p w:rsidR="00000000" w:rsidDel="00000000" w:rsidP="00000000" w:rsidRDefault="00000000" w:rsidRPr="00000000" w14:paraId="00001F1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His jaw clenches.</w:t>
      </w:r>
    </w:p>
    <w:p w:rsidR="00000000" w:rsidDel="00000000" w:rsidP="00000000" w:rsidRDefault="00000000" w:rsidRPr="00000000" w14:paraId="00001F1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 tells himself...</w:t>
      </w:r>
    </w:p>
    <w:p w:rsidR="00000000" w:rsidDel="00000000" w:rsidP="00000000" w:rsidRDefault="00000000" w:rsidRPr="00000000" w14:paraId="00001F1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This is for her own good.</w:t>
      </w:r>
    </w:p>
    <w:p w:rsidR="00000000" w:rsidDel="00000000" w:rsidP="00000000" w:rsidRDefault="00000000" w:rsidRPr="00000000" w14:paraId="00001F1F">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1F20">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ILAGAN HOUSE – STAIRCASE – CONTINUOUS</w:t>
      </w:r>
    </w:p>
    <w:p w:rsidR="00000000" w:rsidDel="00000000" w:rsidP="00000000" w:rsidRDefault="00000000" w:rsidRPr="00000000" w14:paraId="00001F2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climbs the stairs.</w:t>
      </w:r>
    </w:p>
    <w:p w:rsidR="00000000" w:rsidDel="00000000" w:rsidP="00000000" w:rsidRDefault="00000000" w:rsidRPr="00000000" w14:paraId="00001F2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never looks back.</w:t>
      </w:r>
    </w:p>
    <w:p w:rsidR="00000000" w:rsidDel="00000000" w:rsidP="00000000" w:rsidRDefault="00000000" w:rsidRPr="00000000" w14:paraId="00001F2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house is completely silent.</w:t>
      </w:r>
    </w:p>
    <w:p w:rsidR="00000000" w:rsidDel="00000000" w:rsidP="00000000" w:rsidRDefault="00000000" w:rsidRPr="00000000" w14:paraId="00001F2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Only the sound of her footsteps echoes through the hallway.</w:t>
      </w:r>
    </w:p>
    <w:p w:rsidR="00000000" w:rsidDel="00000000" w:rsidP="00000000" w:rsidRDefault="00000000" w:rsidRPr="00000000" w14:paraId="00001F2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At the top of the stairs...</w:t>
      </w:r>
    </w:p>
    <w:p w:rsidR="00000000" w:rsidDel="00000000" w:rsidP="00000000" w:rsidRDefault="00000000" w:rsidRPr="00000000" w14:paraId="00001F2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disappears behind the corner.</w:t>
      </w:r>
    </w:p>
    <w:p w:rsidR="00000000" w:rsidDel="00000000" w:rsidP="00000000" w:rsidRDefault="00000000" w:rsidRPr="00000000" w14:paraId="00001F2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 moment later...</w:t>
      </w:r>
    </w:p>
    <w:p w:rsidR="00000000" w:rsidDel="00000000" w:rsidP="00000000" w:rsidRDefault="00000000" w:rsidRPr="00000000" w14:paraId="00001F2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CLICK.</w:t>
      </w:r>
    </w:p>
    <w:p w:rsidR="00000000" w:rsidDel="00000000" w:rsidP="00000000" w:rsidRDefault="00000000" w:rsidRPr="00000000" w14:paraId="00001F2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sound of her bedroom door closing.</w:t>
      </w:r>
    </w:p>
    <w:p w:rsidR="00000000" w:rsidDel="00000000" w:rsidP="00000000" w:rsidRDefault="00000000" w:rsidRPr="00000000" w14:paraId="00001F2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Then..</w:t>
      </w:r>
    </w:p>
    <w:p w:rsidR="00000000" w:rsidDel="00000000" w:rsidP="00000000" w:rsidRDefault="00000000" w:rsidRPr="00000000" w14:paraId="00001F2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LOCK.</w:t>
      </w:r>
    </w:p>
    <w:p w:rsidR="00000000" w:rsidDel="00000000" w:rsidP="00000000" w:rsidRDefault="00000000" w:rsidRPr="00000000" w14:paraId="00001F2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small sound echoes louder than anyone expected.</w:t>
      </w:r>
    </w:p>
    <w:p w:rsidR="00000000" w:rsidDel="00000000" w:rsidP="00000000" w:rsidRDefault="00000000" w:rsidRPr="00000000" w14:paraId="00001F2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Neither JENNIFER nor RICARDO speaks.</w:t>
      </w:r>
    </w:p>
    <w:p w:rsidR="00000000" w:rsidDel="00000000" w:rsidP="00000000" w:rsidRDefault="00000000" w:rsidRPr="00000000" w14:paraId="00001F2E">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1F2F">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ILAGAN HOUSE – LIVING ROOM – CONTINUOUS</w:t>
      </w:r>
    </w:p>
    <w:p w:rsidR="00000000" w:rsidDel="00000000" w:rsidP="00000000" w:rsidRDefault="00000000" w:rsidRPr="00000000" w14:paraId="00001F3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continues staring at the staircase.</w:t>
      </w:r>
    </w:p>
    <w:p w:rsidR="00000000" w:rsidDel="00000000" w:rsidP="00000000" w:rsidRDefault="00000000" w:rsidRPr="00000000" w14:paraId="00001F3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Still holding MAYA's belongings.</w:t>
      </w:r>
    </w:p>
    <w:p w:rsidR="00000000" w:rsidDel="00000000" w:rsidP="00000000" w:rsidRDefault="00000000" w:rsidRPr="00000000" w14:paraId="00001F3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looks down at the sketchbook.</w:t>
      </w:r>
    </w:p>
    <w:p w:rsidR="00000000" w:rsidDel="00000000" w:rsidP="00000000" w:rsidRDefault="00000000" w:rsidRPr="00000000" w14:paraId="00001F3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Then at the phone.</w:t>
      </w:r>
    </w:p>
    <w:p w:rsidR="00000000" w:rsidDel="00000000" w:rsidP="00000000" w:rsidRDefault="00000000" w:rsidRPr="00000000" w14:paraId="00001F3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hugs them close to her chest.</w:t>
      </w:r>
    </w:p>
    <w:p w:rsidR="00000000" w:rsidDel="00000000" w:rsidP="00000000" w:rsidRDefault="00000000" w:rsidRPr="00000000" w14:paraId="00001F3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As though convincing herself...</w:t>
      </w:r>
    </w:p>
    <w:p w:rsidR="00000000" w:rsidDel="00000000" w:rsidP="00000000" w:rsidRDefault="00000000" w:rsidRPr="00000000" w14:paraId="00001F3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had done the right thing.</w:t>
      </w:r>
    </w:p>
    <w:p w:rsidR="00000000" w:rsidDel="00000000" w:rsidP="00000000" w:rsidRDefault="00000000" w:rsidRPr="00000000" w14:paraId="00001F3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slowly sits back down.</w:t>
      </w:r>
    </w:p>
    <w:p w:rsidR="00000000" w:rsidDel="00000000" w:rsidP="00000000" w:rsidRDefault="00000000" w:rsidRPr="00000000" w14:paraId="00001F3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 lets out a long, exhausted sigh.</w:t>
      </w:r>
    </w:p>
    <w:p w:rsidR="00000000" w:rsidDel="00000000" w:rsidP="00000000" w:rsidRDefault="00000000" w:rsidRPr="00000000" w14:paraId="00001F39">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w:t>
      </w:r>
    </w:p>
    <w:p w:rsidR="00000000" w:rsidDel="00000000" w:rsidP="00000000" w:rsidRDefault="00000000" w:rsidRPr="00000000" w14:paraId="00001F3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w:t>
      </w:r>
    </w:p>
    <w:p w:rsidR="00000000" w:rsidDel="00000000" w:rsidP="00000000" w:rsidRDefault="00000000" w:rsidRPr="00000000" w14:paraId="00001F3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Sana maintindihan niya balang araw.</w:t>
      </w:r>
    </w:p>
    <w:p w:rsidR="00000000" w:rsidDel="00000000" w:rsidP="00000000" w:rsidRDefault="00000000" w:rsidRPr="00000000" w14:paraId="00001F3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doesn't answer.)</w:t>
      </w:r>
    </w:p>
    <w:p w:rsidR="00000000" w:rsidDel="00000000" w:rsidP="00000000" w:rsidRDefault="00000000" w:rsidRPr="00000000" w14:paraId="00001F3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eyes never leave the second floor.)</w:t>
      </w:r>
    </w:p>
    <w:p w:rsidR="00000000" w:rsidDel="00000000" w:rsidP="00000000" w:rsidRDefault="00000000" w:rsidRPr="00000000" w14:paraId="00001F3E">
      <w:pPr>
        <w:spacing w:after="240" w:before="240" w:lineRule="auto"/>
        <w:jc w:val="center"/>
        <w:rPr>
          <w:rFonts w:ascii="Courier" w:cs="Courier" w:eastAsia="Courier" w:hAnsi="Courier"/>
          <w:i w:val="1"/>
          <w:i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br w:type="textWrapping"/>
      </w:r>
      <w:r w:rsidDel="00000000" w:rsidR="00000000" w:rsidRPr="00000000">
        <w:rPr>
          <w:rFonts w:ascii="Courier" w:cs="Courier" w:eastAsia="Courier" w:hAnsi="Courier"/>
          <w:i w:val="1"/>
          <w:iCs w:val="1"/>
          <w:color w:val="ff0000"/>
          <w:sz w:val="24"/>
          <w:szCs w:val="24"/>
          <w:rtl w:val="0"/>
        </w:rPr>
        <w:t xml:space="preserve">(Barely above a whisper.)</w:t>
      </w:r>
    </w:p>
    <w:p w:rsidR="00000000" w:rsidDel="00000000" w:rsidP="00000000" w:rsidRDefault="00000000" w:rsidRPr="00000000" w14:paraId="00001F3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Kailangan lang niyang matauhan.</w:t>
      </w:r>
    </w:p>
    <w:p w:rsidR="00000000" w:rsidDel="00000000" w:rsidP="00000000" w:rsidRDefault="00000000" w:rsidRPr="00000000" w14:paraId="00001F4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words linger in the room.</w:t>
      </w:r>
    </w:p>
    <w:p w:rsidR="00000000" w:rsidDel="00000000" w:rsidP="00000000" w:rsidRDefault="00000000" w:rsidRPr="00000000" w14:paraId="00001F4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Neither of them notices...</w:t>
      </w:r>
    </w:p>
    <w:p w:rsidR="00000000" w:rsidDel="00000000" w:rsidP="00000000" w:rsidRDefault="00000000" w:rsidRPr="00000000" w14:paraId="00001F4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That the house feels quieter than ever before.</w:t>
      </w:r>
    </w:p>
    <w:p w:rsidR="00000000" w:rsidDel="00000000" w:rsidP="00000000" w:rsidRDefault="00000000" w:rsidRPr="00000000" w14:paraId="00001F4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Not peaceful.</w:t>
      </w:r>
    </w:p>
    <w:p w:rsidR="00000000" w:rsidDel="00000000" w:rsidP="00000000" w:rsidRDefault="00000000" w:rsidRPr="00000000" w14:paraId="00001F4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Empty.</w:t>
      </w:r>
    </w:p>
    <w:p w:rsidR="00000000" w:rsidDel="00000000" w:rsidP="00000000" w:rsidRDefault="00000000" w:rsidRPr="00000000" w14:paraId="00001F4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Upstairs...</w:t>
      </w:r>
    </w:p>
    <w:p w:rsidR="00000000" w:rsidDel="00000000" w:rsidP="00000000" w:rsidRDefault="00000000" w:rsidRPr="00000000" w14:paraId="00001F4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Behind the locked bedroom door...</w:t>
      </w:r>
    </w:p>
    <w:p w:rsidR="00000000" w:rsidDel="00000000" w:rsidP="00000000" w:rsidRDefault="00000000" w:rsidRPr="00000000" w14:paraId="00001F4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sits on the floor.</w:t>
      </w:r>
    </w:p>
    <w:p w:rsidR="00000000" w:rsidDel="00000000" w:rsidP="00000000" w:rsidRDefault="00000000" w:rsidRPr="00000000" w14:paraId="00001F4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back against the door.</w:t>
      </w:r>
    </w:p>
    <w:p w:rsidR="00000000" w:rsidDel="00000000" w:rsidP="00000000" w:rsidRDefault="00000000" w:rsidRPr="00000000" w14:paraId="00001F4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pulls her knees close to her chest.</w:t>
      </w:r>
    </w:p>
    <w:p w:rsidR="00000000" w:rsidDel="00000000" w:rsidP="00000000" w:rsidRDefault="00000000" w:rsidRPr="00000000" w14:paraId="00001F4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stares blankly at the opposite wall.</w:t>
      </w:r>
    </w:p>
    <w:p w:rsidR="00000000" w:rsidDel="00000000" w:rsidP="00000000" w:rsidRDefault="00000000" w:rsidRPr="00000000" w14:paraId="00001F4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 tears.</w:t>
      </w:r>
    </w:p>
    <w:p w:rsidR="00000000" w:rsidDel="00000000" w:rsidP="00000000" w:rsidRDefault="00000000" w:rsidRPr="00000000" w14:paraId="00001F4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 anger.</w:t>
      </w:r>
    </w:p>
    <w:p w:rsidR="00000000" w:rsidDel="00000000" w:rsidP="00000000" w:rsidRDefault="00000000" w:rsidRPr="00000000" w14:paraId="00001F4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Just silence.</w:t>
      </w:r>
    </w:p>
    <w:p w:rsidR="00000000" w:rsidDel="00000000" w:rsidP="00000000" w:rsidRDefault="00000000" w:rsidRPr="00000000" w14:paraId="00001F4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place that once felt like her refuge...</w:t>
      </w:r>
    </w:p>
    <w:p w:rsidR="00000000" w:rsidDel="00000000" w:rsidP="00000000" w:rsidRDefault="00000000" w:rsidRPr="00000000" w14:paraId="00001F4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Now feels like a cage.</w:t>
      </w:r>
    </w:p>
    <w:p w:rsidR="00000000" w:rsidDel="00000000" w:rsidP="00000000" w:rsidRDefault="00000000" w:rsidRPr="00000000" w14:paraId="00001F5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Downstairs...</w:t>
      </w:r>
    </w:p>
    <w:p w:rsidR="00000000" w:rsidDel="00000000" w:rsidP="00000000" w:rsidRDefault="00000000" w:rsidRPr="00000000" w14:paraId="00001F5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and RICARDO remain convinced they had protected their daughter from making the biggest mistake of her life.</w:t>
      </w:r>
    </w:p>
    <w:p w:rsidR="00000000" w:rsidDel="00000000" w:rsidP="00000000" w:rsidRDefault="00000000" w:rsidRPr="00000000" w14:paraId="00001F5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They never realized...</w:t>
      </w:r>
    </w:p>
    <w:p w:rsidR="00000000" w:rsidDel="00000000" w:rsidP="00000000" w:rsidRDefault="00000000" w:rsidRPr="00000000" w14:paraId="00001F5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That in trying so desperately to keep MAYA on the path they had chosen for her...</w:t>
      </w:r>
    </w:p>
    <w:p w:rsidR="00000000" w:rsidDel="00000000" w:rsidP="00000000" w:rsidRDefault="00000000" w:rsidRPr="00000000" w14:paraId="00001F5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They had pushed her further away than ever before.</w:t>
      </w:r>
    </w:p>
    <w:p w:rsidR="00000000" w:rsidDel="00000000" w:rsidP="00000000" w:rsidRDefault="00000000" w:rsidRPr="00000000" w14:paraId="00001F5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conversation had ended.</w:t>
      </w:r>
    </w:p>
    <w:p w:rsidR="00000000" w:rsidDel="00000000" w:rsidP="00000000" w:rsidRDefault="00000000" w:rsidRPr="00000000" w14:paraId="00001F5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But the distance between them...</w:t>
      </w:r>
    </w:p>
    <w:p w:rsidR="00000000" w:rsidDel="00000000" w:rsidP="00000000" w:rsidRDefault="00000000" w:rsidRPr="00000000" w14:paraId="00001F5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Had only just begun.</w:t>
      </w:r>
    </w:p>
    <w:p w:rsidR="00000000" w:rsidDel="00000000" w:rsidP="00000000" w:rsidRDefault="00000000" w:rsidRPr="00000000" w14:paraId="00001F58">
      <w:pPr>
        <w:spacing w:after="240" w:before="240" w:lineRule="auto"/>
        <w:jc w:val="right"/>
        <w:rPr>
          <w:rFonts w:ascii="Courier" w:cs="Courier" w:eastAsia="Courier" w:hAnsi="Courier"/>
          <w:b w:val="1"/>
          <w:bCs w:val="1"/>
          <w:color w:val="ff0000"/>
          <w:sz w:val="24"/>
          <w:szCs w:val="24"/>
        </w:rPr>
      </w:pPr>
      <w:r w:rsidDel="00000000" w:rsidR="00000000" w:rsidRPr="00000000">
        <w:rPr>
          <w:rFonts w:ascii="Courier" w:cs="Courier" w:eastAsia="Courier" w:hAnsi="Courier"/>
          <w:color w:val="ff0000"/>
          <w:sz w:val="24"/>
          <w:szCs w:val="24"/>
          <w:rtl w:val="0"/>
        </w:rPr>
        <w:t xml:space="preserve">FADE OUT.</w:t>
        <w:br w:type="textWrapping"/>
      </w:r>
      <w:r w:rsidDel="00000000" w:rsidR="00000000" w:rsidRPr="00000000">
        <w:rPr>
          <w:rtl w:val="0"/>
        </w:rPr>
      </w:r>
    </w:p>
    <w:p w:rsidR="00000000" w:rsidDel="00000000" w:rsidP="00000000" w:rsidRDefault="00000000" w:rsidRPr="00000000" w14:paraId="00001F59">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ILAGAN HOUSE – MONTAGE – DAYS LATER</w:t>
      </w:r>
    </w:p>
    <w:p w:rsidR="00000000" w:rsidDel="00000000" w:rsidP="00000000" w:rsidRDefault="00000000" w:rsidRPr="00000000" w14:paraId="00001F5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house feels unusually quiet.</w:t>
      </w:r>
    </w:p>
    <w:p w:rsidR="00000000" w:rsidDel="00000000" w:rsidP="00000000" w:rsidRDefault="00000000" w:rsidRPr="00000000" w14:paraId="00001F5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Not because no one is home.</w:t>
      </w:r>
    </w:p>
    <w:p w:rsidR="00000000" w:rsidDel="00000000" w:rsidP="00000000" w:rsidRDefault="00000000" w:rsidRPr="00000000" w14:paraId="00001F5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But because no one speaks anymore.</w:t>
      </w:r>
    </w:p>
    <w:p w:rsidR="00000000" w:rsidDel="00000000" w:rsidP="00000000" w:rsidRDefault="00000000" w:rsidRPr="00000000" w14:paraId="00001F5D">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1F5E">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MAYA'S BEDROOM – MORNING</w:t>
      </w:r>
    </w:p>
    <w:p w:rsidR="00000000" w:rsidDel="00000000" w:rsidP="00000000" w:rsidRDefault="00000000" w:rsidRPr="00000000" w14:paraId="00001F5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lies awake in bed.</w:t>
      </w:r>
    </w:p>
    <w:p w:rsidR="00000000" w:rsidDel="00000000" w:rsidP="00000000" w:rsidRDefault="00000000" w:rsidRPr="00000000" w14:paraId="00001F6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alarm has been ringing for several seconds.</w:t>
      </w:r>
    </w:p>
    <w:p w:rsidR="00000000" w:rsidDel="00000000" w:rsidP="00000000" w:rsidRDefault="00000000" w:rsidRPr="00000000" w14:paraId="00001F6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stares blankly at the ceiling.</w:t>
      </w:r>
    </w:p>
    <w:p w:rsidR="00000000" w:rsidDel="00000000" w:rsidP="00000000" w:rsidRDefault="00000000" w:rsidRPr="00000000" w14:paraId="00001F6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Eventually...</w:t>
      </w:r>
    </w:p>
    <w:p w:rsidR="00000000" w:rsidDel="00000000" w:rsidP="00000000" w:rsidRDefault="00000000" w:rsidRPr="00000000" w14:paraId="00001F6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reaches over.</w:t>
      </w:r>
    </w:p>
    <w:p w:rsidR="00000000" w:rsidDel="00000000" w:rsidP="00000000" w:rsidRDefault="00000000" w:rsidRPr="00000000" w14:paraId="00001F6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Turns it off.</w:t>
      </w:r>
    </w:p>
    <w:p w:rsidR="00000000" w:rsidDel="00000000" w:rsidP="00000000" w:rsidRDefault="00000000" w:rsidRPr="00000000" w14:paraId="00001F6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Silence.</w:t>
      </w:r>
    </w:p>
    <w:p w:rsidR="00000000" w:rsidDel="00000000" w:rsidP="00000000" w:rsidRDefault="00000000" w:rsidRPr="00000000" w14:paraId="00001F66">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1F67">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ILAGAN HOUSE – DINING ROOM – MORNING</w:t>
      </w:r>
    </w:p>
    <w:p w:rsidR="00000000" w:rsidDel="00000000" w:rsidP="00000000" w:rsidRDefault="00000000" w:rsidRPr="00000000" w14:paraId="00001F6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family eats breakfast together.)</w:t>
      </w:r>
    </w:p>
    <w:p w:rsidR="00000000" w:rsidDel="00000000" w:rsidP="00000000" w:rsidRDefault="00000000" w:rsidRPr="00000000" w14:paraId="00001F6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 television.</w:t>
      </w:r>
    </w:p>
    <w:p w:rsidR="00000000" w:rsidDel="00000000" w:rsidP="00000000" w:rsidRDefault="00000000" w:rsidRPr="00000000" w14:paraId="00001F6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 conversation.</w:t>
      </w:r>
    </w:p>
    <w:p w:rsidR="00000000" w:rsidDel="00000000" w:rsidP="00000000" w:rsidRDefault="00000000" w:rsidRPr="00000000" w14:paraId="00001F6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Only the faint clinking of utensils against plates.</w:t>
      </w:r>
    </w:p>
    <w:p w:rsidR="00000000" w:rsidDel="00000000" w:rsidP="00000000" w:rsidRDefault="00000000" w:rsidRPr="00000000" w14:paraId="00001F6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scrolls through her phone between bites.</w:t>
      </w:r>
    </w:p>
    <w:p w:rsidR="00000000" w:rsidDel="00000000" w:rsidP="00000000" w:rsidRDefault="00000000" w:rsidRPr="00000000" w14:paraId="00001F6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quietly reads through paperwork from the repair shop.</w:t>
      </w:r>
    </w:p>
    <w:p w:rsidR="00000000" w:rsidDel="00000000" w:rsidP="00000000" w:rsidRDefault="00000000" w:rsidRPr="00000000" w14:paraId="00001F6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keeps her eyes on her food.</w:t>
      </w:r>
    </w:p>
    <w:p w:rsidR="00000000" w:rsidDel="00000000" w:rsidP="00000000" w:rsidRDefault="00000000" w:rsidRPr="00000000" w14:paraId="00001F6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 one looks at each other.</w:t>
      </w:r>
    </w:p>
    <w:p w:rsidR="00000000" w:rsidDel="00000000" w:rsidP="00000000" w:rsidRDefault="00000000" w:rsidRPr="00000000" w14:paraId="00001F7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 one asks how anyone is doing.</w:t>
      </w:r>
    </w:p>
    <w:p w:rsidR="00000000" w:rsidDel="00000000" w:rsidP="00000000" w:rsidRDefault="00000000" w:rsidRPr="00000000" w14:paraId="00001F7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silence has become routine.</w:t>
      </w:r>
    </w:p>
    <w:p w:rsidR="00000000" w:rsidDel="00000000" w:rsidP="00000000" w:rsidRDefault="00000000" w:rsidRPr="00000000" w14:paraId="00001F72">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1F73">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UNIVERSITY HALLWAY – DAY</w:t>
      </w:r>
    </w:p>
    <w:p w:rsidR="00000000" w:rsidDel="00000000" w:rsidP="00000000" w:rsidRDefault="00000000" w:rsidRPr="00000000" w14:paraId="00001F7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walks through the corridor alone.</w:t>
      </w:r>
    </w:p>
    <w:p w:rsidR="00000000" w:rsidDel="00000000" w:rsidP="00000000" w:rsidRDefault="00000000" w:rsidRPr="00000000" w14:paraId="00001F7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Students greet one another as they pass.</w:t>
      </w:r>
    </w:p>
    <w:p w:rsidR="00000000" w:rsidDel="00000000" w:rsidP="00000000" w:rsidRDefault="00000000" w:rsidRPr="00000000" w14:paraId="00001F7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barely notices them.</w:t>
      </w:r>
    </w:p>
    <w:p w:rsidR="00000000" w:rsidDel="00000000" w:rsidP="00000000" w:rsidRDefault="00000000" w:rsidRPr="00000000" w14:paraId="00001F7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phone vibrates.</w:t>
      </w:r>
    </w:p>
    <w:p w:rsidR="00000000" w:rsidDel="00000000" w:rsidP="00000000" w:rsidRDefault="00000000" w:rsidRPr="00000000" w14:paraId="00001F78">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ETHAN:</w:t>
      </w:r>
    </w:p>
    <w:p w:rsidR="00000000" w:rsidDel="00000000" w:rsidP="00000000" w:rsidRDefault="00000000" w:rsidRPr="00000000" w14:paraId="00001F79">
      <w:pPr>
        <w:spacing w:after="240" w:before="240" w:lineRule="auto"/>
        <w:jc w:val="center"/>
        <w:rPr>
          <w:rFonts w:ascii="Courier" w:cs="Courier" w:eastAsia="Courier" w:hAnsi="Courier"/>
          <w:i w:val="1"/>
          <w:iCs w:val="1"/>
          <w:color w:val="ff0000"/>
          <w:sz w:val="24"/>
          <w:szCs w:val="24"/>
        </w:rPr>
      </w:pPr>
      <w:r w:rsidDel="00000000" w:rsidR="00000000" w:rsidRPr="00000000">
        <w:rPr>
          <w:rFonts w:ascii="Courier" w:cs="Courier" w:eastAsia="Courier" w:hAnsi="Courier"/>
          <w:i w:val="1"/>
          <w:iCs w:val="1"/>
          <w:color w:val="ff0000"/>
          <w:sz w:val="24"/>
          <w:szCs w:val="24"/>
          <w:rtl w:val="0"/>
        </w:rPr>
        <w:t xml:space="preserve">"Kamusta ka?"</w:t>
      </w:r>
    </w:p>
    <w:p w:rsidR="00000000" w:rsidDel="00000000" w:rsidP="00000000" w:rsidRDefault="00000000" w:rsidRPr="00000000" w14:paraId="00001F7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reads the message.</w:t>
      </w:r>
    </w:p>
    <w:p w:rsidR="00000000" w:rsidDel="00000000" w:rsidP="00000000" w:rsidRDefault="00000000" w:rsidRPr="00000000" w14:paraId="00001F7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locks her phone without replying.</w:t>
      </w:r>
    </w:p>
    <w:p w:rsidR="00000000" w:rsidDel="00000000" w:rsidP="00000000" w:rsidRDefault="00000000" w:rsidRPr="00000000" w14:paraId="00001F7C">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1F7D">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CLASSROOM – DAY</w:t>
      </w:r>
    </w:p>
    <w:p w:rsidR="00000000" w:rsidDel="00000000" w:rsidP="00000000" w:rsidRDefault="00000000" w:rsidRPr="00000000" w14:paraId="00001F7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professor returns graded papers.</w:t>
      </w:r>
    </w:p>
    <w:p w:rsidR="00000000" w:rsidDel="00000000" w:rsidP="00000000" w:rsidRDefault="00000000" w:rsidRPr="00000000" w14:paraId="00001F7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quietly takes hers.</w:t>
      </w:r>
    </w:p>
    <w:p w:rsidR="00000000" w:rsidDel="00000000" w:rsidP="00000000" w:rsidRDefault="00000000" w:rsidRPr="00000000" w14:paraId="00001F8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looks at the score.</w:t>
      </w:r>
    </w:p>
    <w:p w:rsidR="00000000" w:rsidDel="00000000" w:rsidP="00000000" w:rsidRDefault="00000000" w:rsidRPr="00000000" w14:paraId="00001F8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Lower than before.</w:t>
      </w:r>
    </w:p>
    <w:p w:rsidR="00000000" w:rsidDel="00000000" w:rsidP="00000000" w:rsidRDefault="00000000" w:rsidRPr="00000000" w14:paraId="00001F8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simply slips the paper into her folder.</w:t>
      </w:r>
    </w:p>
    <w:p w:rsidR="00000000" w:rsidDel="00000000" w:rsidP="00000000" w:rsidRDefault="00000000" w:rsidRPr="00000000" w14:paraId="00001F8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Without reacting.</w:t>
      </w:r>
    </w:p>
    <w:p w:rsidR="00000000" w:rsidDel="00000000" w:rsidP="00000000" w:rsidRDefault="00000000" w:rsidRPr="00000000" w14:paraId="00001F8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Without saying a word.</w:t>
      </w:r>
    </w:p>
    <w:p w:rsidR="00000000" w:rsidDel="00000000" w:rsidP="00000000" w:rsidRDefault="00000000" w:rsidRPr="00000000" w14:paraId="00001F85">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1F86">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AUTO REPAIR SHOP – AFTERNOON</w:t>
      </w:r>
    </w:p>
    <w:p w:rsidR="00000000" w:rsidDel="00000000" w:rsidP="00000000" w:rsidRDefault="00000000" w:rsidRPr="00000000" w14:paraId="00001F8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tightens a bolt beneath the hood of a car.</w:t>
      </w:r>
    </w:p>
    <w:p w:rsidR="00000000" w:rsidDel="00000000" w:rsidP="00000000" w:rsidRDefault="00000000" w:rsidRPr="00000000" w14:paraId="00001F8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ETHAN stands beside him, handing over a wrench.</w:t>
      </w:r>
    </w:p>
    <w:p w:rsidR="00000000" w:rsidDel="00000000" w:rsidP="00000000" w:rsidRDefault="00000000" w:rsidRPr="00000000" w14:paraId="00001F8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lets out a tired sigh.</w:t>
      </w:r>
    </w:p>
    <w:p w:rsidR="00000000" w:rsidDel="00000000" w:rsidP="00000000" w:rsidRDefault="00000000" w:rsidRPr="00000000" w14:paraId="00001F8A">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w:t>
      </w:r>
    </w:p>
    <w:p w:rsidR="00000000" w:rsidDel="00000000" w:rsidP="00000000" w:rsidRDefault="00000000" w:rsidRPr="00000000" w14:paraId="00001F8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ko na maintindihan si MAYA.</w:t>
      </w:r>
    </w:p>
    <w:p w:rsidR="00000000" w:rsidDel="00000000" w:rsidP="00000000" w:rsidRDefault="00000000" w:rsidRPr="00000000" w14:paraId="00001F8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(ETHAN remains quiet.)</w:t>
      </w:r>
    </w:p>
    <w:p w:rsidR="00000000" w:rsidDel="00000000" w:rsidP="00000000" w:rsidRDefault="00000000" w:rsidRPr="00000000" w14:paraId="00001F8D">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ETHAN</w:t>
      </w:r>
    </w:p>
    <w:p w:rsidR="00000000" w:rsidDel="00000000" w:rsidP="00000000" w:rsidRDefault="00000000" w:rsidRPr="00000000" w14:paraId="00001F8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Baka...</w:t>
      </w:r>
    </w:p>
    <w:p w:rsidR="00000000" w:rsidDel="00000000" w:rsidP="00000000" w:rsidRDefault="00000000" w:rsidRPr="00000000" w14:paraId="00001F8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Kailangan niya lang po ng konting oras.</w:t>
      </w:r>
    </w:p>
    <w:p w:rsidR="00000000" w:rsidDel="00000000" w:rsidP="00000000" w:rsidRDefault="00000000" w:rsidRPr="00000000" w14:paraId="00001F9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shakes his head.)</w:t>
      </w:r>
    </w:p>
    <w:p w:rsidR="00000000" w:rsidDel="00000000" w:rsidP="00000000" w:rsidRDefault="00000000" w:rsidRPr="00000000" w14:paraId="00001F91">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w:t>
      </w:r>
    </w:p>
    <w:p w:rsidR="00000000" w:rsidDel="00000000" w:rsidP="00000000" w:rsidRDefault="00000000" w:rsidRPr="00000000" w14:paraId="00001F9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Oras?</w:t>
      </w:r>
    </w:p>
    <w:p w:rsidR="00000000" w:rsidDel="00000000" w:rsidP="00000000" w:rsidRDefault="00000000" w:rsidRPr="00000000" w14:paraId="00001F9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Matagal na naming binibigyan ng oras.</w:t>
      </w:r>
    </w:p>
    <w:p w:rsidR="00000000" w:rsidDel="00000000" w:rsidP="00000000" w:rsidRDefault="00000000" w:rsidRPr="00000000" w14:paraId="00001F94">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na bata 'yon.</w:t>
      </w:r>
    </w:p>
    <w:p w:rsidR="00000000" w:rsidDel="00000000" w:rsidP="00000000" w:rsidRDefault="00000000" w:rsidRPr="00000000" w14:paraId="00001F9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(ETHAN lowers his gaze.)</w:t>
      </w:r>
    </w:p>
    <w:p w:rsidR="00000000" w:rsidDel="00000000" w:rsidP="00000000" w:rsidRDefault="00000000" w:rsidRPr="00000000" w14:paraId="00001F9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 wants to defend MAYA.</w:t>
      </w:r>
    </w:p>
    <w:p w:rsidR="00000000" w:rsidDel="00000000" w:rsidP="00000000" w:rsidRDefault="00000000" w:rsidRPr="00000000" w14:paraId="00001F9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But he knows it isn't his place.</w:t>
      </w:r>
    </w:p>
    <w:p w:rsidR="00000000" w:rsidDel="00000000" w:rsidP="00000000" w:rsidRDefault="00000000" w:rsidRPr="00000000" w14:paraId="00001F98">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1F99">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ILAGAN HOUSE – LIVING ROOM – EVENING</w:t>
      </w:r>
    </w:p>
    <w:p w:rsidR="00000000" w:rsidDel="00000000" w:rsidP="00000000" w:rsidRDefault="00000000" w:rsidRPr="00000000" w14:paraId="00001F9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scrolls through her social media.</w:t>
      </w:r>
    </w:p>
    <w:p w:rsidR="00000000" w:rsidDel="00000000" w:rsidP="00000000" w:rsidRDefault="00000000" w:rsidRPr="00000000" w14:paraId="00001F9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thumb pauses over a photo.</w:t>
      </w:r>
    </w:p>
    <w:p w:rsidR="00000000" w:rsidDel="00000000" w:rsidP="00000000" w:rsidRDefault="00000000" w:rsidRPr="00000000" w14:paraId="00001F9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 picture of MAYA smiling after receiving an academic award.</w:t>
      </w:r>
    </w:p>
    <w:p w:rsidR="00000000" w:rsidDel="00000000" w:rsidP="00000000" w:rsidRDefault="00000000" w:rsidRPr="00000000" w14:paraId="00001F9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stares at it.</w:t>
      </w:r>
    </w:p>
    <w:p w:rsidR="00000000" w:rsidDel="00000000" w:rsidP="00000000" w:rsidRDefault="00000000" w:rsidRPr="00000000" w14:paraId="00001F9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For a long moment.</w:t>
      </w:r>
    </w:p>
    <w:p w:rsidR="00000000" w:rsidDel="00000000" w:rsidP="00000000" w:rsidRDefault="00000000" w:rsidRPr="00000000" w14:paraId="00001F9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Then...</w:t>
      </w:r>
    </w:p>
    <w:p w:rsidR="00000000" w:rsidDel="00000000" w:rsidP="00000000" w:rsidRDefault="00000000" w:rsidRPr="00000000" w14:paraId="00001FA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presses Delete.</w:t>
      </w:r>
    </w:p>
    <w:p w:rsidR="00000000" w:rsidDel="00000000" w:rsidP="00000000" w:rsidRDefault="00000000" w:rsidRPr="00000000" w14:paraId="00001FA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Another photo.</w:t>
      </w:r>
    </w:p>
    <w:p w:rsidR="00000000" w:rsidDel="00000000" w:rsidP="00000000" w:rsidRDefault="00000000" w:rsidRPr="00000000" w14:paraId="00001FA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Delete.</w:t>
      </w:r>
    </w:p>
    <w:p w:rsidR="00000000" w:rsidDel="00000000" w:rsidP="00000000" w:rsidRDefault="00000000" w:rsidRPr="00000000" w14:paraId="00001FA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Another.</w:t>
      </w:r>
    </w:p>
    <w:p w:rsidR="00000000" w:rsidDel="00000000" w:rsidP="00000000" w:rsidRDefault="00000000" w:rsidRPr="00000000" w14:paraId="00001FA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Delete.</w:t>
      </w:r>
    </w:p>
    <w:p w:rsidR="00000000" w:rsidDel="00000000" w:rsidP="00000000" w:rsidRDefault="00000000" w:rsidRPr="00000000" w14:paraId="00001FA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Every proud post of MAYA quietly disappears from her profile.</w:t>
      </w:r>
    </w:p>
    <w:p w:rsidR="00000000" w:rsidDel="00000000" w:rsidP="00000000" w:rsidRDefault="00000000" w:rsidRPr="00000000" w14:paraId="00001FA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locks her phone.</w:t>
      </w:r>
    </w:p>
    <w:p w:rsidR="00000000" w:rsidDel="00000000" w:rsidP="00000000" w:rsidRDefault="00000000" w:rsidRPr="00000000" w14:paraId="00001FA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exhales.</w:t>
      </w:r>
    </w:p>
    <w:p w:rsidR="00000000" w:rsidDel="00000000" w:rsidP="00000000" w:rsidRDefault="00000000" w:rsidRPr="00000000" w14:paraId="00001FA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Trying to ignore the heaviness in her chest.</w:t>
      </w:r>
    </w:p>
    <w:p w:rsidR="00000000" w:rsidDel="00000000" w:rsidP="00000000" w:rsidRDefault="00000000" w:rsidRPr="00000000" w14:paraId="00001FA9">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1FAA">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MAYA'S BEDROOM – NIGHT</w:t>
      </w:r>
    </w:p>
    <w:p w:rsidR="00000000" w:rsidDel="00000000" w:rsidP="00000000" w:rsidRDefault="00000000" w:rsidRPr="00000000" w14:paraId="00001FA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room is dim.</w:t>
      </w:r>
    </w:p>
    <w:p w:rsidR="00000000" w:rsidDel="00000000" w:rsidP="00000000" w:rsidRDefault="00000000" w:rsidRPr="00000000" w14:paraId="00001FA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sketchbook is gone.</w:t>
      </w:r>
    </w:p>
    <w:p w:rsidR="00000000" w:rsidDel="00000000" w:rsidP="00000000" w:rsidRDefault="00000000" w:rsidRPr="00000000" w14:paraId="00001FA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empty space on the desk remains untouched.</w:t>
      </w:r>
    </w:p>
    <w:p w:rsidR="00000000" w:rsidDel="00000000" w:rsidP="00000000" w:rsidRDefault="00000000" w:rsidRPr="00000000" w14:paraId="00001FA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sits on the edge of her bed.</w:t>
      </w:r>
    </w:p>
    <w:p w:rsidR="00000000" w:rsidDel="00000000" w:rsidP="00000000" w:rsidRDefault="00000000" w:rsidRPr="00000000" w14:paraId="00001FA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phone lights up.</w:t>
      </w:r>
    </w:p>
    <w:p w:rsidR="00000000" w:rsidDel="00000000" w:rsidP="00000000" w:rsidRDefault="00000000" w:rsidRPr="00000000" w14:paraId="00001FB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Another message from ETHAN.</w:t>
      </w:r>
    </w:p>
    <w:p w:rsidR="00000000" w:rsidDel="00000000" w:rsidP="00000000" w:rsidRDefault="00000000" w:rsidRPr="00000000" w14:paraId="00001FB1">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ETHAN:</w:t>
      </w:r>
    </w:p>
    <w:p w:rsidR="00000000" w:rsidDel="00000000" w:rsidP="00000000" w:rsidRDefault="00000000" w:rsidRPr="00000000" w14:paraId="00001FB2">
      <w:pPr>
        <w:spacing w:after="240" w:before="240" w:lineRule="auto"/>
        <w:jc w:val="center"/>
        <w:rPr>
          <w:rFonts w:ascii="Courier" w:cs="Courier" w:eastAsia="Courier" w:hAnsi="Courier"/>
          <w:i w:val="1"/>
          <w:iCs w:val="1"/>
          <w:color w:val="ff0000"/>
          <w:sz w:val="24"/>
          <w:szCs w:val="24"/>
        </w:rPr>
      </w:pPr>
      <w:r w:rsidDel="00000000" w:rsidR="00000000" w:rsidRPr="00000000">
        <w:rPr>
          <w:rFonts w:ascii="Courier" w:cs="Courier" w:eastAsia="Courier" w:hAnsi="Courier"/>
          <w:i w:val="1"/>
          <w:iCs w:val="1"/>
          <w:color w:val="ff0000"/>
          <w:sz w:val="24"/>
          <w:szCs w:val="24"/>
          <w:rtl w:val="0"/>
        </w:rPr>
        <w:t xml:space="preserve">"Libre ka this weekend?"</w:t>
      </w:r>
    </w:p>
    <w:p w:rsidR="00000000" w:rsidDel="00000000" w:rsidP="00000000" w:rsidRDefault="00000000" w:rsidRPr="00000000" w14:paraId="00001FB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stares at the screen.</w:t>
      </w:r>
    </w:p>
    <w:p w:rsidR="00000000" w:rsidDel="00000000" w:rsidP="00000000" w:rsidRDefault="00000000" w:rsidRPr="00000000" w14:paraId="00001FB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thumb hovers over the keyboard.</w:t>
      </w:r>
    </w:p>
    <w:p w:rsidR="00000000" w:rsidDel="00000000" w:rsidP="00000000" w:rsidRDefault="00000000" w:rsidRPr="00000000" w14:paraId="00001FB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begins typing.</w:t>
      </w:r>
    </w:p>
    <w:p w:rsidR="00000000" w:rsidDel="00000000" w:rsidP="00000000" w:rsidRDefault="00000000" w:rsidRPr="00000000" w14:paraId="00001FB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Stops.</w:t>
      </w:r>
    </w:p>
    <w:p w:rsidR="00000000" w:rsidDel="00000000" w:rsidP="00000000" w:rsidRDefault="00000000" w:rsidRPr="00000000" w14:paraId="00001FB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Deletes the message.</w:t>
      </w:r>
    </w:p>
    <w:p w:rsidR="00000000" w:rsidDel="00000000" w:rsidP="00000000" w:rsidRDefault="00000000" w:rsidRPr="00000000" w14:paraId="00001FB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After a long pause...</w:t>
      </w:r>
    </w:p>
    <w:p w:rsidR="00000000" w:rsidDel="00000000" w:rsidP="00000000" w:rsidRDefault="00000000" w:rsidRPr="00000000" w14:paraId="00001FB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turns her phone face down.</w:t>
      </w:r>
    </w:p>
    <w:p w:rsidR="00000000" w:rsidDel="00000000" w:rsidP="00000000" w:rsidRDefault="00000000" w:rsidRPr="00000000" w14:paraId="00001FB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room falls silent once more.</w:t>
      </w:r>
    </w:p>
    <w:p w:rsidR="00000000" w:rsidDel="00000000" w:rsidP="00000000" w:rsidRDefault="00000000" w:rsidRPr="00000000" w14:paraId="00001FBB">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1FB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Days pass.</w:t>
      </w:r>
    </w:p>
    <w:p w:rsidR="00000000" w:rsidDel="00000000" w:rsidP="00000000" w:rsidRDefault="00000000" w:rsidRPr="00000000" w14:paraId="00001FB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Then weeks.</w:t>
      </w:r>
    </w:p>
    <w:p w:rsidR="00000000" w:rsidDel="00000000" w:rsidP="00000000" w:rsidRDefault="00000000" w:rsidRPr="00000000" w14:paraId="00001FB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argument slowly fades into memory.</w:t>
      </w:r>
    </w:p>
    <w:p w:rsidR="00000000" w:rsidDel="00000000" w:rsidP="00000000" w:rsidRDefault="00000000" w:rsidRPr="00000000" w14:paraId="00001FB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But its wounds remain.</w:t>
      </w:r>
    </w:p>
    <w:p w:rsidR="00000000" w:rsidDel="00000000" w:rsidP="00000000" w:rsidRDefault="00000000" w:rsidRPr="00000000" w14:paraId="00001FC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waits for the day her parents might finally understand what she tried to tell them.</w:t>
      </w:r>
    </w:p>
    <w:p w:rsidR="00000000" w:rsidDel="00000000" w:rsidP="00000000" w:rsidRDefault="00000000" w:rsidRPr="00000000" w14:paraId="00001FC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convinces himself that his daughter is simply being rebellious.</w:t>
      </w:r>
    </w:p>
    <w:p w:rsidR="00000000" w:rsidDel="00000000" w:rsidP="00000000" w:rsidRDefault="00000000" w:rsidRPr="00000000" w14:paraId="00001FC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believes that, with enough discipline, MAYA will eventually come to her senses.</w:t>
      </w:r>
    </w:p>
    <w:p w:rsidR="00000000" w:rsidDel="00000000" w:rsidP="00000000" w:rsidRDefault="00000000" w:rsidRPr="00000000" w14:paraId="00001FC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None of them realize...</w:t>
      </w:r>
    </w:p>
    <w:p w:rsidR="00000000" w:rsidDel="00000000" w:rsidP="00000000" w:rsidRDefault="00000000" w:rsidRPr="00000000" w14:paraId="00001FC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That instead of bringing the family back together...</w:t>
      </w:r>
    </w:p>
    <w:p w:rsidR="00000000" w:rsidDel="00000000" w:rsidP="00000000" w:rsidRDefault="00000000" w:rsidRPr="00000000" w14:paraId="00001FC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They are quietly drifting farther apart.</w:t>
      </w:r>
    </w:p>
    <w:p w:rsidR="00000000" w:rsidDel="00000000" w:rsidP="00000000" w:rsidRDefault="00000000" w:rsidRPr="00000000" w14:paraId="00001FC6">
      <w:pPr>
        <w:spacing w:after="240" w:before="240" w:lineRule="auto"/>
        <w:jc w:val="right"/>
        <w:rPr>
          <w:rFonts w:ascii="Courier" w:cs="Courier" w:eastAsia="Courier" w:hAnsi="Courier"/>
          <w:b w:val="1"/>
          <w:bCs w:val="1"/>
          <w:color w:val="ff0000"/>
          <w:sz w:val="24"/>
          <w:szCs w:val="24"/>
        </w:rPr>
      </w:pPr>
      <w:r w:rsidDel="00000000" w:rsidR="00000000" w:rsidRPr="00000000">
        <w:rPr>
          <w:rFonts w:ascii="Courier" w:cs="Courier" w:eastAsia="Courier" w:hAnsi="Courier"/>
          <w:color w:val="ff0000"/>
          <w:sz w:val="24"/>
          <w:szCs w:val="24"/>
          <w:rtl w:val="0"/>
        </w:rPr>
        <w:t xml:space="preserve">FADE OUT.</w:t>
        <w:br w:type="textWrapping"/>
      </w:r>
      <w:r w:rsidDel="00000000" w:rsidR="00000000" w:rsidRPr="00000000">
        <w:rPr>
          <w:rtl w:val="0"/>
        </w:rPr>
      </w:r>
    </w:p>
    <w:p w:rsidR="00000000" w:rsidDel="00000000" w:rsidP="00000000" w:rsidRDefault="00000000" w:rsidRPr="00000000" w14:paraId="00001FC7">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MONTAGE – MONTHS PASS</w:t>
      </w:r>
    </w:p>
    <w:p w:rsidR="00000000" w:rsidDel="00000000" w:rsidP="00000000" w:rsidRDefault="00000000" w:rsidRPr="00000000" w14:paraId="00001FC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SCHOOL BELL rings.</w:t>
      </w:r>
    </w:p>
    <w:p w:rsidR="00000000" w:rsidDel="00000000" w:rsidP="00000000" w:rsidRDefault="00000000" w:rsidRPr="00000000" w14:paraId="00001FC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Days turn into weeks.</w:t>
      </w:r>
    </w:p>
    <w:p w:rsidR="00000000" w:rsidDel="00000000" w:rsidP="00000000" w:rsidRDefault="00000000" w:rsidRPr="00000000" w14:paraId="00001FC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Weeks slowly become months.</w:t>
      </w:r>
    </w:p>
    <w:p w:rsidR="00000000" w:rsidDel="00000000" w:rsidP="00000000" w:rsidRDefault="00000000" w:rsidRPr="00000000" w14:paraId="00001FC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Nothing changes.</w:t>
      </w:r>
    </w:p>
    <w:p w:rsidR="00000000" w:rsidDel="00000000" w:rsidP="00000000" w:rsidRDefault="00000000" w:rsidRPr="00000000" w14:paraId="00001FC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Except...</w:t>
      </w:r>
    </w:p>
    <w:p w:rsidR="00000000" w:rsidDel="00000000" w:rsidP="00000000" w:rsidRDefault="00000000" w:rsidRPr="00000000" w14:paraId="00001FC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Everything does.</w:t>
      </w:r>
    </w:p>
    <w:p w:rsidR="00000000" w:rsidDel="00000000" w:rsidP="00000000" w:rsidRDefault="00000000" w:rsidRPr="00000000" w14:paraId="00001FCE">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1FCF">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ILAGAN HOUSE – DINING ROOM – MORNING</w:t>
      </w:r>
    </w:p>
    <w:p w:rsidR="00000000" w:rsidDel="00000000" w:rsidP="00000000" w:rsidRDefault="00000000" w:rsidRPr="00000000" w14:paraId="00001FD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family eats breakfast in silence.</w:t>
      </w:r>
    </w:p>
    <w:p w:rsidR="00000000" w:rsidDel="00000000" w:rsidP="00000000" w:rsidRDefault="00000000" w:rsidRPr="00000000" w14:paraId="00001FD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scrolls through her phone.</w:t>
      </w:r>
    </w:p>
    <w:p w:rsidR="00000000" w:rsidDel="00000000" w:rsidP="00000000" w:rsidRDefault="00000000" w:rsidRPr="00000000" w14:paraId="00001FD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reads through MAYA's latest grade report.</w:t>
      </w:r>
    </w:p>
    <w:p w:rsidR="00000000" w:rsidDel="00000000" w:rsidP="00000000" w:rsidRDefault="00000000" w:rsidRPr="00000000" w14:paraId="00001FD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 slowly places it on the table.</w:t>
      </w:r>
    </w:p>
    <w:p w:rsidR="00000000" w:rsidDel="00000000" w:rsidP="00000000" w:rsidRDefault="00000000" w:rsidRPr="00000000" w14:paraId="00001FD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His expression is heavy.</w:t>
      </w:r>
    </w:p>
    <w:p w:rsidR="00000000" w:rsidDel="00000000" w:rsidP="00000000" w:rsidRDefault="00000000" w:rsidRPr="00000000" w14:paraId="00001FD5">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w:t>
      </w:r>
    </w:p>
    <w:p w:rsidR="00000000" w:rsidDel="00000000" w:rsidP="00000000" w:rsidRDefault="00000000" w:rsidRPr="00000000" w14:paraId="00001FD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Hindi ako nadidisappoint dahil bumagsak ka.</w:t>
      </w:r>
    </w:p>
    <w:p w:rsidR="00000000" w:rsidDel="00000000" w:rsidP="00000000" w:rsidRDefault="00000000" w:rsidRPr="00000000" w14:paraId="00001FD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(Pause.)</w:t>
      </w:r>
    </w:p>
    <w:p w:rsidR="00000000" w:rsidDel="00000000" w:rsidP="00000000" w:rsidRDefault="00000000" w:rsidRPr="00000000" w14:paraId="00001FD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Nadidisappoint ako...</w:t>
      </w:r>
    </w:p>
    <w:p w:rsidR="00000000" w:rsidDel="00000000" w:rsidP="00000000" w:rsidRDefault="00000000" w:rsidRPr="00000000" w14:paraId="00001FD9">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Kasi nagsinungaling ka saamin.</w:t>
      </w:r>
    </w:p>
    <w:p w:rsidR="00000000" w:rsidDel="00000000" w:rsidP="00000000" w:rsidRDefault="00000000" w:rsidRPr="00000000" w14:paraId="00001FD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quietly lowers her head.)</w:t>
      </w:r>
    </w:p>
    <w:p w:rsidR="00000000" w:rsidDel="00000000" w:rsidP="00000000" w:rsidRDefault="00000000" w:rsidRPr="00000000" w14:paraId="00001FD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doesn't answer.</w:t>
      </w:r>
    </w:p>
    <w:p w:rsidR="00000000" w:rsidDel="00000000" w:rsidP="00000000" w:rsidRDefault="00000000" w:rsidRPr="00000000" w14:paraId="00001FDC">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 (CONT'D)</w:t>
      </w:r>
    </w:p>
    <w:p w:rsidR="00000000" w:rsidDel="00000000" w:rsidP="00000000" w:rsidRDefault="00000000" w:rsidRPr="00000000" w14:paraId="00001FD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Bakit ang hirap mong pagkatiwalaan ngayon?</w:t>
      </w:r>
    </w:p>
    <w:p w:rsidR="00000000" w:rsidDel="00000000" w:rsidP="00000000" w:rsidRDefault="00000000" w:rsidRPr="00000000" w14:paraId="00001FD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words linger.</w:t>
      </w:r>
    </w:p>
    <w:p w:rsidR="00000000" w:rsidDel="00000000" w:rsidP="00000000" w:rsidRDefault="00000000" w:rsidRPr="00000000" w14:paraId="00001FD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 one speaks.</w:t>
      </w:r>
    </w:p>
    <w:p w:rsidR="00000000" w:rsidDel="00000000" w:rsidP="00000000" w:rsidRDefault="00000000" w:rsidRPr="00000000" w14:paraId="00001FE0">
      <w:pPr>
        <w:spacing w:after="240" w:before="240" w:lineRule="auto"/>
        <w:jc w:val="right"/>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FADE TO:</w:t>
        <w:br w:type="textWrapping"/>
      </w:r>
    </w:p>
    <w:p w:rsidR="00000000" w:rsidDel="00000000" w:rsidP="00000000" w:rsidRDefault="00000000" w:rsidRPr="00000000" w14:paraId="00001FE1">
      <w:pPr>
        <w:spacing w:after="240" w:before="240" w:lineRule="auto"/>
        <w:rPr>
          <w:rFonts w:ascii="Courier" w:cs="Courier" w:eastAsia="Courier" w:hAnsi="Courier"/>
          <w:b w:val="1"/>
          <w:bCs w:val="1"/>
          <w:color w:val="ff0000"/>
          <w:sz w:val="24"/>
          <w:szCs w:val="24"/>
        </w:rPr>
      </w:pPr>
      <w:r w:rsidDel="00000000" w:rsidR="00000000" w:rsidRPr="00000000">
        <w:rPr>
          <w:rtl w:val="0"/>
        </w:rPr>
      </w:r>
    </w:p>
    <w:p w:rsidR="00000000" w:rsidDel="00000000" w:rsidP="00000000" w:rsidRDefault="00000000" w:rsidRPr="00000000" w14:paraId="00001FE2">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UNIVERSITY HALLWAY – DAY</w:t>
      </w:r>
    </w:p>
    <w:p w:rsidR="00000000" w:rsidDel="00000000" w:rsidP="00000000" w:rsidRDefault="00000000" w:rsidRPr="00000000" w14:paraId="00001FE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walks alone.)</w:t>
      </w:r>
    </w:p>
    <w:p w:rsidR="00000000" w:rsidDel="00000000" w:rsidP="00000000" w:rsidRDefault="00000000" w:rsidRPr="00000000" w14:paraId="00001FE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Students pass by laughing.</w:t>
      </w:r>
    </w:p>
    <w:p w:rsidR="00000000" w:rsidDel="00000000" w:rsidP="00000000" w:rsidRDefault="00000000" w:rsidRPr="00000000" w14:paraId="00001FE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Talking about projects.</w:t>
      </w:r>
    </w:p>
    <w:p w:rsidR="00000000" w:rsidDel="00000000" w:rsidP="00000000" w:rsidRDefault="00000000" w:rsidRPr="00000000" w14:paraId="00001FE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Graduation.</w:t>
      </w:r>
    </w:p>
    <w:p w:rsidR="00000000" w:rsidDel="00000000" w:rsidP="00000000" w:rsidRDefault="00000000" w:rsidRPr="00000000" w14:paraId="00001FE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Internships.</w:t>
      </w:r>
    </w:p>
    <w:p w:rsidR="00000000" w:rsidDel="00000000" w:rsidP="00000000" w:rsidRDefault="00000000" w:rsidRPr="00000000" w14:paraId="00001FE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keeps walking.</w:t>
      </w:r>
    </w:p>
    <w:p w:rsidR="00000000" w:rsidDel="00000000" w:rsidP="00000000" w:rsidRDefault="00000000" w:rsidRPr="00000000" w14:paraId="00001FE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Without looking at anyone.</w:t>
      </w:r>
    </w:p>
    <w:p w:rsidR="00000000" w:rsidDel="00000000" w:rsidP="00000000" w:rsidRDefault="00000000" w:rsidRPr="00000000" w14:paraId="00001FE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phone vibrates.</w:t>
      </w:r>
    </w:p>
    <w:p w:rsidR="00000000" w:rsidDel="00000000" w:rsidP="00000000" w:rsidRDefault="00000000" w:rsidRPr="00000000" w14:paraId="00001FEB">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ETHAN:</w:t>
      </w:r>
    </w:p>
    <w:p w:rsidR="00000000" w:rsidDel="00000000" w:rsidP="00000000" w:rsidRDefault="00000000" w:rsidRPr="00000000" w14:paraId="00001FEC">
      <w:pPr>
        <w:spacing w:after="240" w:before="240" w:lineRule="auto"/>
        <w:jc w:val="center"/>
        <w:rPr>
          <w:rFonts w:ascii="Courier" w:cs="Courier" w:eastAsia="Courier" w:hAnsi="Courier"/>
          <w:i w:val="1"/>
          <w:iCs w:val="1"/>
          <w:color w:val="ff0000"/>
          <w:sz w:val="24"/>
          <w:szCs w:val="24"/>
        </w:rPr>
      </w:pPr>
      <w:r w:rsidDel="00000000" w:rsidR="00000000" w:rsidRPr="00000000">
        <w:rPr>
          <w:rFonts w:ascii="Courier" w:cs="Courier" w:eastAsia="Courier" w:hAnsi="Courier"/>
          <w:i w:val="1"/>
          <w:iCs w:val="1"/>
          <w:color w:val="ff0000"/>
          <w:sz w:val="24"/>
          <w:szCs w:val="24"/>
          <w:rtl w:val="0"/>
        </w:rPr>
        <w:t xml:space="preserve">"Kamusta ka na?"</w:t>
      </w:r>
    </w:p>
    <w:p w:rsidR="00000000" w:rsidDel="00000000" w:rsidP="00000000" w:rsidRDefault="00000000" w:rsidRPr="00000000" w14:paraId="00001FE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ignores it.</w:t>
      </w:r>
    </w:p>
    <w:p w:rsidR="00000000" w:rsidDel="00000000" w:rsidP="00000000" w:rsidRDefault="00000000" w:rsidRPr="00000000" w14:paraId="00001FE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Another message arrives.</w:t>
      </w:r>
    </w:p>
    <w:p w:rsidR="00000000" w:rsidDel="00000000" w:rsidP="00000000" w:rsidRDefault="00000000" w:rsidRPr="00000000" w14:paraId="00001FEF">
      <w:pPr>
        <w:spacing w:after="240" w:before="240" w:lineRule="auto"/>
        <w:jc w:val="center"/>
        <w:rPr>
          <w:rFonts w:ascii="Courier" w:cs="Courier" w:eastAsia="Courier" w:hAnsi="Courier"/>
          <w:i w:val="1"/>
          <w:iCs w:val="1"/>
          <w:color w:val="ff0000"/>
          <w:sz w:val="24"/>
          <w:szCs w:val="24"/>
        </w:rPr>
      </w:pPr>
      <w:r w:rsidDel="00000000" w:rsidR="00000000" w:rsidRPr="00000000">
        <w:rPr>
          <w:rFonts w:ascii="Courier" w:cs="Courier" w:eastAsia="Courier" w:hAnsi="Courier"/>
          <w:i w:val="1"/>
          <w:iCs w:val="1"/>
          <w:color w:val="ff0000"/>
          <w:sz w:val="24"/>
          <w:szCs w:val="24"/>
          <w:rtl w:val="0"/>
        </w:rPr>
        <w:t xml:space="preserve">"Just checking in."</w:t>
      </w:r>
    </w:p>
    <w:p w:rsidR="00000000" w:rsidDel="00000000" w:rsidP="00000000" w:rsidRDefault="00000000" w:rsidRPr="00000000" w14:paraId="00001FF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places the phone back into her bag.)</w:t>
      </w:r>
    </w:p>
    <w:p w:rsidR="00000000" w:rsidDel="00000000" w:rsidP="00000000" w:rsidRDefault="00000000" w:rsidRPr="00000000" w14:paraId="00001FF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Unread.</w:t>
      </w:r>
    </w:p>
    <w:p w:rsidR="00000000" w:rsidDel="00000000" w:rsidP="00000000" w:rsidRDefault="00000000" w:rsidRPr="00000000" w14:paraId="00001FF2">
      <w:pPr>
        <w:spacing w:after="240" w:before="240" w:lineRule="auto"/>
        <w:jc w:val="right"/>
        <w:rPr>
          <w:rFonts w:ascii="Courier" w:cs="Courier" w:eastAsia="Courier" w:hAnsi="Courier"/>
          <w:b w:val="1"/>
          <w:bCs w:val="1"/>
          <w:color w:val="ff0000"/>
          <w:sz w:val="24"/>
          <w:szCs w:val="24"/>
        </w:rPr>
      </w:pPr>
      <w:r w:rsidDel="00000000" w:rsidR="00000000" w:rsidRPr="00000000">
        <w:rPr>
          <w:rFonts w:ascii="Courier" w:cs="Courier" w:eastAsia="Courier" w:hAnsi="Courier"/>
          <w:color w:val="ff0000"/>
          <w:sz w:val="24"/>
          <w:szCs w:val="24"/>
          <w:rtl w:val="0"/>
        </w:rPr>
        <w:t xml:space="preserve">CUT TO:</w:t>
        <w:br w:type="textWrapping"/>
      </w:r>
      <w:r w:rsidDel="00000000" w:rsidR="00000000" w:rsidRPr="00000000">
        <w:rPr>
          <w:rtl w:val="0"/>
        </w:rPr>
      </w:r>
    </w:p>
    <w:p w:rsidR="00000000" w:rsidDel="00000000" w:rsidP="00000000" w:rsidRDefault="00000000" w:rsidRPr="00000000" w14:paraId="00001FF3">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MAYA'S BEDROOM – NIGHT</w:t>
      </w:r>
    </w:p>
    <w:p w:rsidR="00000000" w:rsidDel="00000000" w:rsidP="00000000" w:rsidRDefault="00000000" w:rsidRPr="00000000" w14:paraId="00001FF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sits at her desk.)</w:t>
      </w:r>
    </w:p>
    <w:p w:rsidR="00000000" w:rsidDel="00000000" w:rsidP="00000000" w:rsidRDefault="00000000" w:rsidRPr="00000000" w14:paraId="00001FF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Engineering books remain open.</w:t>
      </w:r>
    </w:p>
    <w:p w:rsidR="00000000" w:rsidDel="00000000" w:rsidP="00000000" w:rsidRDefault="00000000" w:rsidRPr="00000000" w14:paraId="00001FF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isn't reading them.</w:t>
      </w:r>
    </w:p>
    <w:p w:rsidR="00000000" w:rsidDel="00000000" w:rsidP="00000000" w:rsidRDefault="00000000" w:rsidRPr="00000000" w14:paraId="00001FF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phone lights up once again.</w:t>
      </w:r>
    </w:p>
    <w:p w:rsidR="00000000" w:rsidDel="00000000" w:rsidP="00000000" w:rsidRDefault="00000000" w:rsidRPr="00000000" w14:paraId="00001FF8">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ETHAN:</w:t>
      </w:r>
    </w:p>
    <w:p w:rsidR="00000000" w:rsidDel="00000000" w:rsidP="00000000" w:rsidRDefault="00000000" w:rsidRPr="00000000" w14:paraId="00001FF9">
      <w:pPr>
        <w:spacing w:after="240" w:before="240" w:lineRule="auto"/>
        <w:jc w:val="center"/>
        <w:rPr>
          <w:rFonts w:ascii="Courier" w:cs="Courier" w:eastAsia="Courier" w:hAnsi="Courier"/>
          <w:i w:val="1"/>
          <w:iCs w:val="1"/>
          <w:color w:val="ff0000"/>
          <w:sz w:val="24"/>
          <w:szCs w:val="24"/>
        </w:rPr>
      </w:pPr>
      <w:r w:rsidDel="00000000" w:rsidR="00000000" w:rsidRPr="00000000">
        <w:rPr>
          <w:rFonts w:ascii="Courier" w:cs="Courier" w:eastAsia="Courier" w:hAnsi="Courier"/>
          <w:i w:val="1"/>
          <w:iCs w:val="1"/>
          <w:color w:val="ff0000"/>
          <w:sz w:val="24"/>
          <w:szCs w:val="24"/>
          <w:rtl w:val="0"/>
        </w:rPr>
        <w:t xml:space="preserve">"I'm worried about you."</w:t>
      </w:r>
    </w:p>
    <w:p w:rsidR="00000000" w:rsidDel="00000000" w:rsidP="00000000" w:rsidRDefault="00000000" w:rsidRPr="00000000" w14:paraId="00001FFA">
      <w:pPr>
        <w:spacing w:after="240" w:before="240" w:lineRule="auto"/>
        <w:jc w:val="center"/>
        <w:rPr>
          <w:rFonts w:ascii="Courier" w:cs="Courier" w:eastAsia="Courier" w:hAnsi="Courier"/>
          <w:i w:val="1"/>
          <w:iCs w:val="1"/>
          <w:color w:val="ff0000"/>
          <w:sz w:val="24"/>
          <w:szCs w:val="24"/>
        </w:rPr>
      </w:pPr>
      <w:r w:rsidDel="00000000" w:rsidR="00000000" w:rsidRPr="00000000">
        <w:rPr>
          <w:rFonts w:ascii="Courier" w:cs="Courier" w:eastAsia="Courier" w:hAnsi="Courier"/>
          <w:i w:val="1"/>
          <w:iCs w:val="1"/>
          <w:color w:val="ff0000"/>
          <w:sz w:val="24"/>
          <w:szCs w:val="24"/>
          <w:rtl w:val="0"/>
        </w:rPr>
        <w:t xml:space="preserve">"Please reply."</w:t>
      </w:r>
    </w:p>
    <w:p w:rsidR="00000000" w:rsidDel="00000000" w:rsidP="00000000" w:rsidRDefault="00000000" w:rsidRPr="00000000" w14:paraId="00001FF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reads every message.</w:t>
      </w:r>
    </w:p>
    <w:p w:rsidR="00000000" w:rsidDel="00000000" w:rsidP="00000000" w:rsidRDefault="00000000" w:rsidRPr="00000000" w14:paraId="00001FF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locks her phone.</w:t>
      </w:r>
    </w:p>
    <w:p w:rsidR="00000000" w:rsidDel="00000000" w:rsidP="00000000" w:rsidRDefault="00000000" w:rsidRPr="00000000" w14:paraId="00001FF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And sets it aside.</w:t>
      </w:r>
    </w:p>
    <w:p w:rsidR="00000000" w:rsidDel="00000000" w:rsidP="00000000" w:rsidRDefault="00000000" w:rsidRPr="00000000" w14:paraId="00001FF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Without replying.</w:t>
      </w:r>
    </w:p>
    <w:p w:rsidR="00000000" w:rsidDel="00000000" w:rsidP="00000000" w:rsidRDefault="00000000" w:rsidRPr="00000000" w14:paraId="00001FFF">
      <w:pPr>
        <w:spacing w:after="240" w:before="240" w:lineRule="auto"/>
        <w:jc w:val="right"/>
        <w:rPr>
          <w:rFonts w:ascii="Courier" w:cs="Courier" w:eastAsia="Courier" w:hAnsi="Courier"/>
          <w:b w:val="1"/>
          <w:bCs w:val="1"/>
          <w:color w:val="ff0000"/>
          <w:sz w:val="24"/>
          <w:szCs w:val="24"/>
        </w:rPr>
      </w:pPr>
      <w:r w:rsidDel="00000000" w:rsidR="00000000" w:rsidRPr="00000000">
        <w:rPr>
          <w:rFonts w:ascii="Courier" w:cs="Courier" w:eastAsia="Courier" w:hAnsi="Courier"/>
          <w:color w:val="ff0000"/>
          <w:sz w:val="24"/>
          <w:szCs w:val="24"/>
          <w:rtl w:val="0"/>
        </w:rPr>
        <w:t xml:space="preserve">CUT TO:</w:t>
        <w:br w:type="textWrapping"/>
      </w:r>
      <w:r w:rsidDel="00000000" w:rsidR="00000000" w:rsidRPr="00000000">
        <w:rPr>
          <w:rtl w:val="0"/>
        </w:rPr>
      </w:r>
    </w:p>
    <w:p w:rsidR="00000000" w:rsidDel="00000000" w:rsidP="00000000" w:rsidRDefault="00000000" w:rsidRPr="00000000" w14:paraId="00002000">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ILAGAN HOUSE – DINING ROOM – EVENING</w:t>
      </w:r>
    </w:p>
    <w:p w:rsidR="00000000" w:rsidDel="00000000" w:rsidP="00000000" w:rsidRDefault="00000000" w:rsidRPr="00000000" w14:paraId="0000200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three sit together once more.</w:t>
      </w:r>
    </w:p>
    <w:p w:rsidR="00000000" w:rsidDel="00000000" w:rsidP="00000000" w:rsidRDefault="00000000" w:rsidRPr="00000000" w14:paraId="0000200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places another graded paper on the table.</w:t>
      </w:r>
    </w:p>
    <w:p w:rsidR="00000000" w:rsidDel="00000000" w:rsidP="00000000" w:rsidRDefault="00000000" w:rsidRPr="00000000" w14:paraId="0000200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lets out a disappointed sigh.</w:t>
      </w:r>
    </w:p>
    <w:p w:rsidR="00000000" w:rsidDel="00000000" w:rsidP="00000000" w:rsidRDefault="00000000" w:rsidRPr="00000000" w14:paraId="00002004">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200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Ano ba talaga ang nangyayari sa'yo, MAYA?</w:t>
      </w:r>
    </w:p>
    <w:p w:rsidR="00000000" w:rsidDel="00000000" w:rsidP="00000000" w:rsidRDefault="00000000" w:rsidRPr="00000000" w14:paraId="0000200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quietly shrugs.)</w:t>
      </w:r>
    </w:p>
    <w:p w:rsidR="00000000" w:rsidDel="00000000" w:rsidP="00000000" w:rsidRDefault="00000000" w:rsidRPr="00000000" w14:paraId="0000200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no longer tries to explain.</w:t>
      </w:r>
    </w:p>
    <w:p w:rsidR="00000000" w:rsidDel="00000000" w:rsidP="00000000" w:rsidRDefault="00000000" w:rsidRPr="00000000" w14:paraId="0000200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no longer defends herself.</w:t>
      </w:r>
    </w:p>
    <w:p w:rsidR="00000000" w:rsidDel="00000000" w:rsidP="00000000" w:rsidRDefault="00000000" w:rsidRPr="00000000" w14:paraId="0000200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Whatever she says...</w:t>
      </w:r>
    </w:p>
    <w:p w:rsidR="00000000" w:rsidDel="00000000" w:rsidP="00000000" w:rsidRDefault="00000000" w:rsidRPr="00000000" w14:paraId="0000200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already knows it won't matter.</w:t>
      </w:r>
    </w:p>
    <w:p w:rsidR="00000000" w:rsidDel="00000000" w:rsidP="00000000" w:rsidRDefault="00000000" w:rsidRPr="00000000" w14:paraId="0000200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mistakes her silence for indifference.</w:t>
      </w:r>
    </w:p>
    <w:p w:rsidR="00000000" w:rsidDel="00000000" w:rsidP="00000000" w:rsidRDefault="00000000" w:rsidRPr="00000000" w14:paraId="0000200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mistakes it for stubbornness.</w:t>
      </w:r>
    </w:p>
    <w:p w:rsidR="00000000" w:rsidDel="00000000" w:rsidP="00000000" w:rsidRDefault="00000000" w:rsidRPr="00000000" w14:paraId="0000200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 one notices...</w:t>
      </w:r>
    </w:p>
    <w:p w:rsidR="00000000" w:rsidDel="00000000" w:rsidP="00000000" w:rsidRDefault="00000000" w:rsidRPr="00000000" w14:paraId="0000200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That MAYA has simply stopped hoping to be understood.</w:t>
      </w:r>
    </w:p>
    <w:p w:rsidR="00000000" w:rsidDel="00000000" w:rsidP="00000000" w:rsidRDefault="00000000" w:rsidRPr="00000000" w14:paraId="0000200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family continues living under the same roof.</w:t>
      </w:r>
    </w:p>
    <w:p w:rsidR="00000000" w:rsidDel="00000000" w:rsidP="00000000" w:rsidRDefault="00000000" w:rsidRPr="00000000" w14:paraId="0000201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Sharing the same table.</w:t>
      </w:r>
    </w:p>
    <w:p w:rsidR="00000000" w:rsidDel="00000000" w:rsidP="00000000" w:rsidRDefault="00000000" w:rsidRPr="00000000" w14:paraId="0000201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Passing each other every day.</w:t>
      </w:r>
    </w:p>
    <w:p w:rsidR="00000000" w:rsidDel="00000000" w:rsidP="00000000" w:rsidRDefault="00000000" w:rsidRPr="00000000" w14:paraId="0000201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But with every passing month...</w:t>
      </w:r>
    </w:p>
    <w:p w:rsidR="00000000" w:rsidDel="00000000" w:rsidP="00000000" w:rsidRDefault="00000000" w:rsidRPr="00000000" w14:paraId="0000201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Their conversations become shorter.</w:t>
      </w:r>
    </w:p>
    <w:p w:rsidR="00000000" w:rsidDel="00000000" w:rsidP="00000000" w:rsidRDefault="00000000" w:rsidRPr="00000000" w14:paraId="0000201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Their silences become longer.</w:t>
      </w:r>
    </w:p>
    <w:p w:rsidR="00000000" w:rsidDel="00000000" w:rsidP="00000000" w:rsidRDefault="00000000" w:rsidRPr="00000000" w14:paraId="0000201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And the distance between them grows so wide...</w:t>
      </w:r>
    </w:p>
    <w:p w:rsidR="00000000" w:rsidDel="00000000" w:rsidP="00000000" w:rsidRDefault="00000000" w:rsidRPr="00000000" w14:paraId="0000201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It no longer feels possible to cross.</w:t>
      </w:r>
    </w:p>
    <w:p w:rsidR="00000000" w:rsidDel="00000000" w:rsidP="00000000" w:rsidRDefault="00000000" w:rsidRPr="00000000" w14:paraId="00002017">
      <w:pPr>
        <w:spacing w:after="240" w:before="240" w:lineRule="auto"/>
        <w:jc w:val="right"/>
        <w:rPr>
          <w:rFonts w:ascii="Courier" w:cs="Courier" w:eastAsia="Courier" w:hAnsi="Courier"/>
          <w:b w:val="1"/>
          <w:bCs w:val="1"/>
          <w:color w:val="ff0000"/>
          <w:sz w:val="24"/>
          <w:szCs w:val="24"/>
        </w:rPr>
      </w:pPr>
      <w:r w:rsidDel="00000000" w:rsidR="00000000" w:rsidRPr="00000000">
        <w:rPr>
          <w:rFonts w:ascii="Courier" w:cs="Courier" w:eastAsia="Courier" w:hAnsi="Courier"/>
          <w:color w:val="ff0000"/>
          <w:sz w:val="24"/>
          <w:szCs w:val="24"/>
          <w:rtl w:val="0"/>
        </w:rPr>
        <w:t xml:space="preserve">FADE OUT.</w:t>
        <w:br w:type="textWrapping"/>
      </w:r>
      <w:r w:rsidDel="00000000" w:rsidR="00000000" w:rsidRPr="00000000">
        <w:rPr>
          <w:rtl w:val="0"/>
        </w:rPr>
      </w:r>
    </w:p>
    <w:p w:rsidR="00000000" w:rsidDel="00000000" w:rsidP="00000000" w:rsidRDefault="00000000" w:rsidRPr="00000000" w14:paraId="00002018">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ILAGAN HOUSE – DINING ROOM - EVENING</w:t>
      </w:r>
    </w:p>
    <w:p w:rsidR="00000000" w:rsidDel="00000000" w:rsidP="00000000" w:rsidRDefault="00000000" w:rsidRPr="00000000" w14:paraId="0000201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dining room is dimly lit.</w:t>
      </w:r>
    </w:p>
    <w:p w:rsidR="00000000" w:rsidDel="00000000" w:rsidP="00000000" w:rsidRDefault="00000000" w:rsidRPr="00000000" w14:paraId="0000201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Rain lightly taps against the windows.</w:t>
      </w:r>
    </w:p>
    <w:p w:rsidR="00000000" w:rsidDel="00000000" w:rsidP="00000000" w:rsidRDefault="00000000" w:rsidRPr="00000000" w14:paraId="0000201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only sounds are the clinking of utensils and the faint hum of the ceiling fan.</w:t>
      </w:r>
    </w:p>
    <w:p w:rsidR="00000000" w:rsidDel="00000000" w:rsidP="00000000" w:rsidRDefault="00000000" w:rsidRPr="00000000" w14:paraId="0000201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family eats dinner together.</w:t>
      </w:r>
    </w:p>
    <w:p w:rsidR="00000000" w:rsidDel="00000000" w:rsidP="00000000" w:rsidRDefault="00000000" w:rsidRPr="00000000" w14:paraId="0000201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Just like every night.</w:t>
      </w:r>
    </w:p>
    <w:p w:rsidR="00000000" w:rsidDel="00000000" w:rsidP="00000000" w:rsidRDefault="00000000" w:rsidRPr="00000000" w14:paraId="0000201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 one speaks.</w:t>
      </w:r>
    </w:p>
    <w:p w:rsidR="00000000" w:rsidDel="00000000" w:rsidP="00000000" w:rsidRDefault="00000000" w:rsidRPr="00000000" w14:paraId="0000201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scrolls through her phone between bites.</w:t>
      </w:r>
    </w:p>
    <w:p w:rsidR="00000000" w:rsidDel="00000000" w:rsidP="00000000" w:rsidRDefault="00000000" w:rsidRPr="00000000" w14:paraId="0000202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occasionally checks work messages.</w:t>
      </w:r>
    </w:p>
    <w:p w:rsidR="00000000" w:rsidDel="00000000" w:rsidP="00000000" w:rsidRDefault="00000000" w:rsidRPr="00000000" w14:paraId="0000202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quietly eats.</w:t>
      </w:r>
    </w:p>
    <w:p w:rsidR="00000000" w:rsidDel="00000000" w:rsidP="00000000" w:rsidRDefault="00000000" w:rsidRPr="00000000" w14:paraId="0000202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eyes fixed on her plate.</w:t>
      </w:r>
    </w:p>
    <w:p w:rsidR="00000000" w:rsidDel="00000000" w:rsidP="00000000" w:rsidRDefault="00000000" w:rsidRPr="00000000" w14:paraId="0000202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Another ordinary evening.</w:t>
      </w:r>
    </w:p>
    <w:p w:rsidR="00000000" w:rsidDel="00000000" w:rsidP="00000000" w:rsidRDefault="00000000" w:rsidRPr="00000000" w14:paraId="0000202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Or at least...</w:t>
      </w:r>
    </w:p>
    <w:p w:rsidR="00000000" w:rsidDel="00000000" w:rsidP="00000000" w:rsidRDefault="00000000" w:rsidRPr="00000000" w14:paraId="0000202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That's what it looks like.</w:t>
      </w:r>
    </w:p>
    <w:p w:rsidR="00000000" w:rsidDel="00000000" w:rsidP="00000000" w:rsidRDefault="00000000" w:rsidRPr="00000000" w14:paraId="0000202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suddenly locks her phone.</w:t>
      </w:r>
    </w:p>
    <w:p w:rsidR="00000000" w:rsidDel="00000000" w:rsidP="00000000" w:rsidRDefault="00000000" w:rsidRPr="00000000" w14:paraId="0000202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looks at MAYA.)</w:t>
      </w:r>
    </w:p>
    <w:p w:rsidR="00000000" w:rsidDel="00000000" w:rsidP="00000000" w:rsidRDefault="00000000" w:rsidRPr="00000000" w14:paraId="00002028">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2029">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 internship na ba kayong pag-uusapan next term?</w:t>
      </w:r>
    </w:p>
    <w:p w:rsidR="00000000" w:rsidDel="00000000" w:rsidP="00000000" w:rsidRDefault="00000000" w:rsidRPr="00000000" w14:paraId="0000202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nods faintly.)</w:t>
      </w:r>
    </w:p>
    <w:p w:rsidR="00000000" w:rsidDel="00000000" w:rsidP="00000000" w:rsidRDefault="00000000" w:rsidRPr="00000000" w14:paraId="0000202B">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202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Opo.</w:t>
      </w:r>
    </w:p>
    <w:p w:rsidR="00000000" w:rsidDel="00000000" w:rsidP="00000000" w:rsidRDefault="00000000" w:rsidRPr="00000000" w14:paraId="0000202D">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smiles.)</w:t>
      </w:r>
    </w:p>
    <w:p w:rsidR="00000000" w:rsidDel="00000000" w:rsidP="00000000" w:rsidRDefault="00000000" w:rsidRPr="00000000" w14:paraId="0000202E">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202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Good.</w:t>
      </w:r>
    </w:p>
    <w:p w:rsidR="00000000" w:rsidDel="00000000" w:rsidP="00000000" w:rsidRDefault="00000000" w:rsidRPr="00000000" w14:paraId="00002030">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Mas mapapalapit ka na sa graduation.</w:t>
      </w:r>
    </w:p>
    <w:p w:rsidR="00000000" w:rsidDel="00000000" w:rsidP="00000000" w:rsidRDefault="00000000" w:rsidRPr="00000000" w14:paraId="00002031">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looks up from his meal.)</w:t>
      </w:r>
    </w:p>
    <w:p w:rsidR="00000000" w:rsidDel="00000000" w:rsidP="00000000" w:rsidRDefault="00000000" w:rsidRPr="00000000" w14:paraId="00002032">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w:t>
      </w:r>
    </w:p>
    <w:p w:rsidR="00000000" w:rsidDel="00000000" w:rsidP="00000000" w:rsidRDefault="00000000" w:rsidRPr="00000000" w14:paraId="0000203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Anak...</w:t>
      </w:r>
    </w:p>
    <w:p w:rsidR="00000000" w:rsidDel="00000000" w:rsidP="00000000" w:rsidRDefault="00000000" w:rsidRPr="00000000" w14:paraId="00002034">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Naisip mo na ba talaga?</w:t>
      </w:r>
    </w:p>
    <w:p w:rsidR="00000000" w:rsidDel="00000000" w:rsidP="00000000" w:rsidRDefault="00000000" w:rsidRPr="00000000" w14:paraId="0000203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Pagkatapos mong grumaduate...</w:t>
      </w:r>
    </w:p>
    <w:p w:rsidR="00000000" w:rsidDel="00000000" w:rsidP="00000000" w:rsidRDefault="00000000" w:rsidRPr="00000000" w14:paraId="0000203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Ano'ng plano mo?</w:t>
      </w:r>
    </w:p>
    <w:p w:rsidR="00000000" w:rsidDel="00000000" w:rsidP="00000000" w:rsidRDefault="00000000" w:rsidRPr="00000000" w14:paraId="0000203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question hangs in the air.</w:t>
      </w:r>
    </w:p>
    <w:p w:rsidR="00000000" w:rsidDel="00000000" w:rsidP="00000000" w:rsidRDefault="00000000" w:rsidRPr="00000000" w14:paraId="0000203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Months ago...</w:t>
      </w:r>
    </w:p>
    <w:p w:rsidR="00000000" w:rsidDel="00000000" w:rsidP="00000000" w:rsidRDefault="00000000" w:rsidRPr="00000000" w14:paraId="0000203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would've hesitated.</w:t>
      </w:r>
    </w:p>
    <w:p w:rsidR="00000000" w:rsidDel="00000000" w:rsidP="00000000" w:rsidRDefault="00000000" w:rsidRPr="00000000" w14:paraId="0000203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would've looked down.</w:t>
      </w:r>
    </w:p>
    <w:p w:rsidR="00000000" w:rsidDel="00000000" w:rsidP="00000000" w:rsidRDefault="00000000" w:rsidRPr="00000000" w14:paraId="0000203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would've searched for the right words.</w:t>
      </w:r>
    </w:p>
    <w:p w:rsidR="00000000" w:rsidDel="00000000" w:rsidP="00000000" w:rsidRDefault="00000000" w:rsidRPr="00000000" w14:paraId="0000203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Tonight...</w:t>
      </w:r>
    </w:p>
    <w:p w:rsidR="00000000" w:rsidDel="00000000" w:rsidP="00000000" w:rsidRDefault="00000000" w:rsidRPr="00000000" w14:paraId="0000203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answers almost immediately.</w:t>
      </w:r>
    </w:p>
    <w:p w:rsidR="00000000" w:rsidDel="00000000" w:rsidP="00000000" w:rsidRDefault="00000000" w:rsidRPr="00000000" w14:paraId="0000203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Without emotion.</w:t>
      </w:r>
    </w:p>
    <w:p w:rsidR="00000000" w:rsidDel="00000000" w:rsidP="00000000" w:rsidRDefault="00000000" w:rsidRPr="00000000" w14:paraId="0000203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Without uncertainty.</w:t>
      </w:r>
    </w:p>
    <w:p w:rsidR="00000000" w:rsidDel="00000000" w:rsidP="00000000" w:rsidRDefault="00000000" w:rsidRPr="00000000" w14:paraId="0000204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Without hope.</w:t>
      </w:r>
    </w:p>
    <w:p w:rsidR="00000000" w:rsidDel="00000000" w:rsidP="00000000" w:rsidRDefault="00000000" w:rsidRPr="00000000" w14:paraId="00002041">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MAYA</w:t>
      </w:r>
    </w:p>
    <w:p w:rsidR="00000000" w:rsidDel="00000000" w:rsidP="00000000" w:rsidRDefault="00000000" w:rsidRPr="00000000" w14:paraId="00002042">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Mag-aabroad po.</w:t>
      </w:r>
    </w:p>
    <w:p w:rsidR="00000000" w:rsidDel="00000000" w:rsidP="00000000" w:rsidRDefault="00000000" w:rsidRPr="00000000" w14:paraId="00002043">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(Pause.)</w:t>
      </w:r>
    </w:p>
    <w:p w:rsidR="00000000" w:rsidDel="00000000" w:rsidP="00000000" w:rsidRDefault="00000000" w:rsidRPr="00000000" w14:paraId="00002044">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Maghahanap ng magandang trabaho.</w:t>
      </w:r>
    </w:p>
    <w:p w:rsidR="00000000" w:rsidDel="00000000" w:rsidP="00000000" w:rsidRDefault="00000000" w:rsidRPr="00000000" w14:paraId="00002045">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Tapos...</w:t>
      </w:r>
    </w:p>
    <w:p w:rsidR="00000000" w:rsidDel="00000000" w:rsidP="00000000" w:rsidRDefault="00000000" w:rsidRPr="00000000" w14:paraId="00002046">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Tutulungan ko kayo.</w:t>
      </w:r>
    </w:p>
    <w:p w:rsidR="00000000" w:rsidDel="00000000" w:rsidP="00000000" w:rsidRDefault="00000000" w:rsidRPr="00000000" w14:paraId="00002047">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smiles proudly.)</w:t>
      </w:r>
    </w:p>
    <w:p w:rsidR="00000000" w:rsidDel="00000000" w:rsidP="00000000" w:rsidRDefault="00000000" w:rsidRPr="00000000" w14:paraId="00002048">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exchanges a satisfied glance with RICARDO.)</w:t>
      </w:r>
    </w:p>
    <w:p w:rsidR="00000000" w:rsidDel="00000000" w:rsidP="00000000" w:rsidRDefault="00000000" w:rsidRPr="00000000" w14:paraId="00002049">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204A">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Alam kong kaya mo.</w:t>
      </w:r>
    </w:p>
    <w:p w:rsidR="00000000" w:rsidDel="00000000" w:rsidP="00000000" w:rsidRDefault="00000000" w:rsidRPr="00000000" w14:paraId="0000204B">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Mabuti naman at malinaw na sa'yo.</w:t>
      </w:r>
    </w:p>
    <w:p w:rsidR="00000000" w:rsidDel="00000000" w:rsidP="00000000" w:rsidRDefault="00000000" w:rsidRPr="00000000" w14:paraId="0000204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nods in approval.)</w:t>
      </w:r>
    </w:p>
    <w:p w:rsidR="00000000" w:rsidDel="00000000" w:rsidP="00000000" w:rsidRDefault="00000000" w:rsidRPr="00000000" w14:paraId="0000204D">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w:t>
      </w:r>
    </w:p>
    <w:p w:rsidR="00000000" w:rsidDel="00000000" w:rsidP="00000000" w:rsidRDefault="00000000" w:rsidRPr="00000000" w14:paraId="0000204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'Yan ang gusto naming marinig.</w:t>
      </w:r>
    </w:p>
    <w:p w:rsidR="00000000" w:rsidDel="00000000" w:rsidP="00000000" w:rsidRDefault="00000000" w:rsidRPr="00000000" w14:paraId="0000204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quietly nods.)</w:t>
      </w:r>
    </w:p>
    <w:p w:rsidR="00000000" w:rsidDel="00000000" w:rsidP="00000000" w:rsidRDefault="00000000" w:rsidRPr="00000000" w14:paraId="0000205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continues eating.</w:t>
      </w:r>
    </w:p>
    <w:p w:rsidR="00000000" w:rsidDel="00000000" w:rsidP="00000000" w:rsidRDefault="00000000" w:rsidRPr="00000000" w14:paraId="0000205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As though she had simply answered a routine question.</w:t>
      </w:r>
    </w:p>
    <w:p w:rsidR="00000000" w:rsidDel="00000000" w:rsidP="00000000" w:rsidRDefault="00000000" w:rsidRPr="00000000" w14:paraId="0000205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 one notices...</w:t>
      </w:r>
    </w:p>
    <w:p w:rsidR="00000000" w:rsidDel="00000000" w:rsidP="00000000" w:rsidRDefault="00000000" w:rsidRPr="00000000" w14:paraId="0000205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That she never once said what </w:t>
      </w:r>
      <w:r w:rsidDel="00000000" w:rsidR="00000000" w:rsidRPr="00000000">
        <w:rPr>
          <w:rFonts w:ascii="Courier" w:cs="Courier" w:eastAsia="Courier" w:hAnsi="Courier"/>
          <w:i w:val="1"/>
          <w:iCs w:val="1"/>
          <w:color w:val="ff0000"/>
          <w:sz w:val="24"/>
          <w:szCs w:val="24"/>
          <w:rtl w:val="0"/>
        </w:rPr>
        <w:t xml:space="preserve">she</w:t>
      </w:r>
      <w:r w:rsidDel="00000000" w:rsidR="00000000" w:rsidRPr="00000000">
        <w:rPr>
          <w:rFonts w:ascii="Courier" w:cs="Courier" w:eastAsia="Courier" w:hAnsi="Courier"/>
          <w:color w:val="ff0000"/>
          <w:sz w:val="24"/>
          <w:szCs w:val="24"/>
          <w:rtl w:val="0"/>
        </w:rPr>
        <w:t xml:space="preserve"> wanted.</w:t>
      </w:r>
    </w:p>
    <w:p w:rsidR="00000000" w:rsidDel="00000000" w:rsidP="00000000" w:rsidRDefault="00000000" w:rsidRPr="00000000" w14:paraId="0000205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Only what everyone else wanted to hear.</w:t>
      </w:r>
    </w:p>
    <w:p w:rsidR="00000000" w:rsidDel="00000000" w:rsidP="00000000" w:rsidRDefault="00000000" w:rsidRPr="00000000" w14:paraId="0000205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conversation continues.</w:t>
      </w:r>
    </w:p>
    <w:p w:rsidR="00000000" w:rsidDel="00000000" w:rsidP="00000000" w:rsidRDefault="00000000" w:rsidRPr="00000000" w14:paraId="0000205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talks about opportunities overseas.</w:t>
      </w:r>
    </w:p>
    <w:p w:rsidR="00000000" w:rsidDel="00000000" w:rsidP="00000000" w:rsidRDefault="00000000" w:rsidRPr="00000000" w14:paraId="0000205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mentions relatives working abroad.</w:t>
      </w:r>
    </w:p>
    <w:p w:rsidR="00000000" w:rsidDel="00000000" w:rsidP="00000000" w:rsidRDefault="00000000" w:rsidRPr="00000000" w14:paraId="0000205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They begin discussing MAYA's future.</w:t>
      </w:r>
    </w:p>
    <w:p w:rsidR="00000000" w:rsidDel="00000000" w:rsidP="00000000" w:rsidRDefault="00000000" w:rsidRPr="00000000" w14:paraId="0000205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As though she isn't sitting at the same table.</w:t>
      </w:r>
    </w:p>
    <w:p w:rsidR="00000000" w:rsidDel="00000000" w:rsidP="00000000" w:rsidRDefault="00000000" w:rsidRPr="00000000" w14:paraId="0000205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listens silently.</w:t>
      </w:r>
    </w:p>
    <w:p w:rsidR="00000000" w:rsidDel="00000000" w:rsidP="00000000" w:rsidRDefault="00000000" w:rsidRPr="00000000" w14:paraId="0000205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Occasionally nodding.</w:t>
      </w:r>
    </w:p>
    <w:p w:rsidR="00000000" w:rsidDel="00000000" w:rsidP="00000000" w:rsidRDefault="00000000" w:rsidRPr="00000000" w14:paraId="0000205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Occasionally responding with short answers.</w:t>
      </w:r>
    </w:p>
    <w:p w:rsidR="00000000" w:rsidDel="00000000" w:rsidP="00000000" w:rsidRDefault="00000000" w:rsidRPr="00000000" w14:paraId="0000205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Nothing more.</w:t>
      </w:r>
    </w:p>
    <w:p w:rsidR="00000000" w:rsidDel="00000000" w:rsidP="00000000" w:rsidRDefault="00000000" w:rsidRPr="00000000" w14:paraId="0000205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Inside...</w:t>
      </w:r>
    </w:p>
    <w:p w:rsidR="00000000" w:rsidDel="00000000" w:rsidP="00000000" w:rsidRDefault="00000000" w:rsidRPr="00000000" w14:paraId="0000205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no longer argues.</w:t>
      </w:r>
    </w:p>
    <w:p w:rsidR="00000000" w:rsidDel="00000000" w:rsidP="00000000" w:rsidRDefault="00000000" w:rsidRPr="00000000" w14:paraId="0000206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no longer questions.</w:t>
      </w:r>
    </w:p>
    <w:p w:rsidR="00000000" w:rsidDel="00000000" w:rsidP="00000000" w:rsidRDefault="00000000" w:rsidRPr="00000000" w14:paraId="0000206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Somewhere along the way...</w:t>
      </w:r>
    </w:p>
    <w:p w:rsidR="00000000" w:rsidDel="00000000" w:rsidP="00000000" w:rsidRDefault="00000000" w:rsidRPr="00000000" w14:paraId="0000206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had stopped searching for her own answer.</w:t>
      </w:r>
    </w:p>
    <w:p w:rsidR="00000000" w:rsidDel="00000000" w:rsidP="00000000" w:rsidRDefault="00000000" w:rsidRPr="00000000" w14:paraId="0000206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It wasn't because she had finally found her dream.</w:t>
      </w:r>
    </w:p>
    <w:p w:rsidR="00000000" w:rsidDel="00000000" w:rsidP="00000000" w:rsidRDefault="00000000" w:rsidRPr="00000000" w14:paraId="0000206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It was because...</w:t>
      </w:r>
    </w:p>
    <w:p w:rsidR="00000000" w:rsidDel="00000000" w:rsidP="00000000" w:rsidRDefault="00000000" w:rsidRPr="00000000" w14:paraId="0000206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had quietly accepted that her dream no longer mattered.</w:t>
      </w:r>
    </w:p>
    <w:p w:rsidR="00000000" w:rsidDel="00000000" w:rsidP="00000000" w:rsidRDefault="00000000" w:rsidRPr="00000000" w14:paraId="0000206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family finishes dinner.</w:t>
      </w:r>
    </w:p>
    <w:p w:rsidR="00000000" w:rsidDel="00000000" w:rsidP="00000000" w:rsidRDefault="00000000" w:rsidRPr="00000000" w14:paraId="0000206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One by one...</w:t>
      </w:r>
    </w:p>
    <w:p w:rsidR="00000000" w:rsidDel="00000000" w:rsidP="00000000" w:rsidRDefault="00000000" w:rsidRPr="00000000" w14:paraId="0000206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They stand from the table.</w:t>
      </w:r>
    </w:p>
    <w:p w:rsidR="00000000" w:rsidDel="00000000" w:rsidP="00000000" w:rsidRDefault="00000000" w:rsidRPr="00000000" w14:paraId="0000206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 smiles.</w:t>
      </w:r>
    </w:p>
    <w:p w:rsidR="00000000" w:rsidDel="00000000" w:rsidP="00000000" w:rsidRDefault="00000000" w:rsidRPr="00000000" w14:paraId="0000206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 conversation.</w:t>
      </w:r>
    </w:p>
    <w:p w:rsidR="00000000" w:rsidDel="00000000" w:rsidP="00000000" w:rsidRDefault="00000000" w:rsidRPr="00000000" w14:paraId="0000206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Only silence.</w:t>
      </w:r>
    </w:p>
    <w:p w:rsidR="00000000" w:rsidDel="00000000" w:rsidP="00000000" w:rsidRDefault="00000000" w:rsidRPr="00000000" w14:paraId="0000206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same silence...</w:t>
      </w:r>
    </w:p>
    <w:p w:rsidR="00000000" w:rsidDel="00000000" w:rsidP="00000000" w:rsidRDefault="00000000" w:rsidRPr="00000000" w14:paraId="0000206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That had become the loudest thing inside the Ilagan household.</w:t>
      </w:r>
    </w:p>
    <w:p w:rsidR="00000000" w:rsidDel="00000000" w:rsidP="00000000" w:rsidRDefault="00000000" w:rsidRPr="00000000" w14:paraId="0000206E">
      <w:pPr>
        <w:spacing w:after="240" w:before="240" w:lineRule="auto"/>
        <w:jc w:val="right"/>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FADE OUT.</w:t>
      </w:r>
      <w:r w:rsidDel="00000000" w:rsidR="00000000" w:rsidRPr="00000000">
        <w:rPr>
          <w:rFonts w:ascii="Courier" w:cs="Courier" w:eastAsia="Courier" w:hAnsi="Courier"/>
          <w:b w:val="1"/>
          <w:bCs w:val="1"/>
          <w:color w:val="ff0000"/>
          <w:sz w:val="24"/>
          <w:szCs w:val="24"/>
          <w:rtl w:val="0"/>
        </w:rPr>
        <w:br w:type="textWrapping"/>
      </w:r>
      <w:r w:rsidDel="00000000" w:rsidR="00000000" w:rsidRPr="00000000">
        <w:rPr>
          <w:rtl w:val="0"/>
        </w:rPr>
      </w:r>
    </w:p>
    <w:p w:rsidR="00000000" w:rsidDel="00000000" w:rsidP="00000000" w:rsidRDefault="00000000" w:rsidRPr="00000000" w14:paraId="0000206F">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MAYA'S BEDROOM – CONTINUOUS</w:t>
      </w:r>
    </w:p>
    <w:p w:rsidR="00000000" w:rsidDel="00000000" w:rsidP="00000000" w:rsidRDefault="00000000" w:rsidRPr="00000000" w14:paraId="0000207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closes the door behind her.</w:t>
      </w:r>
    </w:p>
    <w:p w:rsidR="00000000" w:rsidDel="00000000" w:rsidP="00000000" w:rsidRDefault="00000000" w:rsidRPr="00000000" w14:paraId="0000207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room is tidy.</w:t>
      </w:r>
    </w:p>
    <w:p w:rsidR="00000000" w:rsidDel="00000000" w:rsidP="00000000" w:rsidRDefault="00000000" w:rsidRPr="00000000" w14:paraId="0000207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Almost untouched.</w:t>
      </w:r>
    </w:p>
    <w:p w:rsidR="00000000" w:rsidDel="00000000" w:rsidP="00000000" w:rsidRDefault="00000000" w:rsidRPr="00000000" w14:paraId="0000207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desk remains covered with engineering books.</w:t>
      </w:r>
    </w:p>
    <w:p w:rsidR="00000000" w:rsidDel="00000000" w:rsidP="00000000" w:rsidRDefault="00000000" w:rsidRPr="00000000" w14:paraId="0000207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space where her sketchbook once rested is still empty.</w:t>
      </w:r>
    </w:p>
    <w:p w:rsidR="00000000" w:rsidDel="00000000" w:rsidP="00000000" w:rsidRDefault="00000000" w:rsidRPr="00000000" w14:paraId="0000207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stares at it for a brief moment.</w:t>
      </w:r>
    </w:p>
    <w:p w:rsidR="00000000" w:rsidDel="00000000" w:rsidP="00000000" w:rsidRDefault="00000000" w:rsidRPr="00000000" w14:paraId="0000207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Then quietly looks away.</w:t>
      </w:r>
    </w:p>
    <w:p w:rsidR="00000000" w:rsidDel="00000000" w:rsidP="00000000" w:rsidRDefault="00000000" w:rsidRPr="00000000" w14:paraId="0000207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sits on the edge of her bed.</w:t>
      </w:r>
    </w:p>
    <w:p w:rsidR="00000000" w:rsidDel="00000000" w:rsidP="00000000" w:rsidRDefault="00000000" w:rsidRPr="00000000" w14:paraId="0000207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Reaches into her pocket.</w:t>
      </w:r>
    </w:p>
    <w:p w:rsidR="00000000" w:rsidDel="00000000" w:rsidP="00000000" w:rsidRDefault="00000000" w:rsidRPr="00000000" w14:paraId="0000207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And takes out her phone.</w:t>
      </w:r>
    </w:p>
    <w:p w:rsidR="00000000" w:rsidDel="00000000" w:rsidP="00000000" w:rsidRDefault="00000000" w:rsidRPr="00000000" w14:paraId="0000207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screen lights up.</w:t>
      </w:r>
    </w:p>
    <w:p w:rsidR="00000000" w:rsidDel="00000000" w:rsidP="00000000" w:rsidRDefault="00000000" w:rsidRPr="00000000" w14:paraId="0000207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opens a social media app.</w:t>
      </w:r>
    </w:p>
    <w:p w:rsidR="00000000" w:rsidDel="00000000" w:rsidP="00000000" w:rsidRDefault="00000000" w:rsidRPr="00000000" w14:paraId="0000207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thumb slowly scrolls.</w:t>
      </w:r>
    </w:p>
    <w:p w:rsidR="00000000" w:rsidDel="00000000" w:rsidP="00000000" w:rsidRDefault="00000000" w:rsidRPr="00000000" w14:paraId="0000207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One post.</w:t>
      </w:r>
    </w:p>
    <w:p w:rsidR="00000000" w:rsidDel="00000000" w:rsidP="00000000" w:rsidRDefault="00000000" w:rsidRPr="00000000" w14:paraId="0000207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Then another.</w:t>
      </w:r>
    </w:p>
    <w:p w:rsidR="00000000" w:rsidDel="00000000" w:rsidP="00000000" w:rsidRDefault="00000000" w:rsidRPr="00000000" w14:paraId="0000207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Then another.</w:t>
      </w:r>
    </w:p>
    <w:p w:rsidR="00000000" w:rsidDel="00000000" w:rsidP="00000000" w:rsidRDefault="00000000" w:rsidRPr="00000000" w14:paraId="0000208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Smiling faces.</w:t>
      </w:r>
    </w:p>
    <w:p w:rsidR="00000000" w:rsidDel="00000000" w:rsidP="00000000" w:rsidRDefault="00000000" w:rsidRPr="00000000" w14:paraId="0000208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Graduation photos.</w:t>
      </w:r>
    </w:p>
    <w:p w:rsidR="00000000" w:rsidDel="00000000" w:rsidP="00000000" w:rsidRDefault="00000000" w:rsidRPr="00000000" w14:paraId="0000208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Vacation pictures.</w:t>
      </w:r>
    </w:p>
    <w:p w:rsidR="00000000" w:rsidDel="00000000" w:rsidP="00000000" w:rsidRDefault="00000000" w:rsidRPr="00000000" w14:paraId="0000208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Perfect lives.</w:t>
      </w:r>
    </w:p>
    <w:p w:rsidR="00000000" w:rsidDel="00000000" w:rsidP="00000000" w:rsidRDefault="00000000" w:rsidRPr="00000000" w14:paraId="0000208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keeps scrolling.</w:t>
      </w:r>
    </w:p>
    <w:p w:rsidR="00000000" w:rsidDel="00000000" w:rsidP="00000000" w:rsidRDefault="00000000" w:rsidRPr="00000000" w14:paraId="0000208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Expressionless.</w:t>
      </w:r>
    </w:p>
    <w:p w:rsidR="00000000" w:rsidDel="00000000" w:rsidP="00000000" w:rsidRDefault="00000000" w:rsidRPr="00000000" w14:paraId="0000208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Downstairs...</w:t>
      </w:r>
    </w:p>
    <w:p w:rsidR="00000000" w:rsidDel="00000000" w:rsidP="00000000" w:rsidRDefault="00000000" w:rsidRPr="00000000" w14:paraId="0000208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smiles as she unlocks her phone.</w:t>
      </w:r>
    </w:p>
    <w:p w:rsidR="00000000" w:rsidDel="00000000" w:rsidP="00000000" w:rsidRDefault="00000000" w:rsidRPr="00000000" w14:paraId="0000208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begins typing a new post.</w:t>
      </w:r>
    </w:p>
    <w:p w:rsidR="00000000" w:rsidDel="00000000" w:rsidP="00000000" w:rsidRDefault="00000000" w:rsidRPr="00000000" w14:paraId="00002089">
      <w:pPr>
        <w:spacing w:after="240" w:before="240" w:lineRule="auto"/>
        <w:ind w:right="600"/>
        <w:rPr>
          <w:rFonts w:ascii="Courier" w:cs="Courier" w:eastAsia="Courier" w:hAnsi="Courier"/>
          <w:i w:val="1"/>
          <w:iCs w:val="1"/>
          <w:color w:val="ff0000"/>
          <w:sz w:val="24"/>
          <w:szCs w:val="24"/>
        </w:rPr>
      </w:pPr>
      <w:r w:rsidDel="00000000" w:rsidR="00000000" w:rsidRPr="00000000">
        <w:rPr>
          <w:rFonts w:ascii="Courier" w:cs="Courier" w:eastAsia="Courier" w:hAnsi="Courier"/>
          <w:i w:val="1"/>
          <w:iCs w:val="1"/>
          <w:color w:val="ff0000"/>
          <w:sz w:val="24"/>
          <w:szCs w:val="24"/>
          <w:rtl w:val="0"/>
        </w:rPr>
        <w:t xml:space="preserve">"So proud of our daughter. One step closer to achieving her dreams.”</w:t>
      </w:r>
    </w:p>
    <w:p w:rsidR="00000000" w:rsidDel="00000000" w:rsidP="00000000" w:rsidRDefault="00000000" w:rsidRPr="00000000" w14:paraId="0000208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taps Post.</w:t>
      </w:r>
    </w:p>
    <w:p w:rsidR="00000000" w:rsidDel="00000000" w:rsidP="00000000" w:rsidRDefault="00000000" w:rsidRPr="00000000" w14:paraId="0000208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Almost immediately...</w:t>
      </w:r>
    </w:p>
    <w:p w:rsidR="00000000" w:rsidDel="00000000" w:rsidP="00000000" w:rsidRDefault="00000000" w:rsidRPr="00000000" w14:paraId="0000208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Notifications begin appearing.</w:t>
      </w:r>
    </w:p>
    <w:p w:rsidR="00000000" w:rsidDel="00000000" w:rsidP="00000000" w:rsidRDefault="00000000" w:rsidRPr="00000000" w14:paraId="0000208D">
      <w:pPr>
        <w:spacing w:after="240" w:before="240" w:lineRule="auto"/>
        <w:rPr>
          <w:rFonts w:ascii="Courier" w:cs="Courier" w:eastAsia="Courier" w:hAnsi="Courier"/>
          <w:i w:val="1"/>
          <w:iCs w:val="1"/>
          <w:color w:val="ff0000"/>
          <w:sz w:val="24"/>
          <w:szCs w:val="24"/>
        </w:rPr>
      </w:pPr>
      <w:r w:rsidDel="00000000" w:rsidR="00000000" w:rsidRPr="00000000">
        <w:rPr>
          <w:rFonts w:ascii="Courier" w:cs="Courier" w:eastAsia="Courier" w:hAnsi="Courier"/>
          <w:i w:val="1"/>
          <w:iCs w:val="1"/>
          <w:color w:val="ff0000"/>
          <w:sz w:val="24"/>
          <w:szCs w:val="24"/>
          <w:rtl w:val="0"/>
        </w:rPr>
        <w:t xml:space="preserve">“Congratulations!”</w:t>
      </w:r>
    </w:p>
    <w:p w:rsidR="00000000" w:rsidDel="00000000" w:rsidP="00000000" w:rsidRDefault="00000000" w:rsidRPr="00000000" w14:paraId="0000208E">
      <w:pPr>
        <w:spacing w:after="240" w:before="240" w:lineRule="auto"/>
        <w:rPr>
          <w:rFonts w:ascii="Courier" w:cs="Courier" w:eastAsia="Courier" w:hAnsi="Courier"/>
          <w:i w:val="1"/>
          <w:iCs w:val="1"/>
          <w:color w:val="ff0000"/>
          <w:sz w:val="24"/>
          <w:szCs w:val="24"/>
        </w:rPr>
      </w:pPr>
      <w:r w:rsidDel="00000000" w:rsidR="00000000" w:rsidRPr="00000000">
        <w:rPr>
          <w:rFonts w:ascii="Courier" w:cs="Courier" w:eastAsia="Courier" w:hAnsi="Courier"/>
          <w:i w:val="1"/>
          <w:iCs w:val="1"/>
          <w:color w:val="ff0000"/>
          <w:sz w:val="24"/>
          <w:szCs w:val="24"/>
          <w:rtl w:val="0"/>
        </w:rPr>
        <w:t xml:space="preserve">“So proud of her!”</w:t>
      </w:r>
    </w:p>
    <w:p w:rsidR="00000000" w:rsidDel="00000000" w:rsidP="00000000" w:rsidRDefault="00000000" w:rsidRPr="00000000" w14:paraId="0000208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smiles with quiet satisfaction.</w:t>
      </w:r>
    </w:p>
    <w:p w:rsidR="00000000" w:rsidDel="00000000" w:rsidP="00000000" w:rsidRDefault="00000000" w:rsidRPr="00000000" w14:paraId="0000209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sets her phone down.</w:t>
      </w:r>
    </w:p>
    <w:p w:rsidR="00000000" w:rsidDel="00000000" w:rsidP="00000000" w:rsidRDefault="00000000" w:rsidRPr="00000000" w14:paraId="0000209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Completely unaware...</w:t>
      </w:r>
    </w:p>
    <w:p w:rsidR="00000000" w:rsidDel="00000000" w:rsidP="00000000" w:rsidRDefault="00000000" w:rsidRPr="00000000" w14:paraId="0000209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That the future she proudly shares online...</w:t>
      </w:r>
    </w:p>
    <w:p w:rsidR="00000000" w:rsidDel="00000000" w:rsidP="00000000" w:rsidRDefault="00000000" w:rsidRPr="00000000" w14:paraId="0000209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Is no longer the future MAYA chose for herself.</w:t>
      </w:r>
    </w:p>
    <w:p w:rsidR="00000000" w:rsidDel="00000000" w:rsidP="00000000" w:rsidRDefault="00000000" w:rsidRPr="00000000" w14:paraId="0000209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Upstairs...</w:t>
      </w:r>
    </w:p>
    <w:p w:rsidR="00000000" w:rsidDel="00000000" w:rsidP="00000000" w:rsidRDefault="00000000" w:rsidRPr="00000000" w14:paraId="0000209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continues scrolling.</w:t>
      </w:r>
    </w:p>
    <w:p w:rsidR="00000000" w:rsidDel="00000000" w:rsidP="00000000" w:rsidRDefault="00000000" w:rsidRPr="00000000" w14:paraId="0000209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glow of her phone illuminates her face.</w:t>
      </w:r>
    </w:p>
    <w:p w:rsidR="00000000" w:rsidDel="00000000" w:rsidP="00000000" w:rsidRDefault="00000000" w:rsidRPr="00000000" w14:paraId="0000209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It has become the only place...</w:t>
      </w:r>
    </w:p>
    <w:p w:rsidR="00000000" w:rsidDel="00000000" w:rsidP="00000000" w:rsidRDefault="00000000" w:rsidRPr="00000000" w14:paraId="0000209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Where she no longer has to answer questions.</w:t>
      </w:r>
    </w:p>
    <w:p w:rsidR="00000000" w:rsidDel="00000000" w:rsidP="00000000" w:rsidRDefault="00000000" w:rsidRPr="00000000" w14:paraId="0000209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only place...</w:t>
      </w:r>
    </w:p>
    <w:p w:rsidR="00000000" w:rsidDel="00000000" w:rsidP="00000000" w:rsidRDefault="00000000" w:rsidRPr="00000000" w14:paraId="0000209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Where she can quietly disappear from reality.</w:t>
      </w:r>
    </w:p>
    <w:p w:rsidR="00000000" w:rsidDel="00000000" w:rsidP="00000000" w:rsidRDefault="00000000" w:rsidRPr="00000000" w14:paraId="0000209B">
      <w:pPr>
        <w:spacing w:after="240" w:before="240" w:lineRule="auto"/>
        <w:jc w:val="right"/>
        <w:rPr>
          <w:rFonts w:ascii="Courier" w:cs="Courier" w:eastAsia="Courier" w:hAnsi="Courier"/>
          <w:b w:val="1"/>
          <w:bCs w:val="1"/>
          <w:color w:val="ff0000"/>
          <w:sz w:val="24"/>
          <w:szCs w:val="24"/>
        </w:rPr>
      </w:pPr>
      <w:r w:rsidDel="00000000" w:rsidR="00000000" w:rsidRPr="00000000">
        <w:rPr>
          <w:rFonts w:ascii="Courier" w:cs="Courier" w:eastAsia="Courier" w:hAnsi="Courier"/>
          <w:color w:val="ff0000"/>
          <w:sz w:val="24"/>
          <w:szCs w:val="24"/>
          <w:rtl w:val="0"/>
        </w:rPr>
        <w:t xml:space="preserve">FADE OUT.</w:t>
        <w:br w:type="textWrapping"/>
      </w:r>
      <w:r w:rsidDel="00000000" w:rsidR="00000000" w:rsidRPr="00000000">
        <w:rPr>
          <w:rtl w:val="0"/>
        </w:rPr>
      </w:r>
    </w:p>
    <w:p w:rsidR="00000000" w:rsidDel="00000000" w:rsidP="00000000" w:rsidRDefault="00000000" w:rsidRPr="00000000" w14:paraId="0000209C">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ILAGAN HOUSE – NIGHT</w:t>
      </w:r>
    </w:p>
    <w:p w:rsidR="00000000" w:rsidDel="00000000" w:rsidP="00000000" w:rsidRDefault="00000000" w:rsidRPr="00000000" w14:paraId="0000209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house is quiet.</w:t>
      </w:r>
    </w:p>
    <w:p w:rsidR="00000000" w:rsidDel="00000000" w:rsidP="00000000" w:rsidRDefault="00000000" w:rsidRPr="00000000" w14:paraId="0000209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Almost too quiet.</w:t>
      </w:r>
    </w:p>
    <w:p w:rsidR="00000000" w:rsidDel="00000000" w:rsidP="00000000" w:rsidRDefault="00000000" w:rsidRPr="00000000" w14:paraId="0000209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lights remain on.</w:t>
      </w:r>
    </w:p>
    <w:p w:rsidR="00000000" w:rsidDel="00000000" w:rsidP="00000000" w:rsidRDefault="00000000" w:rsidRPr="00000000" w14:paraId="000020A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Yet the home feels darker than ever.</w:t>
      </w:r>
    </w:p>
    <w:p w:rsidR="00000000" w:rsidDel="00000000" w:rsidP="00000000" w:rsidRDefault="00000000" w:rsidRPr="00000000" w14:paraId="000020A1">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20A2">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MAYA'S BEDROOM – SAME TIME</w:t>
      </w:r>
    </w:p>
    <w:p w:rsidR="00000000" w:rsidDel="00000000" w:rsidP="00000000" w:rsidRDefault="00000000" w:rsidRPr="00000000" w14:paraId="000020A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sits on the edge of her bed.</w:t>
      </w:r>
    </w:p>
    <w:p w:rsidR="00000000" w:rsidDel="00000000" w:rsidP="00000000" w:rsidRDefault="00000000" w:rsidRPr="00000000" w14:paraId="000020A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room is illuminated only by the glow of her phone.</w:t>
      </w:r>
    </w:p>
    <w:p w:rsidR="00000000" w:rsidDel="00000000" w:rsidP="00000000" w:rsidRDefault="00000000" w:rsidRPr="00000000" w14:paraId="000020A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scrolls.</w:t>
      </w:r>
    </w:p>
    <w:p w:rsidR="00000000" w:rsidDel="00000000" w:rsidP="00000000" w:rsidRDefault="00000000" w:rsidRPr="00000000" w14:paraId="000020A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One post after another.</w:t>
      </w:r>
    </w:p>
    <w:p w:rsidR="00000000" w:rsidDel="00000000" w:rsidP="00000000" w:rsidRDefault="00000000" w:rsidRPr="00000000" w14:paraId="000020A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Videos.</w:t>
      </w:r>
    </w:p>
    <w:p w:rsidR="00000000" w:rsidDel="00000000" w:rsidP="00000000" w:rsidRDefault="00000000" w:rsidRPr="00000000" w14:paraId="000020A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Photos.</w:t>
      </w:r>
    </w:p>
    <w:p w:rsidR="00000000" w:rsidDel="00000000" w:rsidP="00000000" w:rsidRDefault="00000000" w:rsidRPr="00000000" w14:paraId="000020A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Strangers laughing.</w:t>
      </w:r>
    </w:p>
    <w:p w:rsidR="00000000" w:rsidDel="00000000" w:rsidP="00000000" w:rsidRDefault="00000000" w:rsidRPr="00000000" w14:paraId="000020A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Friends celebrating.</w:t>
      </w:r>
    </w:p>
    <w:p w:rsidR="00000000" w:rsidDel="00000000" w:rsidP="00000000" w:rsidRDefault="00000000" w:rsidRPr="00000000" w14:paraId="000020A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Lives moving forward.</w:t>
      </w:r>
    </w:p>
    <w:p w:rsidR="00000000" w:rsidDel="00000000" w:rsidP="00000000" w:rsidRDefault="00000000" w:rsidRPr="00000000" w14:paraId="000020A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thumb never stops.</w:t>
      </w:r>
    </w:p>
    <w:p w:rsidR="00000000" w:rsidDel="00000000" w:rsidP="00000000" w:rsidRDefault="00000000" w:rsidRPr="00000000" w14:paraId="000020A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face remains expressionless.</w:t>
      </w:r>
    </w:p>
    <w:p w:rsidR="00000000" w:rsidDel="00000000" w:rsidP="00000000" w:rsidRDefault="00000000" w:rsidRPr="00000000" w14:paraId="000020A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isn't looking for anything anymore.</w:t>
      </w:r>
    </w:p>
    <w:p w:rsidR="00000000" w:rsidDel="00000000" w:rsidP="00000000" w:rsidRDefault="00000000" w:rsidRPr="00000000" w14:paraId="000020A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She's simply passing the time.</w:t>
      </w:r>
    </w:p>
    <w:p w:rsidR="00000000" w:rsidDel="00000000" w:rsidP="00000000" w:rsidRDefault="00000000" w:rsidRPr="00000000" w14:paraId="000020B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Waiting for tomorrow.</w:t>
      </w:r>
    </w:p>
    <w:p w:rsidR="00000000" w:rsidDel="00000000" w:rsidP="00000000" w:rsidRDefault="00000000" w:rsidRPr="00000000" w14:paraId="000020B1">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20B2">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AUTO REPAIR SHOP – NIGHT</w:t>
      </w:r>
    </w:p>
    <w:p w:rsidR="00000000" w:rsidDel="00000000" w:rsidP="00000000" w:rsidRDefault="00000000" w:rsidRPr="00000000" w14:paraId="000020B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garage is nearly empty.</w:t>
      </w:r>
    </w:p>
    <w:p w:rsidR="00000000" w:rsidDel="00000000" w:rsidP="00000000" w:rsidRDefault="00000000" w:rsidRPr="00000000" w14:paraId="000020B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remains at his workbench.</w:t>
      </w:r>
    </w:p>
    <w:p w:rsidR="00000000" w:rsidDel="00000000" w:rsidP="00000000" w:rsidRDefault="00000000" w:rsidRPr="00000000" w14:paraId="000020B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shop should have closed hours ago.</w:t>
      </w:r>
    </w:p>
    <w:p w:rsidR="00000000" w:rsidDel="00000000" w:rsidP="00000000" w:rsidRDefault="00000000" w:rsidRPr="00000000" w14:paraId="000020B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Instead...</w:t>
      </w:r>
    </w:p>
    <w:p w:rsidR="00000000" w:rsidDel="00000000" w:rsidP="00000000" w:rsidRDefault="00000000" w:rsidRPr="00000000" w14:paraId="000020B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 continues working.</w:t>
      </w:r>
    </w:p>
    <w:p w:rsidR="00000000" w:rsidDel="00000000" w:rsidP="00000000" w:rsidRDefault="00000000" w:rsidRPr="00000000" w14:paraId="000020B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Tightening bolts.</w:t>
      </w:r>
    </w:p>
    <w:p w:rsidR="00000000" w:rsidDel="00000000" w:rsidP="00000000" w:rsidRDefault="00000000" w:rsidRPr="00000000" w14:paraId="000020B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Organizing tools.</w:t>
      </w:r>
    </w:p>
    <w:p w:rsidR="00000000" w:rsidDel="00000000" w:rsidP="00000000" w:rsidRDefault="00000000" w:rsidRPr="00000000" w14:paraId="000020B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Finding one more thing to fix.</w:t>
      </w:r>
    </w:p>
    <w:p w:rsidR="00000000" w:rsidDel="00000000" w:rsidP="00000000" w:rsidRDefault="00000000" w:rsidRPr="00000000" w14:paraId="000020B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Anything...</w:t>
      </w:r>
    </w:p>
    <w:p w:rsidR="00000000" w:rsidDel="00000000" w:rsidP="00000000" w:rsidRDefault="00000000" w:rsidRPr="00000000" w14:paraId="000020B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Except what is waiting for him at home.</w:t>
      </w:r>
    </w:p>
    <w:p w:rsidR="00000000" w:rsidDel="00000000" w:rsidP="00000000" w:rsidRDefault="00000000" w:rsidRPr="00000000" w14:paraId="000020B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His phone vibrates.</w:t>
      </w:r>
    </w:p>
    <w:p w:rsidR="00000000" w:rsidDel="00000000" w:rsidP="00000000" w:rsidRDefault="00000000" w:rsidRPr="00000000" w14:paraId="000020B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 message from JENNIFER.</w:t>
      </w:r>
    </w:p>
    <w:p w:rsidR="00000000" w:rsidDel="00000000" w:rsidP="00000000" w:rsidRDefault="00000000" w:rsidRPr="00000000" w14:paraId="000020BF">
      <w:pPr>
        <w:spacing w:after="240" w:before="240" w:lineRule="auto"/>
        <w:rPr>
          <w:rFonts w:ascii="Courier" w:cs="Courier" w:eastAsia="Courier" w:hAnsi="Courier"/>
          <w:i w:val="1"/>
          <w:iCs w:val="1"/>
          <w:color w:val="ff0000"/>
          <w:sz w:val="24"/>
          <w:szCs w:val="24"/>
        </w:rPr>
      </w:pPr>
      <w:r w:rsidDel="00000000" w:rsidR="00000000" w:rsidRPr="00000000">
        <w:rPr>
          <w:rFonts w:ascii="Courier" w:cs="Courier" w:eastAsia="Courier" w:hAnsi="Courier"/>
          <w:i w:val="1"/>
          <w:iCs w:val="1"/>
          <w:color w:val="ff0000"/>
          <w:sz w:val="24"/>
          <w:szCs w:val="24"/>
          <w:rtl w:val="0"/>
        </w:rPr>
        <w:t xml:space="preserve">"Pauwi ka na?"</w:t>
      </w:r>
    </w:p>
    <w:p w:rsidR="00000000" w:rsidDel="00000000" w:rsidP="00000000" w:rsidRDefault="00000000" w:rsidRPr="00000000" w14:paraId="000020C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glances at it.</w:t>
      </w:r>
    </w:p>
    <w:p w:rsidR="00000000" w:rsidDel="00000000" w:rsidP="00000000" w:rsidRDefault="00000000" w:rsidRPr="00000000" w14:paraId="000020C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Then slips the phone back into his pocket.</w:t>
      </w:r>
    </w:p>
    <w:p w:rsidR="00000000" w:rsidDel="00000000" w:rsidP="00000000" w:rsidRDefault="00000000" w:rsidRPr="00000000" w14:paraId="000020C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Without replying.</w:t>
      </w:r>
    </w:p>
    <w:p w:rsidR="00000000" w:rsidDel="00000000" w:rsidP="00000000" w:rsidRDefault="00000000" w:rsidRPr="00000000" w14:paraId="000020C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 returns to work.</w:t>
      </w:r>
    </w:p>
    <w:p w:rsidR="00000000" w:rsidDel="00000000" w:rsidP="00000000" w:rsidRDefault="00000000" w:rsidRPr="00000000" w14:paraId="000020C4">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20C5">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ILAGAN HOUSE – LIVING ROOM – SAME TIME</w:t>
      </w:r>
    </w:p>
    <w:p w:rsidR="00000000" w:rsidDel="00000000" w:rsidP="00000000" w:rsidRDefault="00000000" w:rsidRPr="00000000" w14:paraId="000020C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sits alone on the couch.</w:t>
      </w:r>
    </w:p>
    <w:p w:rsidR="00000000" w:rsidDel="00000000" w:rsidP="00000000" w:rsidRDefault="00000000" w:rsidRPr="00000000" w14:paraId="000020C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television plays quietly in the background.</w:t>
      </w:r>
    </w:p>
    <w:p w:rsidR="00000000" w:rsidDel="00000000" w:rsidP="00000000" w:rsidRDefault="00000000" w:rsidRPr="00000000" w14:paraId="000020C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isn't watching.</w:t>
      </w:r>
    </w:p>
    <w:p w:rsidR="00000000" w:rsidDel="00000000" w:rsidP="00000000" w:rsidRDefault="00000000" w:rsidRPr="00000000" w14:paraId="000020C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Her attention never leaves her phone.</w:t>
      </w:r>
    </w:p>
    <w:p w:rsidR="00000000" w:rsidDel="00000000" w:rsidP="00000000" w:rsidRDefault="00000000" w:rsidRPr="00000000" w14:paraId="000020C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scrolls through social media.</w:t>
      </w:r>
    </w:p>
    <w:p w:rsidR="00000000" w:rsidDel="00000000" w:rsidP="00000000" w:rsidRDefault="00000000" w:rsidRPr="00000000" w14:paraId="000020C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Perfect families.</w:t>
      </w:r>
    </w:p>
    <w:p w:rsidR="00000000" w:rsidDel="00000000" w:rsidP="00000000" w:rsidRDefault="00000000" w:rsidRPr="00000000" w14:paraId="000020C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Successful children.</w:t>
      </w:r>
    </w:p>
    <w:p w:rsidR="00000000" w:rsidDel="00000000" w:rsidP="00000000" w:rsidRDefault="00000000" w:rsidRPr="00000000" w14:paraId="000020C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Graduation photos.</w:t>
      </w:r>
    </w:p>
    <w:p w:rsidR="00000000" w:rsidDel="00000000" w:rsidP="00000000" w:rsidRDefault="00000000" w:rsidRPr="00000000" w14:paraId="000020C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quietly presses the "Like" button.</w:t>
      </w:r>
    </w:p>
    <w:p w:rsidR="00000000" w:rsidDel="00000000" w:rsidP="00000000" w:rsidRDefault="00000000" w:rsidRPr="00000000" w14:paraId="000020C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Again.</w:t>
      </w:r>
    </w:p>
    <w:p w:rsidR="00000000" w:rsidDel="00000000" w:rsidP="00000000" w:rsidRDefault="00000000" w:rsidRPr="00000000" w14:paraId="000020D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And again.</w:t>
      </w:r>
    </w:p>
    <w:p w:rsidR="00000000" w:rsidDel="00000000" w:rsidP="00000000" w:rsidRDefault="00000000" w:rsidRPr="00000000" w14:paraId="000020D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And again.</w:t>
      </w:r>
    </w:p>
    <w:p w:rsidR="00000000" w:rsidDel="00000000" w:rsidP="00000000" w:rsidRDefault="00000000" w:rsidRPr="00000000" w14:paraId="000020D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pauses at the photo she posted earlier of MAYA.</w:t>
      </w:r>
    </w:p>
    <w:p w:rsidR="00000000" w:rsidDel="00000000" w:rsidP="00000000" w:rsidRDefault="00000000" w:rsidRPr="00000000" w14:paraId="000020D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Hundreds of reactions.</w:t>
      </w:r>
    </w:p>
    <w:p w:rsidR="00000000" w:rsidDel="00000000" w:rsidP="00000000" w:rsidRDefault="00000000" w:rsidRPr="00000000" w14:paraId="000020D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Comments praising her daughter.</w:t>
      </w:r>
    </w:p>
    <w:p w:rsidR="00000000" w:rsidDel="00000000" w:rsidP="00000000" w:rsidRDefault="00000000" w:rsidRPr="00000000" w14:paraId="000020D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forces a small smile.</w:t>
      </w:r>
    </w:p>
    <w:p w:rsidR="00000000" w:rsidDel="00000000" w:rsidP="00000000" w:rsidRDefault="00000000" w:rsidRPr="00000000" w14:paraId="000020D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Then continues scrolling.</w:t>
      </w:r>
    </w:p>
    <w:p w:rsidR="00000000" w:rsidDel="00000000" w:rsidP="00000000" w:rsidRDefault="00000000" w:rsidRPr="00000000" w14:paraId="000020D7">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20D8">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ILAGAN HOUSE – HALLWAY – LATER</w:t>
      </w:r>
    </w:p>
    <w:p w:rsidR="00000000" w:rsidDel="00000000" w:rsidP="00000000" w:rsidRDefault="00000000" w:rsidRPr="00000000" w14:paraId="000020D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quietly enters the house.</w:t>
      </w:r>
    </w:p>
    <w:p w:rsidR="00000000" w:rsidDel="00000000" w:rsidP="00000000" w:rsidRDefault="00000000" w:rsidRPr="00000000" w14:paraId="000020D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briefly looks up.</w:t>
      </w:r>
    </w:p>
    <w:p w:rsidR="00000000" w:rsidDel="00000000" w:rsidP="00000000" w:rsidRDefault="00000000" w:rsidRPr="00000000" w14:paraId="000020DB">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JENNIFER</w:t>
      </w:r>
    </w:p>
    <w:p w:rsidR="00000000" w:rsidDel="00000000" w:rsidP="00000000" w:rsidRDefault="00000000" w:rsidRPr="00000000" w14:paraId="000020DC">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Kumain ka na?</w:t>
      </w:r>
    </w:p>
    <w:p w:rsidR="00000000" w:rsidDel="00000000" w:rsidP="00000000" w:rsidRDefault="00000000" w:rsidRPr="00000000" w14:paraId="000020DD">
      <w:pPr>
        <w:spacing w:after="240" w:before="240" w:lineRule="auto"/>
        <w:jc w:val="center"/>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RICARDO</w:t>
      </w:r>
    </w:p>
    <w:p w:rsidR="00000000" w:rsidDel="00000000" w:rsidP="00000000" w:rsidRDefault="00000000" w:rsidRPr="00000000" w14:paraId="000020DE">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Oo.</w:t>
      </w:r>
    </w:p>
    <w:p w:rsidR="00000000" w:rsidDel="00000000" w:rsidP="00000000" w:rsidRDefault="00000000" w:rsidRPr="00000000" w14:paraId="000020DF">
      <w:pPr>
        <w:spacing w:after="240" w:before="240" w:lineRule="auto"/>
        <w:jc w:val="center"/>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(JENNIFER nods.)</w:t>
      </w:r>
    </w:p>
    <w:p w:rsidR="00000000" w:rsidDel="00000000" w:rsidP="00000000" w:rsidRDefault="00000000" w:rsidRPr="00000000" w14:paraId="000020E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returns to her phone.</w:t>
      </w:r>
    </w:p>
    <w:p w:rsidR="00000000" w:rsidDel="00000000" w:rsidP="00000000" w:rsidRDefault="00000000" w:rsidRPr="00000000" w14:paraId="000020E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RICARDO quietly walks past her.</w:t>
      </w:r>
    </w:p>
    <w:p w:rsidR="00000000" w:rsidDel="00000000" w:rsidP="00000000" w:rsidRDefault="00000000" w:rsidRPr="00000000" w14:paraId="000020E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Toward their bedroom.</w:t>
      </w:r>
    </w:p>
    <w:p w:rsidR="00000000" w:rsidDel="00000000" w:rsidP="00000000" w:rsidRDefault="00000000" w:rsidRPr="00000000" w14:paraId="000020E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Neither notices...</w:t>
      </w:r>
    </w:p>
    <w:p w:rsidR="00000000" w:rsidDel="00000000" w:rsidP="00000000" w:rsidRDefault="00000000" w:rsidRPr="00000000" w14:paraId="000020E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That MAYA's bedroom light is still on upstairs.</w:t>
      </w:r>
    </w:p>
    <w:p w:rsidR="00000000" w:rsidDel="00000000" w:rsidP="00000000" w:rsidRDefault="00000000" w:rsidRPr="00000000" w14:paraId="000020E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Neither asks if she's awake.</w:t>
      </w:r>
    </w:p>
    <w:p w:rsidR="00000000" w:rsidDel="00000000" w:rsidP="00000000" w:rsidRDefault="00000000" w:rsidRPr="00000000" w14:paraId="000020E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Or how she's doing.</w:t>
      </w:r>
    </w:p>
    <w:p w:rsidR="00000000" w:rsidDel="00000000" w:rsidP="00000000" w:rsidRDefault="00000000" w:rsidRPr="00000000" w14:paraId="000020E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house falls silent once more.</w:t>
      </w:r>
    </w:p>
    <w:p w:rsidR="00000000" w:rsidDel="00000000" w:rsidP="00000000" w:rsidRDefault="00000000" w:rsidRPr="00000000" w14:paraId="000020E8">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20E9">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MAYA'S BEDROOM – CONTINUOUS</w:t>
      </w:r>
    </w:p>
    <w:p w:rsidR="00000000" w:rsidDel="00000000" w:rsidP="00000000" w:rsidRDefault="00000000" w:rsidRPr="00000000" w14:paraId="000020E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MAYA finally stops scrolling.</w:t>
      </w:r>
    </w:p>
    <w:p w:rsidR="00000000" w:rsidDel="00000000" w:rsidP="00000000" w:rsidRDefault="00000000" w:rsidRPr="00000000" w14:paraId="000020E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locks her phone.</w:t>
      </w:r>
    </w:p>
    <w:p w:rsidR="00000000" w:rsidDel="00000000" w:rsidP="00000000" w:rsidRDefault="00000000" w:rsidRPr="00000000" w14:paraId="000020E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room goes dark.</w:t>
      </w:r>
    </w:p>
    <w:p w:rsidR="00000000" w:rsidDel="00000000" w:rsidP="00000000" w:rsidRDefault="00000000" w:rsidRPr="00000000" w14:paraId="000020E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For a brief moment...</w:t>
      </w:r>
    </w:p>
    <w:p w:rsidR="00000000" w:rsidDel="00000000" w:rsidP="00000000" w:rsidRDefault="00000000" w:rsidRPr="00000000" w14:paraId="000020E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catches her own reflection on the black screen.</w:t>
      </w:r>
    </w:p>
    <w:p w:rsidR="00000000" w:rsidDel="00000000" w:rsidP="00000000" w:rsidRDefault="00000000" w:rsidRPr="00000000" w14:paraId="000020E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stares at it.</w:t>
      </w:r>
    </w:p>
    <w:p w:rsidR="00000000" w:rsidDel="00000000" w:rsidP="00000000" w:rsidRDefault="00000000" w:rsidRPr="00000000" w14:paraId="000020F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reflection feels unfamiliar.</w:t>
      </w:r>
    </w:p>
    <w:p w:rsidR="00000000" w:rsidDel="00000000" w:rsidP="00000000" w:rsidRDefault="00000000" w:rsidRPr="00000000" w14:paraId="000020F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As if she's looking at someone else.</w:t>
      </w:r>
    </w:p>
    <w:p w:rsidR="00000000" w:rsidDel="00000000" w:rsidP="00000000" w:rsidRDefault="00000000" w:rsidRPr="00000000" w14:paraId="000020F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Someone who stopped dreaming a long time ago.</w:t>
      </w:r>
    </w:p>
    <w:p w:rsidR="00000000" w:rsidDel="00000000" w:rsidP="00000000" w:rsidRDefault="00000000" w:rsidRPr="00000000" w14:paraId="000020F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She quietly places the phone beside her pillow.</w:t>
      </w:r>
    </w:p>
    <w:p w:rsidR="00000000" w:rsidDel="00000000" w:rsidP="00000000" w:rsidRDefault="00000000" w:rsidRPr="00000000" w14:paraId="000020F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Lies down.</w:t>
      </w:r>
    </w:p>
    <w:p w:rsidR="00000000" w:rsidDel="00000000" w:rsidP="00000000" w:rsidRDefault="00000000" w:rsidRPr="00000000" w14:paraId="000020F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And closes her eyes.</w:t>
      </w:r>
    </w:p>
    <w:p w:rsidR="00000000" w:rsidDel="00000000" w:rsidP="00000000" w:rsidRDefault="00000000" w:rsidRPr="00000000" w14:paraId="000020F6">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20F7">
      <w:pPr>
        <w:spacing w:after="240" w:before="240" w:lineRule="auto"/>
        <w:rPr>
          <w:rFonts w:ascii="Courier" w:cs="Courier" w:eastAsia="Courier" w:hAnsi="Courier"/>
          <w:b w:val="1"/>
          <w:bCs w:val="1"/>
          <w:color w:val="ff0000"/>
          <w:sz w:val="24"/>
          <w:szCs w:val="24"/>
        </w:rPr>
      </w:pPr>
      <w:r w:rsidDel="00000000" w:rsidR="00000000" w:rsidRPr="00000000">
        <w:rPr>
          <w:rFonts w:ascii="Courier" w:cs="Courier" w:eastAsia="Courier" w:hAnsi="Courier"/>
          <w:b w:val="1"/>
          <w:bCs w:val="1"/>
          <w:color w:val="ff0000"/>
          <w:sz w:val="24"/>
          <w:szCs w:val="24"/>
          <w:rtl w:val="0"/>
        </w:rPr>
        <w:t xml:space="preserve">INT. ILAGAN HOUSE – WIDE SHOT – NIGHT</w:t>
      </w:r>
    </w:p>
    <w:p w:rsidR="00000000" w:rsidDel="00000000" w:rsidP="00000000" w:rsidRDefault="00000000" w:rsidRPr="00000000" w14:paraId="000020F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house stands still.</w:t>
      </w:r>
    </w:p>
    <w:p w:rsidR="00000000" w:rsidDel="00000000" w:rsidP="00000000" w:rsidRDefault="00000000" w:rsidRPr="00000000" w14:paraId="000020F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Upstairs...</w:t>
      </w:r>
    </w:p>
    <w:p w:rsidR="00000000" w:rsidDel="00000000" w:rsidP="00000000" w:rsidRDefault="00000000" w:rsidRPr="00000000" w14:paraId="000020F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 daughter lies awake in silence.</w:t>
      </w:r>
    </w:p>
    <w:p w:rsidR="00000000" w:rsidDel="00000000" w:rsidP="00000000" w:rsidRDefault="00000000" w:rsidRPr="00000000" w14:paraId="000020F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Downstairs...</w:t>
      </w:r>
    </w:p>
    <w:p w:rsidR="00000000" w:rsidDel="00000000" w:rsidP="00000000" w:rsidRDefault="00000000" w:rsidRPr="00000000" w14:paraId="000020F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 father buries himself in work.</w:t>
      </w:r>
    </w:p>
    <w:p w:rsidR="00000000" w:rsidDel="00000000" w:rsidP="00000000" w:rsidRDefault="00000000" w:rsidRPr="00000000" w14:paraId="000020FD">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 mother loses herself in endless scrolling.</w:t>
      </w:r>
    </w:p>
    <w:p w:rsidR="00000000" w:rsidDel="00000000" w:rsidP="00000000" w:rsidRDefault="00000000" w:rsidRPr="00000000" w14:paraId="000020FE">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Three people.</w:t>
      </w:r>
    </w:p>
    <w:p w:rsidR="00000000" w:rsidDel="00000000" w:rsidP="00000000" w:rsidRDefault="00000000" w:rsidRPr="00000000" w14:paraId="000020FF">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Three separate rooms.</w:t>
      </w:r>
    </w:p>
    <w:p w:rsidR="00000000" w:rsidDel="00000000" w:rsidP="00000000" w:rsidRDefault="00000000" w:rsidRPr="00000000" w14:paraId="00002100">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Three separate lives.</w:t>
      </w:r>
    </w:p>
    <w:p w:rsidR="00000000" w:rsidDel="00000000" w:rsidP="00000000" w:rsidRDefault="00000000" w:rsidRPr="00000000" w14:paraId="0000210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Living beneath the same roof.</w:t>
      </w:r>
    </w:p>
    <w:p w:rsidR="00000000" w:rsidDel="00000000" w:rsidP="00000000" w:rsidRDefault="00000000" w:rsidRPr="00000000" w14:paraId="00002102">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Yet farther apart than they have ever been.</w:t>
      </w:r>
    </w:p>
    <w:p w:rsidR="00000000" w:rsidDel="00000000" w:rsidP="00000000" w:rsidRDefault="00000000" w:rsidRPr="00000000" w14:paraId="00002103">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It's measured in the conversations they never had.</w:t>
      </w:r>
    </w:p>
    <w:p w:rsidR="00000000" w:rsidDel="00000000" w:rsidP="00000000" w:rsidRDefault="00000000" w:rsidRPr="00000000" w14:paraId="00002104">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truths they never listened to.</w:t>
      </w:r>
    </w:p>
    <w:p w:rsidR="00000000" w:rsidDel="00000000" w:rsidP="00000000" w:rsidRDefault="00000000" w:rsidRPr="00000000" w14:paraId="00002105">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And the love they forgot to show.</w:t>
      </w:r>
    </w:p>
    <w:p w:rsidR="00000000" w:rsidDel="00000000" w:rsidP="00000000" w:rsidRDefault="00000000" w:rsidRPr="00000000" w14:paraId="00002106">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Ilagan family never stopped loving one another.</w:t>
      </w:r>
    </w:p>
    <w:p w:rsidR="00000000" w:rsidDel="00000000" w:rsidP="00000000" w:rsidRDefault="00000000" w:rsidRPr="00000000" w14:paraId="00002107">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But somewhere between expectations...</w:t>
      </w:r>
    </w:p>
    <w:p w:rsidR="00000000" w:rsidDel="00000000" w:rsidP="00000000" w:rsidRDefault="00000000" w:rsidRPr="00000000" w14:paraId="00002108">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And the glow of their screens...</w:t>
      </w:r>
    </w:p>
    <w:p w:rsidR="00000000" w:rsidDel="00000000" w:rsidP="00000000" w:rsidRDefault="00000000" w:rsidRPr="00000000" w14:paraId="00002109">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They stopped being present.</w:t>
      </w:r>
    </w:p>
    <w:p w:rsidR="00000000" w:rsidDel="00000000" w:rsidP="00000000" w:rsidRDefault="00000000" w:rsidRPr="00000000" w14:paraId="0000210A">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house remains quiet.</w:t>
      </w:r>
    </w:p>
    <w:p w:rsidR="00000000" w:rsidDel="00000000" w:rsidP="00000000" w:rsidRDefault="00000000" w:rsidRPr="00000000" w14:paraId="0000210B">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The phones continue glowing.</w:t>
      </w:r>
    </w:p>
    <w:p w:rsidR="00000000" w:rsidDel="00000000" w:rsidP="00000000" w:rsidRDefault="00000000" w:rsidRPr="00000000" w14:paraId="0000210C">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No one looks up.</w:t>
      </w:r>
    </w:p>
    <w:p w:rsidR="00000000" w:rsidDel="00000000" w:rsidP="00000000" w:rsidRDefault="00000000" w:rsidRPr="00000000" w14:paraId="0000210D">
      <w:pPr>
        <w:spacing w:after="240" w:before="240" w:lineRule="auto"/>
        <w:jc w:val="right"/>
        <w:rPr>
          <w:rFonts w:ascii="Courier" w:cs="Courier" w:eastAsia="Courier" w:hAnsi="Courier"/>
          <w:color w:val="ff0000"/>
          <w:sz w:val="24"/>
          <w:szCs w:val="24"/>
        </w:rPr>
      </w:pPr>
      <w:r w:rsidDel="00000000" w:rsidR="00000000" w:rsidRPr="00000000">
        <w:rPr>
          <w:rFonts w:ascii="Courier" w:cs="Courier" w:eastAsia="Courier" w:hAnsi="Courier"/>
          <w:color w:val="ff0000"/>
          <w:sz w:val="24"/>
          <w:szCs w:val="24"/>
          <w:rtl w:val="0"/>
        </w:rPr>
        <w:t xml:space="preserve">FADE TO BLACK.</w:t>
        <w:br w:type="textWrapping"/>
      </w:r>
    </w:p>
    <w:p w:rsidR="00000000" w:rsidDel="00000000" w:rsidP="00000000" w:rsidRDefault="00000000" w:rsidRPr="00000000" w14:paraId="0000210E">
      <w:pPr>
        <w:spacing w:after="240" w:before="240" w:lineRule="auto"/>
        <w:jc w:val="center"/>
        <w:rPr>
          <w:rFonts w:ascii="Courier" w:cs="Courier" w:eastAsia="Courier" w:hAnsi="Courier"/>
          <w:b w:val="1"/>
          <w:bCs w:val="1"/>
          <w:color w:val="ff0000"/>
          <w:sz w:val="24"/>
          <w:szCs w:val="24"/>
          <w:u w:val="single"/>
        </w:rPr>
      </w:pPr>
      <w:r w:rsidDel="00000000" w:rsidR="00000000" w:rsidRPr="00000000">
        <w:rPr>
          <w:rFonts w:ascii="Courier" w:cs="Courier" w:eastAsia="Courier" w:hAnsi="Courier"/>
          <w:b w:val="1"/>
          <w:bCs w:val="1"/>
          <w:color w:val="ff0000"/>
          <w:sz w:val="24"/>
          <w:szCs w:val="24"/>
          <w:u w:val="single"/>
          <w:rtl w:val="0"/>
        </w:rPr>
        <w:t xml:space="preserve">THE END.</w:t>
      </w:r>
    </w:p>
    <w:p w:rsidR="00000000" w:rsidDel="00000000" w:rsidP="00000000" w:rsidRDefault="00000000" w:rsidRPr="00000000" w14:paraId="0000210F">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2110">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2111">
      <w:pPr>
        <w:spacing w:after="240" w:before="240" w:lineRule="auto"/>
        <w:rPr>
          <w:rFonts w:ascii="Courier" w:cs="Courier" w:eastAsia="Courier" w:hAnsi="Courier"/>
          <w:color w:val="ff0000"/>
          <w:sz w:val="24"/>
          <w:szCs w:val="24"/>
        </w:rPr>
      </w:pPr>
      <w:r w:rsidDel="00000000" w:rsidR="00000000" w:rsidRPr="00000000">
        <w:rPr>
          <w:rFonts w:ascii="Courier" w:cs="Courier" w:eastAsia="Courier" w:hAnsi="Courier"/>
          <w:b w:val="1"/>
          <w:bCs w:val="1"/>
          <w:color w:val="ff0000"/>
          <w:sz w:val="24"/>
          <w:szCs w:val="24"/>
          <w:rtl w:val="0"/>
        </w:rPr>
        <w:br w:type="textWrapping"/>
        <w:br w:type="textWrapping"/>
      </w:r>
      <w:r w:rsidDel="00000000" w:rsidR="00000000" w:rsidRPr="00000000">
        <w:rPr>
          <w:rtl w:val="0"/>
        </w:rPr>
      </w:r>
    </w:p>
    <w:p w:rsidR="00000000" w:rsidDel="00000000" w:rsidP="00000000" w:rsidRDefault="00000000" w:rsidRPr="00000000" w14:paraId="00002112">
      <w:pPr>
        <w:spacing w:after="240" w:before="240" w:lineRule="auto"/>
        <w:rPr>
          <w:rFonts w:ascii="Courier" w:cs="Courier" w:eastAsia="Courier" w:hAnsi="Courier"/>
          <w:color w:val="ff0000"/>
          <w:sz w:val="24"/>
          <w:szCs w:val="24"/>
        </w:rPr>
      </w:pPr>
      <w:r w:rsidDel="00000000" w:rsidR="00000000" w:rsidRPr="00000000">
        <w:rPr>
          <w:rtl w:val="0"/>
        </w:rPr>
      </w:r>
    </w:p>
    <w:p w:rsidR="00000000" w:rsidDel="00000000" w:rsidP="00000000" w:rsidRDefault="00000000" w:rsidRPr="00000000" w14:paraId="00002113">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114">
      <w:pPr>
        <w:spacing w:after="240" w:befor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115">
      <w:pPr>
        <w:spacing w:after="240" w:befor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116">
      <w:pPr>
        <w:pStyle w:val="Heading3"/>
        <w:keepNext w:val="0"/>
        <w:keepLines w:val="0"/>
        <w:spacing w:before="280" w:lineRule="auto"/>
        <w:rPr>
          <w:rFonts w:ascii="Courier" w:cs="Courier" w:eastAsia="Courier" w:hAnsi="Courier"/>
          <w:b w:val="1"/>
          <w:bCs w:val="1"/>
          <w:color w:val="000000"/>
          <w:sz w:val="26"/>
          <w:szCs w:val="26"/>
        </w:rPr>
      </w:pPr>
      <w:bookmarkStart w:colFirst="0" w:colLast="0" w:name="_8m6f1m6gpg0w" w:id="182"/>
      <w:bookmarkEnd w:id="182"/>
      <w:r w:rsidDel="00000000" w:rsidR="00000000" w:rsidRPr="00000000">
        <w:rPr>
          <w:rtl w:val="0"/>
        </w:rPr>
      </w:r>
    </w:p>
    <w:p w:rsidR="00000000" w:rsidDel="00000000" w:rsidP="00000000" w:rsidRDefault="00000000" w:rsidRPr="00000000" w14:paraId="00002117">
      <w:pPr>
        <w:rPr/>
      </w:pPr>
      <w:r w:rsidDel="00000000" w:rsidR="00000000" w:rsidRPr="00000000">
        <w:rPr>
          <w:rtl w:val="0"/>
        </w:rPr>
      </w:r>
    </w:p>
    <w:p w:rsidR="00000000" w:rsidDel="00000000" w:rsidP="00000000" w:rsidRDefault="00000000" w:rsidRPr="00000000" w14:paraId="00002118">
      <w:pPr>
        <w:rPr/>
      </w:pPr>
      <w:r w:rsidDel="00000000" w:rsidR="00000000" w:rsidRPr="00000000">
        <w:rPr>
          <w:rtl w:val="0"/>
        </w:rPr>
      </w:r>
    </w:p>
    <w:p w:rsidR="00000000" w:rsidDel="00000000" w:rsidP="00000000" w:rsidRDefault="00000000" w:rsidRPr="00000000" w14:paraId="0000211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ILDE YSOBEL ACUNA" w:id="5" w:date="2026-06-29T05:20:04Z">
    <w:p w:rsidR="00000000" w:rsidDel="00000000" w:rsidP="00000000" w:rsidRDefault="00000000" w:rsidRPr="00000000" w14:paraId="00002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CHOICE A:</w:t>
      </w:r>
    </w:p>
    <w:p w:rsidR="00000000" w:rsidDel="00000000" w:rsidP="00000000" w:rsidRDefault="00000000" w:rsidRPr="00000000" w14:paraId="00002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act unbothered by the question and answer confidently.</w:t>
      </w:r>
    </w:p>
    <w:p w:rsidR="00000000" w:rsidDel="00000000" w:rsidP="00000000" w:rsidRDefault="00000000" w:rsidRPr="00000000" w14:paraId="00002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CHOICE B:</w:t>
      </w:r>
    </w:p>
    <w:p w:rsidR="00000000" w:rsidDel="00000000" w:rsidP="00000000" w:rsidRDefault="00000000" w:rsidRPr="00000000" w14:paraId="00002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answer briefly and change the topic from the prev topic.</w:t>
      </w:r>
    </w:p>
  </w:comment>
  <w:comment w:author="MATILDE YSOBEL ACUNA" w:id="4" w:date="2026-06-29T05:04:11Z">
    <w:p w:rsidR="00000000" w:rsidDel="00000000" w:rsidP="00000000" w:rsidRDefault="00000000" w:rsidRPr="00000000" w14:paraId="00002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CHOICE A:</w:t>
      </w:r>
    </w:p>
    <w:p w:rsidR="00000000" w:rsidDel="00000000" w:rsidP="00000000" w:rsidRDefault="00000000" w:rsidRPr="00000000" w14:paraId="00002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Brush off Mama Jennifer--it’s not that serious.</w:t>
      </w:r>
    </w:p>
    <w:p w:rsidR="00000000" w:rsidDel="00000000" w:rsidP="00000000" w:rsidRDefault="00000000" w:rsidRPr="00000000" w14:paraId="00002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CHOICE B:</w:t>
      </w:r>
    </w:p>
    <w:p w:rsidR="00000000" w:rsidDel="00000000" w:rsidP="00000000" w:rsidRDefault="00000000" w:rsidRPr="00000000" w14:paraId="00002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down the phone and apologize in hopes to put Mama Jennifer at ease.</w:t>
      </w:r>
    </w:p>
  </w:comment>
  <w:comment w:author="RANYELLE DAYNE AQUIAS" w:id="9" w:date="2026-06-29T22:19:57Z">
    <w:p w:rsidR="00000000" w:rsidDel="00000000" w:rsidP="00000000" w:rsidRDefault="00000000" w:rsidRPr="00000000" w14:paraId="00002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good route for the "Did Maya confess the truth about her failing an important assignment to her family beforehand?"</w:t>
      </w:r>
    </w:p>
  </w:comment>
  <w:comment w:author="MATILDE YSOBEL ACUNA" w:id="11" w:date="2026-06-29T16:55:55Z">
    <w:p w:rsidR="00000000" w:rsidDel="00000000" w:rsidP="00000000" w:rsidRDefault="00000000" w:rsidRPr="00000000" w14:paraId="00002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mu rin tohhh @johnallendrea.enciso@benilde.edu.ph</w:t>
      </w:r>
    </w:p>
  </w:comment>
  <w:comment w:author="MATILDE YSOBEL ACUNA" w:id="0" w:date="2026-06-29T04:27:01Z">
    <w:p w:rsidR="00000000" w:rsidDel="00000000" w:rsidP="00000000" w:rsidRDefault="00000000" w:rsidRPr="00000000" w14:paraId="00002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CHOICE A:</w:t>
      </w:r>
    </w:p>
    <w:p w:rsidR="00000000" w:rsidDel="00000000" w:rsidP="00000000" w:rsidRDefault="00000000" w:rsidRPr="00000000" w14:paraId="00002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really thought about it yet”</w:t>
      </w:r>
    </w:p>
  </w:comment>
  <w:comment w:author="JOHN ALLENDREA ENCISO" w:id="10" w:date="2026-06-29T13:39:21Z">
    <w:p w:rsidR="00000000" w:rsidDel="00000000" w:rsidP="00000000" w:rsidRDefault="00000000" w:rsidRPr="00000000" w14:paraId="00002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of the Climax till the end</w:t>
      </w:r>
    </w:p>
  </w:comment>
  <w:comment w:author="Erika Garalde" w:id="2" w:date="2026-07-02T14:23:20Z">
    <w:p w:rsidR="00000000" w:rsidDel="00000000" w:rsidP="00000000" w:rsidRDefault="00000000" w:rsidRPr="00000000" w14:paraId="00002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CORRECTION. Padala</w:t>
      </w:r>
    </w:p>
  </w:comment>
  <w:comment w:author="MATILDE YSOBEL ACUNA" w:id="7" w:date="2026-06-29T05:46:30Z">
    <w:p w:rsidR="00000000" w:rsidDel="00000000" w:rsidP="00000000" w:rsidRDefault="00000000" w:rsidRPr="00000000" w14:paraId="00002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Choice A: "Ma, nothing's happening to my classes right now. Alam mo naman kaya ko toh."</w:t>
      </w:r>
    </w:p>
    <w:p w:rsidR="00000000" w:rsidDel="00000000" w:rsidP="00000000" w:rsidRDefault="00000000" w:rsidRPr="00000000" w14:paraId="00002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Choice B: "It's...not something I can't handle, Ma"</w:t>
      </w:r>
    </w:p>
  </w:comment>
  <w:comment w:author="MATILDE YSOBEL ACUNA" w:id="6" w:date="2026-06-29T05:28:23Z">
    <w:p w:rsidR="00000000" w:rsidDel="00000000" w:rsidP="00000000" w:rsidRDefault="00000000" w:rsidRPr="00000000" w14:paraId="00002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CHOICE A: </w:t>
      </w:r>
    </w:p>
    <w:p w:rsidR="00000000" w:rsidDel="00000000" w:rsidP="00000000" w:rsidRDefault="00000000" w:rsidRPr="00000000" w14:paraId="00002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 your arms and look away</w:t>
      </w:r>
    </w:p>
    <w:p w:rsidR="00000000" w:rsidDel="00000000" w:rsidP="00000000" w:rsidRDefault="00000000" w:rsidRPr="00000000" w14:paraId="00002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CHOICE B:</w:t>
      </w:r>
    </w:p>
    <w:p w:rsidR="00000000" w:rsidDel="00000000" w:rsidP="00000000" w:rsidRDefault="00000000" w:rsidRPr="00000000" w14:paraId="00002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Shrug and go back to your phone.</w:t>
      </w:r>
    </w:p>
  </w:comment>
  <w:comment w:author="RANYELLE DAYNE AQUIAS" w:id="8" w:date="2026-06-29T06:17:49Z">
    <w:p w:rsidR="00000000" w:rsidDel="00000000" w:rsidP="00000000" w:rsidRDefault="00000000" w:rsidRPr="00000000" w14:paraId="00002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Choice A: Jennifer drops her hands from the table and crosses her arms, completely rejecting his words. She tells Ricardo that he is being naive and letting his guard down. She knows something is up </w:t>
      </w:r>
    </w:p>
    <w:p w:rsidR="00000000" w:rsidDel="00000000" w:rsidP="00000000" w:rsidRDefault="00000000" w:rsidRPr="00000000" w14:paraId="00002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Choice B: Jennifer lets out a long, exhausted sigh and slumps into the chair across from him. She admits to Ricardo that she is just incredibly tired and confused. She does not want to be the bad guy, but she is terrified that if they do not push Maya right now, graduation will fall through.</w:t>
      </w:r>
    </w:p>
  </w:comment>
  <w:comment w:author="Janine Ann Regala" w:id="1" w:date="2026-06-29T10:52:28Z">
    <w:p w:rsidR="00000000" w:rsidDel="00000000" w:rsidP="00000000" w:rsidRDefault="00000000" w:rsidRPr="00000000" w14:paraId="00002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isnt ethan older? wait</w:t>
      </w:r>
    </w:p>
  </w:comment>
  <w:comment w:author="MATILDE YSOBEL ACUNA" w:id="3" w:date="2026-06-29T04:39:41Z">
    <w:p w:rsidR="00000000" w:rsidDel="00000000" w:rsidP="00000000" w:rsidRDefault="00000000" w:rsidRPr="00000000" w14:paraId="00002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CHOICE A: </w:t>
      </w:r>
    </w:p>
    <w:p w:rsidR="00000000" w:rsidDel="00000000" w:rsidP="00000000" w:rsidRDefault="00000000" w:rsidRPr="00000000" w14:paraId="00002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up a confident expression and agree with your parents.</w:t>
      </w:r>
    </w:p>
    <w:p w:rsidR="00000000" w:rsidDel="00000000" w:rsidP="00000000" w:rsidRDefault="00000000" w:rsidRPr="00000000" w14:paraId="00002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CHOICE B: </w:t>
      </w:r>
    </w:p>
    <w:p w:rsidR="00000000" w:rsidDel="00000000" w:rsidP="00000000" w:rsidRDefault="00000000" w:rsidRPr="00000000" w14:paraId="00002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nod without continuing the conversation further.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w:embedRegular w:fontKey="{00000000-0000-0000-0000-000000000000}" r:id="rId1" w:subsetted="0"/>
    <w:embedBold w:fontKey="{00000000-0000-0000-0000-000000000000}" r:id="rId2"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rFonts w:ascii="Courier" w:cs="Courier" w:eastAsia="Courier" w:hAnsi="Courier"/>
      <w:b w:val="1"/>
      <w:bCs w:val="1"/>
      <w:sz w:val="34"/>
      <w:szCs w:val="3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utfit-regular.ttf"/><Relationship Id="rId2"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